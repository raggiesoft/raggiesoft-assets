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296C" w14:textId="77777777" w:rsidR="00E16161" w:rsidRPr="00E16161" w:rsidRDefault="00E16161" w:rsidP="00E16161">
      <w:pPr>
        <w:pStyle w:val="Heading1"/>
      </w:pPr>
      <w:r w:rsidRPr="00E16161">
        <w:t>Book: Middle School</w:t>
      </w:r>
    </w:p>
    <w:p w14:paraId="067AC072" w14:textId="77777777" w:rsidR="00E16161" w:rsidRPr="00E16161" w:rsidRDefault="00E16161" w:rsidP="00E16161">
      <w:pPr>
        <w:pStyle w:val="Heading2"/>
      </w:pPr>
      <w:r w:rsidRPr="00E16161">
        <w:t>Chapter 1: The Test Run</w:t>
      </w:r>
    </w:p>
    <w:p w14:paraId="2E358F56" w14:textId="77777777" w:rsidR="00E16161" w:rsidRPr="00E16161" w:rsidRDefault="00E16161" w:rsidP="00E16161">
      <w:pPr>
        <w:pStyle w:val="Heading3"/>
      </w:pPr>
      <w:r w:rsidRPr="00E16161">
        <w:t>Part 1: The Curb Trap</w:t>
      </w:r>
    </w:p>
    <w:p w14:paraId="2D9D03C2" w14:textId="77777777" w:rsidR="00D06860" w:rsidRPr="00536884" w:rsidRDefault="00D06860" w:rsidP="00573463">
      <w:r w:rsidRPr="00536884">
        <w:rPr>
          <w:rStyle w:val="s1"/>
          <w:rFonts w:asciiTheme="minorHAnsi" w:hAnsiTheme="minorHAnsi"/>
        </w:rPr>
        <w:t>Date:</w:t>
      </w:r>
      <w:r w:rsidRPr="00536884">
        <w:rPr>
          <w:rStyle w:val="s2"/>
          <w:rFonts w:asciiTheme="minorHAnsi" w:hAnsiTheme="minorHAnsi"/>
        </w:rPr>
        <w:t xml:space="preserve"> August 28, 1996 (Three days before 6th Grade)</w:t>
      </w:r>
    </w:p>
    <w:p w14:paraId="7BA5F168" w14:textId="77777777" w:rsidR="00D06860" w:rsidRPr="00536884" w:rsidRDefault="00D06860" w:rsidP="00573463">
      <w:r w:rsidRPr="00536884">
        <w:rPr>
          <w:rStyle w:val="s1"/>
          <w:rFonts w:asciiTheme="minorHAnsi" w:hAnsiTheme="minorHAnsi"/>
        </w:rPr>
        <w:t>Time:</w:t>
      </w:r>
      <w:r w:rsidRPr="00536884">
        <w:rPr>
          <w:rStyle w:val="s2"/>
          <w:rFonts w:asciiTheme="minorHAnsi" w:hAnsiTheme="minorHAnsi"/>
        </w:rPr>
        <w:t xml:space="preserve"> 10:00 AM</w:t>
      </w:r>
    </w:p>
    <w:p w14:paraId="282B0B02" w14:textId="77777777" w:rsidR="00D06860" w:rsidRPr="00536884" w:rsidRDefault="00D06860" w:rsidP="00573463">
      <w:r w:rsidRPr="00536884">
        <w:rPr>
          <w:rStyle w:val="s1"/>
          <w:rFonts w:asciiTheme="minorHAnsi" w:hAnsiTheme="minorHAnsi"/>
        </w:rPr>
        <w:t>Location:</w:t>
      </w:r>
      <w:r w:rsidRPr="00536884">
        <w:rPr>
          <w:rStyle w:val="s2"/>
          <w:rFonts w:asciiTheme="minorHAnsi" w:hAnsiTheme="minorHAnsi"/>
        </w:rPr>
        <w:t xml:space="preserve"> </w:t>
      </w:r>
      <w:r w:rsidRPr="00536884">
        <w:rPr>
          <w:rStyle w:val="s1"/>
          <w:rFonts w:asciiTheme="minorHAnsi" w:hAnsiTheme="minorHAnsi"/>
        </w:rPr>
        <w:t>Morrison Middle School</w:t>
      </w:r>
      <w:r w:rsidRPr="00536884">
        <w:rPr>
          <w:rStyle w:val="s2"/>
          <w:rFonts w:asciiTheme="minorHAnsi" w:hAnsiTheme="minorHAnsi"/>
        </w:rPr>
        <w:t xml:space="preserve"> (Main Entrance)</w:t>
      </w:r>
    </w:p>
    <w:p w14:paraId="165218AE" w14:textId="77777777" w:rsidR="00D06860" w:rsidRPr="00536884" w:rsidRDefault="00D06860" w:rsidP="00573463">
      <w:r w:rsidRPr="00536884">
        <w:rPr>
          <w:rStyle w:val="s2"/>
          <w:rFonts w:asciiTheme="minorHAnsi" w:hAnsiTheme="minorHAnsi"/>
        </w:rPr>
        <w:t xml:space="preserve">The heat of late August hung over </w:t>
      </w:r>
      <w:r w:rsidRPr="00536884">
        <w:rPr>
          <w:rStyle w:val="s1"/>
          <w:rFonts w:asciiTheme="minorHAnsi" w:hAnsiTheme="minorHAnsi"/>
        </w:rPr>
        <w:t>Morrison Street</w:t>
      </w:r>
      <w:r w:rsidRPr="00536884">
        <w:rPr>
          <w:rStyle w:val="s2"/>
          <w:rFonts w:asciiTheme="minorHAnsi" w:hAnsiTheme="minorHAnsi"/>
        </w:rPr>
        <w:t xml:space="preserve"> like a wet wool blanket. It was ninety degrees in the shade, and the asphalt of the school driveway shimmered in the haze.</w:t>
      </w:r>
    </w:p>
    <w:p w14:paraId="7E5E5C8E" w14:textId="77777777" w:rsidR="00D06860" w:rsidRPr="00536884" w:rsidRDefault="00D06860" w:rsidP="00573463">
      <w:r w:rsidRPr="00536884">
        <w:rPr>
          <w:rStyle w:val="s2"/>
          <w:rFonts w:asciiTheme="minorHAnsi" w:hAnsiTheme="minorHAnsi"/>
        </w:rPr>
        <w:t xml:space="preserve">They had lived in </w:t>
      </w:r>
      <w:r w:rsidRPr="00536884">
        <w:rPr>
          <w:rStyle w:val="s1"/>
          <w:rFonts w:asciiTheme="minorHAnsi" w:hAnsiTheme="minorHAnsi"/>
        </w:rPr>
        <w:t>The Highlands</w:t>
      </w:r>
      <w:r w:rsidRPr="00536884">
        <w:rPr>
          <w:rStyle w:val="s2"/>
          <w:rFonts w:asciiTheme="minorHAnsi" w:hAnsiTheme="minorHAnsi"/>
        </w:rPr>
        <w:t xml:space="preserve"> since the twins were in second grade. They knew these streets. They knew which houses gave out full-size candy bars on Halloween, and they knew the back field of this school better than their own backyard. For four years, they had come here after hours to let their dogs run off-leash in the open grass.</w:t>
      </w:r>
    </w:p>
    <w:p w14:paraId="05119D9D" w14:textId="77777777" w:rsidR="00D06860" w:rsidRPr="00536884" w:rsidRDefault="00D06860" w:rsidP="00573463">
      <w:r w:rsidRPr="00536884">
        <w:rPr>
          <w:rStyle w:val="s2"/>
          <w:rFonts w:asciiTheme="minorHAnsi" w:hAnsiTheme="minorHAnsi"/>
        </w:rPr>
        <w:t>But they had always experienced this route as pedestrians, stepping casually over curbs, or from the backseat of the minivan. They had never navigated it alone as commuters.</w:t>
      </w:r>
    </w:p>
    <w:p w14:paraId="0FD8446A" w14:textId="191760B0" w:rsidR="00D06860" w:rsidRPr="00536884" w:rsidRDefault="00D06860" w:rsidP="00573463">
      <w:r w:rsidRPr="00536884">
        <w:rPr>
          <w:rStyle w:val="s2"/>
          <w:rFonts w:asciiTheme="minorHAnsi" w:hAnsiTheme="minorHAnsi"/>
        </w:rPr>
        <w:t xml:space="preserve">Nikki sat in her </w:t>
      </w:r>
      <w:r w:rsidRPr="00536884">
        <w:rPr>
          <w:rStyle w:val="s1"/>
          <w:rFonts w:asciiTheme="minorHAnsi" w:hAnsiTheme="minorHAnsi"/>
        </w:rPr>
        <w:t>Titan AeroMotion Lite</w:t>
      </w:r>
      <w:r w:rsidRPr="00536884">
        <w:rPr>
          <w:rStyle w:val="s2"/>
          <w:rFonts w:asciiTheme="minorHAnsi" w:hAnsiTheme="minorHAnsi"/>
        </w:rPr>
        <w:t>—a bright purple manual frame with sparkly spoke guards that caught the sun. It was lighter than the loaner they had used in elementary school, but it still required assembly.</w:t>
      </w:r>
    </w:p>
    <w:p w14:paraId="0AB1A7AC" w14:textId="77777777" w:rsidR="00D06860" w:rsidRPr="00536884" w:rsidRDefault="00D06860" w:rsidP="00573463">
      <w:r w:rsidRPr="00536884">
        <w:rPr>
          <w:rStyle w:val="s2"/>
          <w:rFonts w:asciiTheme="minorHAnsi" w:hAnsiTheme="minorHAnsi"/>
        </w:rPr>
        <w:t xml:space="preserve">They moved Nichole from the backseat. She settled into the purple chair, adjusting her glasses. She looked ready, wearing her new </w:t>
      </w:r>
      <w:r w:rsidRPr="00536884">
        <w:rPr>
          <w:rStyle w:val="s1"/>
          <w:rFonts w:asciiTheme="minorHAnsi" w:hAnsiTheme="minorHAnsi"/>
        </w:rPr>
        <w:t>Mammoth</w:t>
      </w:r>
      <w:r w:rsidRPr="00536884">
        <w:rPr>
          <w:rStyle w:val="s2"/>
          <w:rFonts w:asciiTheme="minorHAnsi" w:hAnsiTheme="minorHAnsi"/>
        </w:rPr>
        <w:t xml:space="preserve"> denim shorts and a t-shirt that was slightly too big.</w:t>
      </w:r>
    </w:p>
    <w:p w14:paraId="5C7A19F2" w14:textId="77777777" w:rsidR="00D06860" w:rsidRPr="00536884" w:rsidRDefault="00D06860" w:rsidP="00573463">
      <w:r w:rsidRPr="00536884">
        <w:rPr>
          <w:rStyle w:val="s2"/>
          <w:rFonts w:asciiTheme="minorHAnsi" w:hAnsiTheme="minorHAnsi"/>
        </w:rPr>
        <w:t>She tapped her armrest twice. Let's go.</w:t>
      </w:r>
    </w:p>
    <w:p w14:paraId="5342360D" w14:textId="77777777" w:rsidR="00D06860" w:rsidRPr="00536884" w:rsidRDefault="00D06860" w:rsidP="00573463">
      <w:r w:rsidRPr="00536884">
        <w:rPr>
          <w:rStyle w:val="s2"/>
          <w:rFonts w:asciiTheme="minorHAnsi" w:hAnsiTheme="minorHAnsi"/>
        </w:rPr>
        <w:t>"Okay," Ellen said, slamming the trunk. "You guys know the way. Straight shot down Morrison to the stop sign at Delaney. Cross the street, and you’re in the driveway. I'll meet you there with lemonade."</w:t>
      </w:r>
    </w:p>
    <w:p w14:paraId="2E206219" w14:textId="77777777" w:rsidR="00D06860" w:rsidRPr="00536884" w:rsidRDefault="00D06860" w:rsidP="00573463">
      <w:r w:rsidRPr="00536884">
        <w:rPr>
          <w:rStyle w:val="s2"/>
          <w:rFonts w:asciiTheme="minorHAnsi" w:hAnsiTheme="minorHAnsi"/>
        </w:rPr>
        <w:t>"We got it, Mom," Patrick said, gripping the black rubber push handles. "It's literally three blocks. We could do this blindfolded."</w:t>
      </w:r>
    </w:p>
    <w:p w14:paraId="00AC2D91" w14:textId="77777777" w:rsidR="00D06860" w:rsidRPr="00536884" w:rsidRDefault="00D06860" w:rsidP="00573463">
      <w:r w:rsidRPr="00536884">
        <w:rPr>
          <w:rStyle w:val="s2"/>
          <w:rFonts w:asciiTheme="minorHAnsi" w:hAnsiTheme="minorHAnsi"/>
        </w:rPr>
        <w:t xml:space="preserve">They reached the corner of the school property—the spot where the school driveway met </w:t>
      </w:r>
      <w:r w:rsidRPr="00536884">
        <w:rPr>
          <w:rStyle w:val="s1"/>
          <w:rFonts w:asciiTheme="minorHAnsi" w:hAnsiTheme="minorHAnsi"/>
        </w:rPr>
        <w:t>Morrison Street</w:t>
      </w:r>
      <w:r w:rsidRPr="00536884">
        <w:rPr>
          <w:rStyle w:val="s2"/>
          <w:rFonts w:asciiTheme="minorHAnsi" w:hAnsiTheme="minorHAnsi"/>
        </w:rPr>
        <w:t>. Patrick stopped.</w:t>
      </w:r>
    </w:p>
    <w:p w14:paraId="685CD3E3" w14:textId="77777777" w:rsidR="00D06860" w:rsidRPr="00536884" w:rsidRDefault="00D06860" w:rsidP="00573463">
      <w:r w:rsidRPr="00536884">
        <w:rPr>
          <w:rStyle w:val="s1"/>
          <w:rFonts w:asciiTheme="minorHAnsi" w:hAnsiTheme="minorHAnsi"/>
        </w:rPr>
        <w:t>The Trap.</w:t>
      </w:r>
    </w:p>
    <w:p w14:paraId="4C399EDB" w14:textId="77777777" w:rsidR="00D06860" w:rsidRPr="00536884" w:rsidRDefault="00D06860" w:rsidP="00573463">
      <w:r w:rsidRPr="00536884">
        <w:rPr>
          <w:rStyle w:val="s2"/>
          <w:rFonts w:asciiTheme="minorHAnsi" w:hAnsiTheme="minorHAnsi"/>
        </w:rPr>
        <w:lastRenderedPageBreak/>
        <w:t>The sidewalk simply ended. Ahead of them, painted on the black asphalt of the driveway, was a white crosswalk. But between the sidewalk and the crosswalk, there was a six-inch drop. A sheer concrete cliff.</w:t>
      </w:r>
    </w:p>
    <w:p w14:paraId="5990125F" w14:textId="77777777" w:rsidR="00D06860" w:rsidRPr="00536884" w:rsidRDefault="00D06860" w:rsidP="00573463">
      <w:r w:rsidRPr="00536884">
        <w:rPr>
          <w:rStyle w:val="s2"/>
          <w:rFonts w:asciiTheme="minorHAnsi" w:hAnsiTheme="minorHAnsi"/>
        </w:rPr>
        <w:t>Patrick looked down. He looked across the driveway entrance. The sidewalk picked up again on the other side, but it was guarded by another six-inch curb.</w:t>
      </w:r>
    </w:p>
    <w:p w14:paraId="071DA60D" w14:textId="77777777" w:rsidR="00D06860" w:rsidRPr="00536884" w:rsidRDefault="00D06860" w:rsidP="00573463">
      <w:r w:rsidRPr="00536884">
        <w:rPr>
          <w:rStyle w:val="s2"/>
          <w:rFonts w:asciiTheme="minorHAnsi" w:hAnsiTheme="minorHAnsi"/>
        </w:rPr>
        <w:t>There was no ramp. None.</w:t>
      </w:r>
    </w:p>
    <w:p w14:paraId="1777E48B" w14:textId="77777777" w:rsidR="00D06860" w:rsidRPr="00536884" w:rsidRDefault="00D06860" w:rsidP="00573463">
      <w:r w:rsidRPr="00536884">
        <w:rPr>
          <w:rStyle w:val="s2"/>
          <w:rFonts w:asciiTheme="minorHAnsi" w:hAnsiTheme="minorHAnsi"/>
        </w:rPr>
        <w:t>"Are you kidding?" Patrick muttered. "We walk the dogs here every weekend. How have I never noticed there's no ramp?"</w:t>
      </w:r>
    </w:p>
    <w:p w14:paraId="7BDD7CC4" w14:textId="77777777" w:rsidR="00D06860" w:rsidRPr="00536884" w:rsidRDefault="00D06860" w:rsidP="00573463">
      <w:r w:rsidRPr="00536884">
        <w:rPr>
          <w:rStyle w:val="s2"/>
          <w:rFonts w:asciiTheme="minorHAnsi" w:hAnsiTheme="minorHAnsi"/>
        </w:rPr>
        <w:t>"I guess we just... stepped down it," Patrick realized aloud. "But I can't get you down that. If I tip you, the anti-tippers will catch on the lip. If I just push, you dump out."</w:t>
      </w:r>
    </w:p>
    <w:p w14:paraId="7B085E37" w14:textId="77777777" w:rsidR="00D06860" w:rsidRPr="00536884" w:rsidRDefault="00D06860" w:rsidP="00573463">
      <w:r w:rsidRPr="00536884">
        <w:rPr>
          <w:rStyle w:val="s2"/>
          <w:rFonts w:asciiTheme="minorHAnsi" w:hAnsiTheme="minorHAnsi"/>
        </w:rPr>
        <w:t>He looked back the way they came. The only way down to street level was back where they started.</w:t>
      </w:r>
    </w:p>
    <w:p w14:paraId="0B135D4B" w14:textId="77777777" w:rsidR="00D06860" w:rsidRPr="00536884" w:rsidRDefault="00D06860" w:rsidP="00573463">
      <w:r w:rsidRPr="00536884">
        <w:rPr>
          <w:rStyle w:val="s2"/>
          <w:rFonts w:asciiTheme="minorHAnsi" w:hAnsiTheme="minorHAnsi"/>
        </w:rPr>
        <w:t>"We have to go back," Patrick said. "To the security desk."</w:t>
      </w:r>
    </w:p>
    <w:p w14:paraId="1F56F7CA" w14:textId="77777777" w:rsidR="00D06860" w:rsidRPr="00536884" w:rsidRDefault="00D06860" w:rsidP="00573463">
      <w:r w:rsidRPr="00536884">
        <w:rPr>
          <w:rStyle w:val="s2"/>
          <w:rFonts w:asciiTheme="minorHAnsi" w:hAnsiTheme="minorHAnsi"/>
        </w:rPr>
        <w:t xml:space="preserve">They rolled past the security desk, now on the road surface. Ahead of them lay the school’s speed control: </w:t>
      </w:r>
      <w:r w:rsidRPr="00536884">
        <w:rPr>
          <w:rStyle w:val="s1"/>
          <w:rFonts w:asciiTheme="minorHAnsi" w:hAnsiTheme="minorHAnsi"/>
        </w:rPr>
        <w:t>The Speed Humps.</w:t>
      </w:r>
    </w:p>
    <w:p w14:paraId="666CD0B4" w14:textId="77777777" w:rsidR="00D06860" w:rsidRPr="00536884" w:rsidRDefault="00D06860" w:rsidP="00573463">
      <w:r w:rsidRPr="00536884">
        <w:rPr>
          <w:rStyle w:val="s2"/>
          <w:rFonts w:asciiTheme="minorHAnsi" w:hAnsiTheme="minorHAnsi"/>
        </w:rPr>
        <w:t>These weren't the gentle bumps of a shopping mall. These were tall mounds of asphalt designed to kill a sedan's suspension.</w:t>
      </w:r>
    </w:p>
    <w:p w14:paraId="778F7ECD" w14:textId="5DCA939B" w:rsidR="00D06860" w:rsidRPr="00536884" w:rsidRDefault="00D06860" w:rsidP="00573463">
      <w:r w:rsidRPr="00536884">
        <w:rPr>
          <w:rStyle w:val="s2"/>
          <w:rFonts w:asciiTheme="minorHAnsi" w:hAnsiTheme="minorHAnsi"/>
        </w:rPr>
        <w:t>Patrick approached the first one. He had to stop. He stepped on the tipping lever at the back of the chair, hauling the front casters up into the air. He balanced Nikki on her rear wheels—a precarious angle. "Hold on," he grunted.</w:t>
      </w:r>
    </w:p>
    <w:p w14:paraId="57007083" w14:textId="3266AAB8" w:rsidR="00D06860" w:rsidRPr="00536884" w:rsidRDefault="00D06860" w:rsidP="00573463">
      <w:r w:rsidRPr="00536884">
        <w:rPr>
          <w:rStyle w:val="s2"/>
          <w:rFonts w:asciiTheme="minorHAnsi" w:hAnsiTheme="minorHAnsi"/>
        </w:rPr>
        <w:t>He pushed the rear wheels over the hump. Bump. The chair rattled. Nikki’s head bobbled against the headrest. He set the front wheels down.</w:t>
      </w:r>
    </w:p>
    <w:p w14:paraId="0166A6A9" w14:textId="77777777" w:rsidR="00D06860" w:rsidRPr="00536884" w:rsidRDefault="00D06860" w:rsidP="00573463">
      <w:r w:rsidRPr="00536884">
        <w:rPr>
          <w:rStyle w:val="s1"/>
          <w:rFonts w:asciiTheme="minorHAnsi" w:hAnsiTheme="minorHAnsi"/>
        </w:rPr>
        <w:t>The Gauntlet.</w:t>
      </w:r>
      <w:r w:rsidRPr="00536884">
        <w:rPr>
          <w:rStyle w:val="s2"/>
          <w:rFonts w:asciiTheme="minorHAnsi" w:hAnsiTheme="minorHAnsi"/>
        </w:rPr>
        <w:t xml:space="preserve"> "We have to stay in the road," Patrick said. "The sidewalk is useless."</w:t>
      </w:r>
    </w:p>
    <w:p w14:paraId="5A145445" w14:textId="77777777" w:rsidR="00D06860" w:rsidRPr="00536884" w:rsidRDefault="00D06860" w:rsidP="00573463">
      <w:r w:rsidRPr="00536884">
        <w:rPr>
          <w:rStyle w:val="s2"/>
          <w:rFonts w:asciiTheme="minorHAnsi" w:hAnsiTheme="minorHAnsi"/>
        </w:rPr>
        <w:t xml:space="preserve">They turned onto </w:t>
      </w:r>
      <w:r w:rsidRPr="00536884">
        <w:rPr>
          <w:rStyle w:val="s1"/>
          <w:rFonts w:asciiTheme="minorHAnsi" w:hAnsiTheme="minorHAnsi"/>
        </w:rPr>
        <w:t>Morrison Street</w:t>
      </w:r>
      <w:r w:rsidRPr="00536884">
        <w:rPr>
          <w:rStyle w:val="s2"/>
          <w:rFonts w:asciiTheme="minorHAnsi" w:hAnsiTheme="minorHAnsi"/>
        </w:rPr>
        <w:t>. Patrick kept the chair close to the curb. The gutter was filled with gravel and dead leaves. He had to steer slightly toward the center line to avoid the debris, which meant they were taking up a quarter of the lane.</w:t>
      </w:r>
    </w:p>
    <w:p w14:paraId="4DA18F4D" w14:textId="77777777" w:rsidR="00D06860" w:rsidRPr="00536884" w:rsidRDefault="00D06860" w:rsidP="00573463">
      <w:r w:rsidRPr="00536884">
        <w:rPr>
          <w:rStyle w:val="s2"/>
          <w:rFonts w:asciiTheme="minorHAnsi" w:hAnsiTheme="minorHAnsi"/>
        </w:rPr>
        <w:t>They rolled down the long straightaway of Morrison Street. The sun was beating down on Patrick’s neck. His shirt was sticking to his back.</w:t>
      </w:r>
    </w:p>
    <w:p w14:paraId="4A03668C" w14:textId="77777777" w:rsidR="00D06860" w:rsidRPr="00536884" w:rsidRDefault="00D06860" w:rsidP="00573463">
      <w:r w:rsidRPr="00536884">
        <w:rPr>
          <w:rStyle w:val="s2"/>
          <w:rFonts w:asciiTheme="minorHAnsi" w:hAnsiTheme="minorHAnsi"/>
        </w:rPr>
        <w:t>"This road is rougher than it looks from the car," Patrick hissed, feeling the vibration of the aggregate asphalt in his hands.</w:t>
      </w:r>
    </w:p>
    <w:p w14:paraId="7F81E013" w14:textId="77777777" w:rsidR="00D06860" w:rsidRPr="00536884" w:rsidRDefault="00D06860" w:rsidP="00573463">
      <w:r w:rsidRPr="00536884">
        <w:rPr>
          <w:rStyle w:val="s2"/>
          <w:rFonts w:asciiTheme="minorHAnsi" w:hAnsiTheme="minorHAnsi"/>
        </w:rPr>
        <w:t xml:space="preserve">Finally, they saw the red octagon ahead. The stop sign at </w:t>
      </w:r>
      <w:r w:rsidRPr="00536884">
        <w:rPr>
          <w:rStyle w:val="s1"/>
          <w:rFonts w:asciiTheme="minorHAnsi" w:hAnsiTheme="minorHAnsi"/>
        </w:rPr>
        <w:t>Delaney Street</w:t>
      </w:r>
      <w:r w:rsidRPr="00536884">
        <w:rPr>
          <w:rStyle w:val="s2"/>
          <w:rFonts w:asciiTheme="minorHAnsi" w:hAnsiTheme="minorHAnsi"/>
        </w:rPr>
        <w:t>.</w:t>
      </w:r>
    </w:p>
    <w:p w14:paraId="347E233A" w14:textId="77777777" w:rsidR="00D06860" w:rsidRPr="00536884" w:rsidRDefault="00D06860" w:rsidP="00573463">
      <w:r w:rsidRPr="00536884">
        <w:rPr>
          <w:rStyle w:val="s2"/>
          <w:rFonts w:asciiTheme="minorHAnsi" w:hAnsiTheme="minorHAnsi"/>
        </w:rPr>
        <w:lastRenderedPageBreak/>
        <w:t>"Land ho," Patrick said.</w:t>
      </w:r>
    </w:p>
    <w:p w14:paraId="661A3851" w14:textId="77777777" w:rsidR="00D06860" w:rsidRPr="00536884" w:rsidRDefault="00D06860" w:rsidP="00573463">
      <w:r w:rsidRPr="00536884">
        <w:rPr>
          <w:rStyle w:val="s2"/>
          <w:rFonts w:asciiTheme="minorHAnsi" w:hAnsiTheme="minorHAnsi"/>
        </w:rPr>
        <w:t xml:space="preserve">Directly across the intersection sat </w:t>
      </w:r>
      <w:r w:rsidRPr="00536884">
        <w:rPr>
          <w:rStyle w:val="s1"/>
          <w:rFonts w:asciiTheme="minorHAnsi" w:hAnsiTheme="minorHAnsi"/>
        </w:rPr>
        <w:t>1850 Delaney Street</w:t>
      </w:r>
      <w:r w:rsidRPr="00536884">
        <w:rPr>
          <w:rStyle w:val="s2"/>
          <w:rFonts w:asciiTheme="minorHAnsi" w:hAnsiTheme="minorHAnsi"/>
        </w:rPr>
        <w:t>—their house. It was a modest, single-story structure with pale vinyl siding, sitting quiet in the sun. It looked tantalizingly close, but they still had to navigate the intersection.</w:t>
      </w:r>
    </w:p>
    <w:p w14:paraId="16EF69DF" w14:textId="77777777" w:rsidR="00D06860" w:rsidRPr="00536884" w:rsidRDefault="00D06860" w:rsidP="00573463">
      <w:r w:rsidRPr="00536884">
        <w:rPr>
          <w:rStyle w:val="s2"/>
          <w:rFonts w:asciiTheme="minorHAnsi" w:hAnsiTheme="minorHAnsi"/>
        </w:rPr>
        <w:t>They rolled up to the stop sign. Patrick checked for traffic—left, right, left again. The coast was clear.</w:t>
      </w:r>
    </w:p>
    <w:p w14:paraId="79BD5FCF" w14:textId="77777777" w:rsidR="00D06860" w:rsidRPr="00536884" w:rsidRDefault="00D06860" w:rsidP="00573463">
      <w:r w:rsidRPr="00536884">
        <w:rPr>
          <w:rStyle w:val="s2"/>
          <w:rFonts w:asciiTheme="minorHAnsi" w:hAnsiTheme="minorHAnsi"/>
        </w:rPr>
        <w:t>"Go."</w:t>
      </w:r>
    </w:p>
    <w:p w14:paraId="71117332" w14:textId="77777777" w:rsidR="00D06860" w:rsidRPr="00536884" w:rsidRDefault="00D06860" w:rsidP="00573463">
      <w:r w:rsidRPr="00536884">
        <w:rPr>
          <w:rStyle w:val="s2"/>
          <w:rFonts w:asciiTheme="minorHAnsi" w:hAnsiTheme="minorHAnsi"/>
        </w:rPr>
        <w:t>They hurried across the intersection. Patrick hit the apron of their own driveway with a satisfying thump.</w:t>
      </w:r>
    </w:p>
    <w:p w14:paraId="457D2DB0" w14:textId="77777777" w:rsidR="00D06860" w:rsidRPr="00536884" w:rsidRDefault="00D06860" w:rsidP="00573463">
      <w:r w:rsidRPr="00536884">
        <w:rPr>
          <w:rStyle w:val="s2"/>
          <w:rFonts w:asciiTheme="minorHAnsi" w:hAnsiTheme="minorHAnsi"/>
        </w:rPr>
        <w:t>Ellen was waiting on the front porch steps, a pitcher of lemonade next to her. She checked her watch as they rolled up the concrete slab.</w:t>
      </w:r>
    </w:p>
    <w:p w14:paraId="59A09419" w14:textId="77777777" w:rsidR="00D06860" w:rsidRPr="00536884" w:rsidRDefault="00D06860" w:rsidP="00573463">
      <w:r w:rsidRPr="00536884">
        <w:rPr>
          <w:rStyle w:val="s2"/>
          <w:rFonts w:asciiTheme="minorHAnsi" w:hAnsiTheme="minorHAnsi"/>
        </w:rPr>
        <w:t>Patrick parked the chair at the bottom of the porch steps. He wiped sweat from his eyes. His bad leg was throbbing from the uneven asphalt of the road.</w:t>
      </w:r>
    </w:p>
    <w:p w14:paraId="005E7042" w14:textId="2A5B1F83" w:rsidR="00D06860" w:rsidRPr="00536884" w:rsidRDefault="00D06860" w:rsidP="00573463">
      <w:r w:rsidRPr="00536884">
        <w:rPr>
          <w:rStyle w:val="s2"/>
          <w:rFonts w:asciiTheme="minorHAnsi" w:hAnsiTheme="minorHAnsi"/>
        </w:rPr>
        <w:t>Nikki looked furious. Her face was flushed red.</w:t>
      </w:r>
    </w:p>
    <w:p w14:paraId="0A0A4EEA" w14:textId="77777777" w:rsidR="00D06860" w:rsidRPr="00536884" w:rsidRDefault="00D06860" w:rsidP="00573463">
      <w:r w:rsidRPr="00536884">
        <w:rPr>
          <w:rStyle w:val="s2"/>
          <w:rFonts w:asciiTheme="minorHAnsi" w:hAnsiTheme="minorHAnsi"/>
        </w:rPr>
        <w:t>"There's no ramp," Patrick said, pointing back down Morrison Street. "At the corner. We got stuck. We had to go all the way back to the front door, go down the driveway, and walk in the street the whole way."</w:t>
      </w:r>
    </w:p>
    <w:p w14:paraId="488213BD" w14:textId="77777777" w:rsidR="00D06860" w:rsidRPr="00536884" w:rsidRDefault="00D06860" w:rsidP="00573463">
      <w:r w:rsidRPr="00536884">
        <w:rPr>
          <w:rStyle w:val="s2"/>
          <w:rFonts w:asciiTheme="minorHAnsi" w:hAnsiTheme="minorHAnsi"/>
        </w:rPr>
        <w:t>Ellen’s face went pale. "You walked in the street? On Morrison?"</w:t>
      </w:r>
    </w:p>
    <w:p w14:paraId="413C245C" w14:textId="77777777" w:rsidR="00D06860" w:rsidRPr="00536884" w:rsidRDefault="00D06860" w:rsidP="00573463">
      <w:r w:rsidRPr="00536884">
        <w:rPr>
          <w:rStyle w:val="s2"/>
          <w:rFonts w:asciiTheme="minorHAnsi" w:hAnsiTheme="minorHAnsi"/>
        </w:rPr>
        <w:t>"We had to," Patrick said. "The sidewalk is a trap."</w:t>
      </w:r>
    </w:p>
    <w:p w14:paraId="3B4BAA13" w14:textId="6B928D92" w:rsidR="00D06860" w:rsidRPr="00536884" w:rsidRDefault="00D06860" w:rsidP="00573463">
      <w:r w:rsidRPr="00536884">
        <w:rPr>
          <w:rStyle w:val="s2"/>
          <w:rFonts w:asciiTheme="minorHAnsi" w:hAnsiTheme="minorHAnsi"/>
        </w:rPr>
        <w:t xml:space="preserve">Nikki slapped her armrest. </w:t>
      </w:r>
      <w:r w:rsidRPr="00536884">
        <w:rPr>
          <w:rStyle w:val="s1"/>
          <w:rFonts w:asciiTheme="minorHAnsi" w:hAnsiTheme="minorHAnsi"/>
        </w:rPr>
        <w:t>STUPID</w:t>
      </w:r>
      <w:r w:rsidRPr="00536884">
        <w:rPr>
          <w:rStyle w:val="s2"/>
          <w:rFonts w:asciiTheme="minorHAnsi" w:hAnsiTheme="minorHAnsi"/>
        </w:rPr>
        <w:t>, she would have typed if her machine was set up. Instead, she just glared back toward the school.</w:t>
      </w:r>
    </w:p>
    <w:p w14:paraId="2945D280" w14:textId="77777777" w:rsidR="00D06860" w:rsidRPr="00536884" w:rsidRDefault="00D06860" w:rsidP="00573463">
      <w:r w:rsidRPr="00536884">
        <w:rPr>
          <w:rStyle w:val="s2"/>
          <w:rFonts w:asciiTheme="minorHAnsi" w:hAnsiTheme="minorHAnsi"/>
        </w:rPr>
        <w:t>Ellen looked down the street at the school, then at her kids. "I'm calling the city tomorrow."</w:t>
      </w:r>
    </w:p>
    <w:p w14:paraId="1B76B97F" w14:textId="77777777" w:rsidR="00536884" w:rsidRDefault="00536884" w:rsidP="00536884">
      <w:pPr>
        <w:pStyle w:val="Heading2"/>
      </w:pPr>
      <w:r w:rsidRPr="00536884">
        <w:t>Chapter 2: The Yellow Wall</w:t>
      </w:r>
    </w:p>
    <w:p w14:paraId="6AEE750C" w14:textId="2C288193" w:rsidR="00536884" w:rsidRPr="00536884" w:rsidRDefault="00536884" w:rsidP="00536884">
      <w:pPr>
        <w:pStyle w:val="Heading3"/>
      </w:pPr>
      <w:r>
        <w:t>Part 1: Arrival at Morrison Middle School</w:t>
      </w:r>
    </w:p>
    <w:p w14:paraId="03F6DDFF" w14:textId="28FFA97D" w:rsidR="00536884" w:rsidRPr="00536884" w:rsidRDefault="00536884" w:rsidP="00573463">
      <w:r w:rsidRPr="00536884">
        <w:rPr>
          <w:b/>
          <w:bCs/>
        </w:rPr>
        <w:t>Date:</w:t>
      </w:r>
      <w:r w:rsidRPr="00536884">
        <w:t xml:space="preserve"> September 3, 1996 (First Day of 6th Grade) </w:t>
      </w:r>
      <w:r w:rsidRPr="00536884">
        <w:rPr>
          <w:b/>
          <w:bCs/>
        </w:rPr>
        <w:t>Time:</w:t>
      </w:r>
      <w:r w:rsidRPr="00536884">
        <w:t xml:space="preserve"> 07:45 AM </w:t>
      </w:r>
      <w:r w:rsidRPr="00536884">
        <w:rPr>
          <w:b/>
          <w:bCs/>
        </w:rPr>
        <w:t>Location:</w:t>
      </w:r>
      <w:r w:rsidRPr="00536884">
        <w:t xml:space="preserve"> The Corner of Earnhardt &amp; Morrison</w:t>
      </w:r>
    </w:p>
    <w:p w14:paraId="30AF4206" w14:textId="77777777" w:rsidR="00536884" w:rsidRPr="00536884" w:rsidRDefault="00536884" w:rsidP="00573463">
      <w:r w:rsidRPr="00536884">
        <w:t>The morning air was different than the Test Run. The August humidity was still there, but now it was mixed with the smell of diesel exhaust and the nervous energy of a thousand kids waking up.</w:t>
      </w:r>
    </w:p>
    <w:p w14:paraId="4E84B778" w14:textId="77777777" w:rsidR="00536884" w:rsidRPr="00536884" w:rsidRDefault="00536884" w:rsidP="00573463">
      <w:r w:rsidRPr="00536884">
        <w:lastRenderedPageBreak/>
        <w:t xml:space="preserve">"07:45," Patrick said, checking his </w:t>
      </w:r>
      <w:r w:rsidRPr="00536884">
        <w:rPr>
          <w:b/>
          <w:bCs/>
        </w:rPr>
        <w:t>Kronos</w:t>
      </w:r>
      <w:r w:rsidRPr="00536884">
        <w:t xml:space="preserve"> watch. "Right on schedule. Thirty minutes to the bell."</w:t>
      </w:r>
    </w:p>
    <w:p w14:paraId="547F67E2" w14:textId="7A3888FB" w:rsidR="00536884" w:rsidRPr="00536884" w:rsidRDefault="00536884" w:rsidP="00573463">
      <w:r w:rsidRPr="00536884">
        <w:t xml:space="preserve">He stood at the corner of </w:t>
      </w:r>
      <w:r w:rsidRPr="00536884">
        <w:rPr>
          <w:b/>
          <w:bCs/>
        </w:rPr>
        <w:t>Earnhardt Street</w:t>
      </w:r>
      <w:r w:rsidRPr="00536884">
        <w:t xml:space="preserve"> and </w:t>
      </w:r>
      <w:r w:rsidRPr="00536884">
        <w:rPr>
          <w:b/>
          <w:bCs/>
        </w:rPr>
        <w:t>Morrison Street</w:t>
      </w:r>
      <w:r w:rsidRPr="00536884">
        <w:t xml:space="preserve">, gripping the handles of the </w:t>
      </w:r>
      <w:r w:rsidRPr="00536884">
        <w:rPr>
          <w:b/>
          <w:bCs/>
        </w:rPr>
        <w:t>Titan AeroMotion Lite</w:t>
      </w:r>
      <w:r w:rsidRPr="00536884">
        <w:t xml:space="preserve">. Nikki sat low in the purple frame, her new backpack slung over the back canes. She was wearing her "First Day" outfit—a stiff new pair of </w:t>
      </w:r>
      <w:r w:rsidRPr="00536884">
        <w:rPr>
          <w:b/>
          <w:bCs/>
        </w:rPr>
        <w:t>Mammoth</w:t>
      </w:r>
      <w:r w:rsidRPr="00536884">
        <w:t xml:space="preserve"> jeans and a crisp polo shirt that Ellen had insisted on.</w:t>
      </w:r>
    </w:p>
    <w:p w14:paraId="36C13B85" w14:textId="77777777" w:rsidR="00536884" w:rsidRPr="00536884" w:rsidRDefault="00536884" w:rsidP="00573463">
      <w:r w:rsidRPr="00536884">
        <w:t>"Ready to roll?" Patrick asked.</w:t>
      </w:r>
    </w:p>
    <w:p w14:paraId="2E151ECE" w14:textId="2A413C98" w:rsidR="00536884" w:rsidRPr="00536884" w:rsidRDefault="00536884" w:rsidP="00573463">
      <w:r w:rsidRPr="00536884">
        <w:t xml:space="preserve">Nikki tapped her armrest. </w:t>
      </w:r>
      <w:r w:rsidRPr="00536884">
        <w:rPr>
          <w:i/>
          <w:iCs/>
        </w:rPr>
        <w:t>Go.</w:t>
      </w:r>
    </w:p>
    <w:p w14:paraId="7B4B953B" w14:textId="77777777" w:rsidR="00536884" w:rsidRPr="00536884" w:rsidRDefault="00536884" w:rsidP="00573463">
      <w:r w:rsidRPr="00536884">
        <w:t>They crossed Earnhardt Street, leaving the safety of the last ADA curb cut behind them. They rolled past the "No Sidewalk" sign and entered the street.</w:t>
      </w:r>
    </w:p>
    <w:p w14:paraId="1DA8F4D1" w14:textId="77777777" w:rsidR="00536884" w:rsidRPr="00536884" w:rsidRDefault="00536884" w:rsidP="00573463">
      <w:r w:rsidRPr="00536884">
        <w:t>"Zone One clear," Patrick muttered.</w:t>
      </w:r>
    </w:p>
    <w:p w14:paraId="75C4BD7B" w14:textId="77777777" w:rsidR="00536884" w:rsidRPr="00536884" w:rsidRDefault="00536884" w:rsidP="00573463">
      <w:r w:rsidRPr="00536884">
        <w:t xml:space="preserve">They rolled down the gutter of Morrison Street. To their right, they passed </w:t>
      </w:r>
      <w:r w:rsidRPr="00536884">
        <w:rPr>
          <w:b/>
          <w:bCs/>
        </w:rPr>
        <w:t>1789 Morrison Street</w:t>
      </w:r>
      <w:r w:rsidRPr="00536884">
        <w:t>. The steep concrete driveway was empty. No buses here. Just a quiet blue house with vinyl siding.</w:t>
      </w:r>
    </w:p>
    <w:p w14:paraId="17A6036F" w14:textId="77777777" w:rsidR="00536884" w:rsidRPr="00536884" w:rsidRDefault="00536884" w:rsidP="00573463">
      <w:r w:rsidRPr="00536884">
        <w:t>But ahead of them, the world changed.</w:t>
      </w:r>
    </w:p>
    <w:p w14:paraId="56DE7497" w14:textId="77777777" w:rsidR="00536884" w:rsidRPr="00536884" w:rsidRDefault="00536884" w:rsidP="00573463">
      <w:r w:rsidRPr="00536884">
        <w:t>At the next intersection—where the school driveway cut through the sidewalk—the view turned yellow.</w:t>
      </w:r>
    </w:p>
    <w:p w14:paraId="2F2BB8B2" w14:textId="77777777" w:rsidR="00536884" w:rsidRPr="00536884" w:rsidRDefault="00536884" w:rsidP="00573463">
      <w:r w:rsidRPr="00536884">
        <w:t>A line of school buses was parked bumper-to-bumper along the curb, starting exactly at the crosswalk and stretching all the way up the hill toward the main entrance.</w:t>
      </w:r>
    </w:p>
    <w:p w14:paraId="3B595776" w14:textId="77777777" w:rsidR="00536884" w:rsidRPr="00536884" w:rsidRDefault="00536884" w:rsidP="00573463">
      <w:r w:rsidRPr="00536884">
        <w:t>The Yellow Wall.</w:t>
      </w:r>
    </w:p>
    <w:p w14:paraId="6D7D18B0" w14:textId="77777777" w:rsidR="00536884" w:rsidRPr="00536884" w:rsidRDefault="00536884" w:rsidP="00573463">
      <w:r w:rsidRPr="00536884">
        <w:t>"Okay," Patrick said, his voice tightening. "We have to cross the mouth of the beast."</w:t>
      </w:r>
    </w:p>
    <w:p w14:paraId="73291B6F" w14:textId="77777777" w:rsidR="00536884" w:rsidRPr="00536884" w:rsidRDefault="00536884" w:rsidP="00573463">
      <w:r w:rsidRPr="00536884">
        <w:t>They approached the Bus Loop Entrance. This was the danger zone. The sidewalk ended here at the jagged curb drop, forcing all the walkers to step down into the street to cross.</w:t>
      </w:r>
    </w:p>
    <w:p w14:paraId="0B0E6923" w14:textId="57ECB257" w:rsidR="00536884" w:rsidRPr="00536884" w:rsidRDefault="00536884" w:rsidP="00573463">
      <w:r w:rsidRPr="00536884">
        <w:t xml:space="preserve">But Patrick and Nikki were already </w:t>
      </w:r>
      <w:r w:rsidRPr="00536884">
        <w:rPr>
          <w:i/>
          <w:iCs/>
        </w:rPr>
        <w:t>in</w:t>
      </w:r>
      <w:r w:rsidRPr="00536884">
        <w:t xml:space="preserve"> the street.</w:t>
      </w:r>
    </w:p>
    <w:p w14:paraId="42E42846" w14:textId="63C0A5D5" w:rsidR="00536884" w:rsidRPr="00536884" w:rsidRDefault="00536884" w:rsidP="00573463">
      <w:r w:rsidRPr="00536884">
        <w:t xml:space="preserve">They rolled past the trapped sidewalk. To their right, the massive grille of a </w:t>
      </w:r>
      <w:r w:rsidRPr="00536884">
        <w:rPr>
          <w:b/>
          <w:bCs/>
        </w:rPr>
        <w:t>Stalwart</w:t>
      </w:r>
      <w:r w:rsidRPr="00536884">
        <w:t xml:space="preserve"> bus loomed over them, the first in the line. Its engine was idling, a deep, rattling thrum that vibrated through the asphalt and into Nikki’s wheels.</w:t>
      </w:r>
    </w:p>
    <w:p w14:paraId="45E9E6FC" w14:textId="77777777" w:rsidR="00536884" w:rsidRPr="00536884" w:rsidRDefault="00536884" w:rsidP="00573463">
      <w:r w:rsidRPr="00536884">
        <w:t>"Clear left," Patrick called, checking the traffic lane.</w:t>
      </w:r>
    </w:p>
    <w:p w14:paraId="394F3E6B" w14:textId="77777777" w:rsidR="00536884" w:rsidRPr="00536884" w:rsidRDefault="00536884" w:rsidP="00573463">
      <w:r w:rsidRPr="00536884">
        <w:t>He pushed them across the opening of the Bus Loop.</w:t>
      </w:r>
    </w:p>
    <w:p w14:paraId="301A65CA" w14:textId="77777777" w:rsidR="00536884" w:rsidRPr="00536884" w:rsidRDefault="00536884" w:rsidP="00573463">
      <w:r w:rsidRPr="00536884">
        <w:t>Now, they were in the trench.</w:t>
      </w:r>
    </w:p>
    <w:p w14:paraId="7FBFC4D4" w14:textId="77777777" w:rsidR="00536884" w:rsidRPr="00536884" w:rsidRDefault="00536884" w:rsidP="00573463">
      <w:r w:rsidRPr="00536884">
        <w:lastRenderedPageBreak/>
        <w:t>To their right was the solid wall of yellow steel. The buses were parked tight against the curb, completely blocking access to the sidewalk.</w:t>
      </w:r>
    </w:p>
    <w:p w14:paraId="7AEF0008" w14:textId="77777777" w:rsidR="00536884" w:rsidRPr="00536884" w:rsidRDefault="00536884" w:rsidP="00573463">
      <w:r w:rsidRPr="00536884">
        <w:t xml:space="preserve">To their left was the live traffic lane. Parents in </w:t>
      </w:r>
      <w:r w:rsidRPr="00536884">
        <w:rPr>
          <w:b/>
          <w:bCs/>
        </w:rPr>
        <w:t>Liberty Sentry</w:t>
      </w:r>
      <w:r w:rsidRPr="00536884">
        <w:t xml:space="preserve"> sedans and minivans were inching past, frustrated by the bottleneck.</w:t>
      </w:r>
    </w:p>
    <w:p w14:paraId="3DE13F66" w14:textId="77777777" w:rsidR="00536884" w:rsidRPr="00536884" w:rsidRDefault="00536884" w:rsidP="00573463">
      <w:r w:rsidRPr="00536884">
        <w:t>"Keep your elbows in," Patrick warned.</w:t>
      </w:r>
    </w:p>
    <w:p w14:paraId="0549F5B7" w14:textId="77777777" w:rsidR="00536884" w:rsidRPr="00536884" w:rsidRDefault="00536884" w:rsidP="00573463">
      <w:r w:rsidRPr="00536884">
        <w:t xml:space="preserve">He steered the </w:t>
      </w:r>
      <w:r w:rsidRPr="00536884">
        <w:rPr>
          <w:b/>
          <w:bCs/>
        </w:rPr>
        <w:t>Titan</w:t>
      </w:r>
      <w:r w:rsidRPr="00536884">
        <w:t xml:space="preserve"> closer to the buses, trying to give the cars room. They were rolling in a space no wider than a bike lane, sandwiched between twenty tons of idling bus and moving traffic.</w:t>
      </w:r>
    </w:p>
    <w:p w14:paraId="01640FCD" w14:textId="77777777" w:rsidR="00536884" w:rsidRPr="00536884" w:rsidRDefault="00536884" w:rsidP="00573463">
      <w:r w:rsidRPr="00536884">
        <w:t>The heat was intense. The exhaust from the buses blasted directly into their faces at wheelchair height.</w:t>
      </w:r>
    </w:p>
    <w:p w14:paraId="76BEE64A" w14:textId="47B4A7FD" w:rsidR="00536884" w:rsidRPr="00536884" w:rsidRDefault="00536884" w:rsidP="00573463">
      <w:r w:rsidRPr="00536884">
        <w:t>Nikki tucked her chin down, entering "Turtle Mode." She squeezed her eyes shut against the fumes.</w:t>
      </w:r>
    </w:p>
    <w:p w14:paraId="14959548" w14:textId="77777777" w:rsidR="00536884" w:rsidRPr="00536884" w:rsidRDefault="00536884" w:rsidP="00573463">
      <w:r w:rsidRPr="00536884">
        <w:t>Step-drag-push. Step-drag-push.</w:t>
      </w:r>
    </w:p>
    <w:p w14:paraId="498C957E" w14:textId="77777777" w:rsidR="00536884" w:rsidRPr="00536884" w:rsidRDefault="00536884" w:rsidP="00573463">
      <w:r w:rsidRPr="00536884">
        <w:t>They passed Bus #42. Then Bus #89.</w:t>
      </w:r>
    </w:p>
    <w:p w14:paraId="314FCE4D" w14:textId="77777777" w:rsidR="00536884" w:rsidRPr="00536884" w:rsidRDefault="00536884" w:rsidP="00573463">
      <w:r w:rsidRPr="00536884">
        <w:t xml:space="preserve">A red sedan squeezed past them on the left, its mirror missing Patrick’s elbow by inches. The driver honked—a short, angry </w:t>
      </w:r>
      <w:r w:rsidRPr="00536884">
        <w:rPr>
          <w:i/>
          <w:iCs/>
        </w:rPr>
        <w:t>blat</w:t>
      </w:r>
      <w:r w:rsidRPr="00536884">
        <w:t>.</w:t>
      </w:r>
    </w:p>
    <w:p w14:paraId="5DAA3D68" w14:textId="77777777" w:rsidR="00536884" w:rsidRPr="00536884" w:rsidRDefault="00536884" w:rsidP="00573463">
      <w:r w:rsidRPr="00536884">
        <w:t>"I can't go anywhere!" Patrick yelled back, his voice lost in the roar of the diesel engines. "The curb is blocked!"</w:t>
      </w:r>
    </w:p>
    <w:p w14:paraId="6702AC06" w14:textId="77777777" w:rsidR="00536884" w:rsidRPr="00536884" w:rsidRDefault="00536884" w:rsidP="00573463">
      <w:r w:rsidRPr="00536884">
        <w:t>He looked for an opening. A gap between buses? No. Even if there was a gap, the curb behind it was six inches high. There was no way up.</w:t>
      </w:r>
    </w:p>
    <w:p w14:paraId="6C8E5BF0" w14:textId="77777777" w:rsidR="00536884" w:rsidRPr="00536884" w:rsidRDefault="00536884" w:rsidP="00573463">
      <w:r w:rsidRPr="00536884">
        <w:t>"We have to go all the way to the Island," Patrick shouted over the noise.</w:t>
      </w:r>
    </w:p>
    <w:p w14:paraId="2C69E666" w14:textId="77777777" w:rsidR="00536884" w:rsidRPr="00536884" w:rsidRDefault="00536884" w:rsidP="00573463">
      <w:r w:rsidRPr="00536884">
        <w:t>They kept rolling. It felt like a mile, but it was only a hundred yards. Finally, the line of buses broke.</w:t>
      </w:r>
    </w:p>
    <w:p w14:paraId="75B89338" w14:textId="77777777" w:rsidR="00536884" w:rsidRPr="00536884" w:rsidRDefault="00536884" w:rsidP="00573463">
      <w:r w:rsidRPr="00536884">
        <w:t xml:space="preserve">Ahead, they saw the </w:t>
      </w:r>
      <w:r w:rsidRPr="00536884">
        <w:rPr>
          <w:b/>
          <w:bCs/>
        </w:rPr>
        <w:t>Visitor Island</w:t>
      </w:r>
      <w:r w:rsidRPr="00536884">
        <w:t>—the small concrete refuge in the middle of the parking lot loop.</w:t>
      </w:r>
    </w:p>
    <w:p w14:paraId="44F4C614" w14:textId="77777777" w:rsidR="00536884" w:rsidRPr="00536884" w:rsidRDefault="00536884" w:rsidP="00573463">
      <w:r w:rsidRPr="00536884">
        <w:t>"Target sighted!"</w:t>
      </w:r>
    </w:p>
    <w:p w14:paraId="7D5FB51E" w14:textId="77777777" w:rsidR="00536884" w:rsidRPr="00536884" w:rsidRDefault="00536884" w:rsidP="00573463">
      <w:r w:rsidRPr="00536884">
        <w:t>Patrick sprinted the last twenty feet. He swerved right, cutting in front of a stopped minivan, and hit the incline of the solitary ramp.</w:t>
      </w:r>
    </w:p>
    <w:p w14:paraId="5BB44784" w14:textId="77777777" w:rsidR="00536884" w:rsidRPr="00536884" w:rsidRDefault="00536884" w:rsidP="00573463">
      <w:r w:rsidRPr="00536884">
        <w:t>Bump-roll.</w:t>
      </w:r>
    </w:p>
    <w:p w14:paraId="2E288A77" w14:textId="77777777" w:rsidR="00536884" w:rsidRPr="00536884" w:rsidRDefault="00536884" w:rsidP="00573463">
      <w:r w:rsidRPr="00536884">
        <w:lastRenderedPageBreak/>
        <w:t>They were up. They rolled across the crosswalk and onto the wide, safe sidewalk of the Main Entrance.</w:t>
      </w:r>
    </w:p>
    <w:p w14:paraId="6454C634" w14:textId="77777777" w:rsidR="00536884" w:rsidRPr="00536884" w:rsidRDefault="00536884" w:rsidP="00573463">
      <w:r w:rsidRPr="00536884">
        <w:t>Patrick stopped pushing. He bent over, hands on his knees, coughing the taste of diesel out of his throat.</w:t>
      </w:r>
    </w:p>
    <w:p w14:paraId="2344A3F7" w14:textId="4AAE8D6C" w:rsidR="00536884" w:rsidRPr="00536884" w:rsidRDefault="00536884" w:rsidP="00573463">
      <w:r w:rsidRPr="00536884">
        <w:t>Nikki sat up, adjusting her glasses. She looked back at the street—the chaotic canyon of yellow and asphalt they had just survived.</w:t>
      </w:r>
    </w:p>
    <w:p w14:paraId="1B5303DD" w14:textId="77777777" w:rsidR="00536884" w:rsidRPr="00536884" w:rsidRDefault="00536884" w:rsidP="00573463">
      <w:r w:rsidRPr="00536884">
        <w:t xml:space="preserve">She looked at Patrick and tapped her temple. </w:t>
      </w:r>
      <w:r w:rsidRPr="00536884">
        <w:rPr>
          <w:i/>
          <w:iCs/>
        </w:rPr>
        <w:t>Crazy.</w:t>
      </w:r>
    </w:p>
    <w:p w14:paraId="2B165A53" w14:textId="610707E4" w:rsidR="00D06860" w:rsidRDefault="00536884" w:rsidP="00573463">
      <w:r w:rsidRPr="00536884">
        <w:t>"Yeah," Patrick wheezed, wiping sweat from his eyes. "Welcome to middle school."</w:t>
      </w:r>
    </w:p>
    <w:p w14:paraId="29B21592" w14:textId="08D2F376" w:rsidR="003E09C2" w:rsidRDefault="003E09C2" w:rsidP="003E09C2">
      <w:pPr>
        <w:pStyle w:val="Heading2"/>
      </w:pPr>
      <w:r>
        <w:t xml:space="preserve">Chapter 3: </w:t>
      </w:r>
      <w:r w:rsidR="005244DD">
        <w:t>Middle School Life (Working Title)</w:t>
      </w:r>
    </w:p>
    <w:p w14:paraId="6187EE09" w14:textId="023F7DBF" w:rsidR="005244DD" w:rsidRDefault="0619AE78" w:rsidP="39068F0D">
      <w:pPr>
        <w:pStyle w:val="Heading3"/>
      </w:pPr>
      <w:r>
        <w:t>Part 1: The Fire Alarm</w:t>
      </w:r>
    </w:p>
    <w:p w14:paraId="6A90236A" w14:textId="3BDA8456" w:rsidR="005244DD" w:rsidRPr="005244DD" w:rsidRDefault="005244DD" w:rsidP="005244DD">
      <w:pPr>
        <w:pStyle w:val="Heading4"/>
      </w:pPr>
      <w:r w:rsidRPr="005244DD">
        <w:rPr>
          <w:b/>
          <w:bCs/>
        </w:rPr>
        <w:t>Date:</w:t>
      </w:r>
      <w:r w:rsidRPr="005244DD">
        <w:t xml:space="preserve"> October 14, </w:t>
      </w:r>
      <w:r w:rsidR="000731CD">
        <w:t>1996</w:t>
      </w:r>
      <w:r w:rsidRPr="005244DD">
        <w:t xml:space="preserve"> </w:t>
      </w:r>
      <w:r w:rsidRPr="005244DD">
        <w:rPr>
          <w:b/>
          <w:bCs/>
        </w:rPr>
        <w:t>Time:</w:t>
      </w:r>
      <w:r w:rsidRPr="005244DD">
        <w:t xml:space="preserve"> 10:15 AM </w:t>
      </w:r>
      <w:r w:rsidRPr="005244DD">
        <w:rPr>
          <w:b/>
          <w:bCs/>
        </w:rPr>
        <w:t>Location:</w:t>
      </w:r>
      <w:r w:rsidRPr="005244DD">
        <w:t xml:space="preserve"> Morrison Middle School, Virginia Beach </w:t>
      </w:r>
      <w:r w:rsidRPr="005244DD">
        <w:rPr>
          <w:b/>
          <w:bCs/>
        </w:rPr>
        <w:t>Grade:</w:t>
      </w:r>
      <w:r w:rsidRPr="005244DD">
        <w:t xml:space="preserve"> 6th Grade</w:t>
      </w:r>
    </w:p>
    <w:p w14:paraId="59ECF6C2" w14:textId="77777777" w:rsidR="000731CD" w:rsidRPr="000731CD" w:rsidRDefault="000731CD" w:rsidP="00416369">
      <w:pPr>
        <w:rPr>
          <w:rFonts w:ascii=".AppleSystemUIFont" w:hAnsi=".AppleSystemUIFont"/>
        </w:rPr>
      </w:pPr>
      <w:r w:rsidRPr="000731CD">
        <w:t>Morrison Middle School was a sprawling, single-story brick fortress built in 1978. It was designed in an era before "accessibility" was a federal mandate. The floors were flat linoleum, which was good, but the hallways were narrow, and the sensory environment was unregulated.</w:t>
      </w:r>
      <w:r w:rsidRPr="000731CD">
        <w:rPr>
          <w:rFonts w:ascii="Helvetica" w:hAnsi="Helvetica"/>
          <w:color w:val="000000"/>
          <w:sz w:val="18"/>
          <w:szCs w:val="18"/>
        </w:rPr>
        <w:t>  </w:t>
      </w:r>
    </w:p>
    <w:p w14:paraId="72C351E1" w14:textId="77777777" w:rsidR="000731CD" w:rsidRPr="000731CD" w:rsidRDefault="000731CD" w:rsidP="00416369">
      <w:pPr>
        <w:rPr>
          <w:rFonts w:ascii=".AppleSystemUIFont" w:hAnsi=".AppleSystemUIFont"/>
        </w:rPr>
      </w:pPr>
      <w:r w:rsidRPr="000731CD">
        <w:t>It was third period. Patrick was in Earth Science. Nichole was in Language Arts, three halls away.</w:t>
      </w:r>
      <w:r w:rsidRPr="000731CD">
        <w:rPr>
          <w:rFonts w:ascii="Helvetica" w:hAnsi="Helvetica"/>
          <w:color w:val="000000"/>
          <w:sz w:val="18"/>
          <w:szCs w:val="18"/>
        </w:rPr>
        <w:t>  </w:t>
      </w:r>
    </w:p>
    <w:p w14:paraId="4A292A09" w14:textId="77777777" w:rsidR="000731CD" w:rsidRPr="000731CD" w:rsidRDefault="000731CD" w:rsidP="00416369">
      <w:pPr>
        <w:rPr>
          <w:rFonts w:ascii=".AppleSystemUIFont" w:hAnsi=".AppleSystemUIFont"/>
        </w:rPr>
      </w:pPr>
      <w:r w:rsidRPr="000731CD">
        <w:t>Sitting next to Nichole was Mrs. Gable, the one-on-one aide assigned to her by the district to comply with the Individuals with Disabilities Education Act (IDEA). Mrs. Gable was a nice woman who smelled of peppermint and constantly patted Nichole’s hand, treating the 11-year-old like a toddler.</w:t>
      </w:r>
    </w:p>
    <w:p w14:paraId="283E7A81" w14:textId="77777777" w:rsidR="000731CD" w:rsidRPr="000731CD" w:rsidRDefault="000731CD" w:rsidP="00416369">
      <w:pPr>
        <w:rPr>
          <w:rFonts w:ascii=".AppleSystemUIFont" w:hAnsi=".AppleSystemUIFont"/>
        </w:rPr>
      </w:pPr>
      <w:r w:rsidRPr="000731CD">
        <w:t>Then, the relay clicked in the main office.</w:t>
      </w:r>
      <w:r w:rsidRPr="000731CD">
        <w:rPr>
          <w:rFonts w:ascii="Helvetica" w:hAnsi="Helvetica"/>
          <w:color w:val="000000"/>
          <w:sz w:val="18"/>
          <w:szCs w:val="18"/>
        </w:rPr>
        <w:t>  </w:t>
      </w:r>
    </w:p>
    <w:p w14:paraId="7FEE7B87" w14:textId="77777777" w:rsidR="005244DD" w:rsidRPr="000731CD" w:rsidRDefault="005244DD" w:rsidP="005244DD">
      <w:pPr>
        <w:rPr>
          <w:rFonts w:ascii=".AppleSystemUIFont" w:hAnsi=".AppleSystemUIFont"/>
        </w:rPr>
      </w:pPr>
      <w:r w:rsidRPr="000731CD">
        <w:rPr>
          <w:rFonts w:ascii=".SFUI-Semibold" w:hAnsi=".SFUI-Semibold"/>
          <w:b/>
        </w:rPr>
        <w:t>BRLAAAAAAAARRRRRRRRRRRRRRRRRRRRRRRRR.</w:t>
      </w:r>
    </w:p>
    <w:p w14:paraId="7B05F3FC" w14:textId="77777777" w:rsidR="000731CD" w:rsidRPr="000731CD" w:rsidRDefault="005244DD" w:rsidP="00416369">
      <w:pPr>
        <w:rPr>
          <w:rFonts w:ascii=".AppleSystemUIFont" w:hAnsi=".AppleSystemUIFont"/>
        </w:rPr>
      </w:pPr>
      <w:r w:rsidRPr="005244DD">
        <w:t xml:space="preserve">The fire alarm wasn't a modern, chirping strobe light. It was the original 1978 system—mechanical horns mounted on the </w:t>
      </w:r>
      <w:r w:rsidR="000731CD" w:rsidRPr="000731CD">
        <w:t xml:space="preserve">cinderblock </w:t>
      </w:r>
      <w:r w:rsidRPr="005244DD">
        <w:t>walls that emitted a deafening, continuous, vibratory blast</w:t>
      </w:r>
      <w:r w:rsidR="000731CD" w:rsidRPr="000731CD">
        <w:t>.</w:t>
      </w:r>
      <w:r w:rsidR="000731CD" w:rsidRPr="000731CD">
        <w:rPr>
          <w:rFonts w:ascii="Helvetica" w:hAnsi="Helvetica"/>
          <w:color w:val="000000"/>
          <w:sz w:val="18"/>
          <w:szCs w:val="18"/>
        </w:rPr>
        <w:t>  </w:t>
      </w:r>
    </w:p>
    <w:p w14:paraId="2E6DF3D3" w14:textId="77777777" w:rsidR="005244DD" w:rsidRPr="000731CD" w:rsidRDefault="005244DD" w:rsidP="005244DD">
      <w:pPr>
        <w:rPr>
          <w:rFonts w:ascii=".AppleSystemUIFont" w:hAnsi=".AppleSystemUIFont"/>
        </w:rPr>
      </w:pPr>
      <w:r w:rsidRPr="005244DD">
        <w:t>There were no flashing lights to warn you. Just sound.</w:t>
      </w:r>
      <w:r w:rsidR="000731CD" w:rsidRPr="000731CD">
        <w:rPr>
          <w:rFonts w:ascii="Helvetica" w:hAnsi="Helvetica"/>
          <w:color w:val="000000"/>
          <w:sz w:val="18"/>
          <w:szCs w:val="18"/>
        </w:rPr>
        <w:t>  </w:t>
      </w:r>
    </w:p>
    <w:p w14:paraId="4B2FA112" w14:textId="77777777" w:rsidR="000731CD" w:rsidRPr="000731CD" w:rsidRDefault="000731CD" w:rsidP="00416369">
      <w:pPr>
        <w:rPr>
          <w:rFonts w:ascii=".AppleSystemUIFont" w:hAnsi=".AppleSystemUIFont"/>
        </w:rPr>
      </w:pPr>
      <w:r w:rsidRPr="000731CD">
        <w:t>For a neurotypical kid, it was annoying. For Nichole, whose sensory processing system ran hot, it was physical violence.</w:t>
      </w:r>
      <w:r w:rsidRPr="000731CD">
        <w:rPr>
          <w:rFonts w:ascii="Helvetica" w:hAnsi="Helvetica"/>
          <w:color w:val="000000"/>
          <w:sz w:val="18"/>
          <w:szCs w:val="18"/>
        </w:rPr>
        <w:t>  </w:t>
      </w:r>
    </w:p>
    <w:p w14:paraId="7D430AF3" w14:textId="77777777" w:rsidR="000731CD" w:rsidRPr="000731CD" w:rsidRDefault="000731CD" w:rsidP="00416369">
      <w:pPr>
        <w:pStyle w:val="Heading4"/>
        <w:rPr>
          <w:rFonts w:ascii=".AppleSystemUIFont" w:eastAsiaTheme="minorEastAsia" w:hAnsi=".AppleSystemUIFont"/>
        </w:rPr>
      </w:pPr>
      <w:r w:rsidRPr="000731CD">
        <w:rPr>
          <w:rFonts w:eastAsiaTheme="minorEastAsia"/>
        </w:rPr>
        <w:lastRenderedPageBreak/>
        <w:t>The Abandonment</w:t>
      </w:r>
    </w:p>
    <w:p w14:paraId="1007FD33" w14:textId="77777777" w:rsidR="000731CD" w:rsidRPr="000731CD" w:rsidRDefault="000731CD" w:rsidP="00416369">
      <w:pPr>
        <w:rPr>
          <w:rFonts w:ascii=".AppleSystemUIFont" w:hAnsi=".AppleSystemUIFont"/>
        </w:rPr>
      </w:pPr>
      <w:r w:rsidRPr="000731CD">
        <w:t>Patrick filed out of his Earth Science classroom with his designated partner.</w:t>
      </w:r>
    </w:p>
    <w:p w14:paraId="1D8936D1" w14:textId="77777777" w:rsidR="000731CD" w:rsidRPr="000731CD" w:rsidRDefault="000731CD" w:rsidP="00416369">
      <w:pPr>
        <w:rPr>
          <w:rFonts w:ascii=".AppleSystemUIFont" w:hAnsi=".AppleSystemUIFont"/>
        </w:rPr>
      </w:pPr>
      <w:r w:rsidRPr="000731CD">
        <w:t>"Single file, no talking," Mr. Henderson barked.</w:t>
      </w:r>
      <w:r w:rsidRPr="000731CD">
        <w:rPr>
          <w:rFonts w:ascii="Helvetica" w:hAnsi="Helvetica"/>
          <w:color w:val="000000"/>
          <w:sz w:val="18"/>
          <w:szCs w:val="18"/>
        </w:rPr>
        <w:t>  </w:t>
      </w:r>
    </w:p>
    <w:p w14:paraId="3408A6A0" w14:textId="77777777" w:rsidR="000731CD" w:rsidRPr="000731CD" w:rsidRDefault="000731CD" w:rsidP="00416369">
      <w:pPr>
        <w:rPr>
          <w:rFonts w:ascii=".AppleSystemUIFont" w:hAnsi=".AppleSystemUIFont"/>
        </w:rPr>
      </w:pPr>
      <w:r w:rsidRPr="000731CD">
        <w:t>Patrick walked into the main corridor. The noise was overwhelming. He looked left, scanning the crush of bodies. He knew Nichole’s schedule by heart. She should have been evacuating through the East Wing doors.</w:t>
      </w:r>
      <w:r w:rsidRPr="000731CD">
        <w:rPr>
          <w:rFonts w:ascii="Helvetica" w:hAnsi="Helvetica"/>
          <w:color w:val="000000"/>
          <w:sz w:val="18"/>
          <w:szCs w:val="18"/>
        </w:rPr>
        <w:t>  </w:t>
      </w:r>
    </w:p>
    <w:p w14:paraId="4AED1287" w14:textId="77777777" w:rsidR="000731CD" w:rsidRPr="000731CD" w:rsidRDefault="000731CD" w:rsidP="00416369">
      <w:pPr>
        <w:rPr>
          <w:rFonts w:ascii=".AppleSystemUIFont" w:hAnsi=".AppleSystemUIFont"/>
        </w:rPr>
      </w:pPr>
      <w:r w:rsidRPr="000731CD">
        <w:t>He saw the East Wing crowd merging. He saw Mrs. Gable.</w:t>
      </w:r>
    </w:p>
    <w:p w14:paraId="03ECAD0C" w14:textId="77777777" w:rsidR="000731CD" w:rsidRPr="000731CD" w:rsidRDefault="000731CD" w:rsidP="00416369">
      <w:pPr>
        <w:rPr>
          <w:rFonts w:ascii=".AppleSystemUIFont" w:hAnsi=".AppleSystemUIFont"/>
        </w:rPr>
      </w:pPr>
      <w:r w:rsidRPr="000731CD">
        <w:t xml:space="preserve">But Mrs. Gable wasn't pushing the purple </w:t>
      </w:r>
      <w:r w:rsidRPr="000731CD">
        <w:rPr>
          <w:rFonts w:ascii=".SFUI-Semibold" w:hAnsi=".SFUI-Semibold"/>
          <w:b/>
          <w:bCs/>
        </w:rPr>
        <w:t>Titan AeroMotion Lite</w:t>
      </w:r>
      <w:r w:rsidRPr="000731CD">
        <w:t>.</w:t>
      </w:r>
    </w:p>
    <w:p w14:paraId="29B75D55" w14:textId="77777777" w:rsidR="000731CD" w:rsidRPr="000731CD" w:rsidRDefault="000731CD" w:rsidP="00416369">
      <w:pPr>
        <w:rPr>
          <w:rFonts w:ascii=".AppleSystemUIFont" w:hAnsi=".AppleSystemUIFont"/>
        </w:rPr>
      </w:pPr>
      <w:r w:rsidRPr="000731CD">
        <w:t>Mrs. Gable was hurrying a student on crutches toward the exit. In the chaos of the drill, another student had tripped, and Mrs. Gable had made a split-second triage decision. She had parked Nichole against the lockers and moved to help the walker.</w:t>
      </w:r>
      <w:r w:rsidRPr="000731CD">
        <w:rPr>
          <w:rFonts w:ascii="Helvetica" w:hAnsi="Helvetica"/>
          <w:color w:val="000000"/>
          <w:sz w:val="18"/>
          <w:szCs w:val="18"/>
        </w:rPr>
        <w:t>  </w:t>
      </w:r>
    </w:p>
    <w:p w14:paraId="7A8453A7" w14:textId="77777777" w:rsidR="000731CD" w:rsidRPr="000731CD" w:rsidRDefault="000731CD" w:rsidP="00416369">
      <w:pPr>
        <w:rPr>
          <w:rFonts w:ascii=".AppleSystemUIFont" w:hAnsi=".AppleSystemUIFont"/>
        </w:rPr>
      </w:pPr>
      <w:r w:rsidRPr="000731CD">
        <w:t>"Wait right there," she had said, her voice lost in the screaming horn.</w:t>
      </w:r>
      <w:r w:rsidRPr="000731CD">
        <w:rPr>
          <w:rFonts w:ascii="Helvetica" w:hAnsi="Helvetica"/>
          <w:color w:val="000000"/>
          <w:sz w:val="18"/>
          <w:szCs w:val="18"/>
        </w:rPr>
        <w:t>  </w:t>
      </w:r>
    </w:p>
    <w:p w14:paraId="418A1C56" w14:textId="77777777" w:rsidR="000731CD" w:rsidRPr="000731CD" w:rsidRDefault="000731CD" w:rsidP="00416369">
      <w:pPr>
        <w:rPr>
          <w:rFonts w:ascii=".AppleSystemUIFont" w:hAnsi=".AppleSystemUIFont"/>
        </w:rPr>
      </w:pPr>
      <w:r w:rsidRPr="000731CD">
        <w:t>Then she vanished into the crush.</w:t>
      </w:r>
    </w:p>
    <w:p w14:paraId="6A6DF405" w14:textId="77777777" w:rsidR="000731CD" w:rsidRPr="000731CD" w:rsidRDefault="000731CD" w:rsidP="00416369">
      <w:pPr>
        <w:rPr>
          <w:rFonts w:ascii=".AppleSystemUIFont" w:hAnsi=".AppleSystemUIFont"/>
        </w:rPr>
      </w:pPr>
      <w:r w:rsidRPr="000731CD">
        <w:t>Patrick stopped. He broke the line.</w:t>
      </w:r>
      <w:r w:rsidRPr="000731CD">
        <w:rPr>
          <w:rFonts w:ascii="Helvetica" w:hAnsi="Helvetica"/>
          <w:color w:val="000000"/>
          <w:sz w:val="18"/>
          <w:szCs w:val="18"/>
        </w:rPr>
        <w:t>  </w:t>
      </w:r>
    </w:p>
    <w:p w14:paraId="1737496C" w14:textId="77777777" w:rsidR="000731CD" w:rsidRPr="000731CD" w:rsidRDefault="000731CD" w:rsidP="00416369">
      <w:pPr>
        <w:rPr>
          <w:rFonts w:ascii=".AppleSystemUIFont" w:hAnsi=".AppleSystemUIFont"/>
        </w:rPr>
      </w:pPr>
      <w:r w:rsidRPr="000731CD">
        <w:t>"Bennett! Get back in formation!" Mr. Henderson yelled.</w:t>
      </w:r>
      <w:r w:rsidRPr="000731CD">
        <w:rPr>
          <w:rFonts w:ascii="Helvetica" w:hAnsi="Helvetica"/>
          <w:color w:val="000000"/>
          <w:sz w:val="18"/>
          <w:szCs w:val="18"/>
        </w:rPr>
        <w:t>  </w:t>
      </w:r>
    </w:p>
    <w:p w14:paraId="3F087366" w14:textId="77777777" w:rsidR="000731CD" w:rsidRPr="000731CD" w:rsidRDefault="000731CD" w:rsidP="00416369">
      <w:pPr>
        <w:rPr>
          <w:rFonts w:ascii=".AppleSystemUIFont" w:hAnsi=".AppleSystemUIFont"/>
        </w:rPr>
      </w:pPr>
      <w:r w:rsidRPr="000731CD">
        <w:t>Patrick ignored him. He shoved past two 8th graders and sprinted toward the Language Arts wing.</w:t>
      </w:r>
      <w:r w:rsidRPr="000731CD">
        <w:rPr>
          <w:rFonts w:ascii="Helvetica" w:hAnsi="Helvetica"/>
          <w:color w:val="000000"/>
          <w:sz w:val="18"/>
          <w:szCs w:val="18"/>
        </w:rPr>
        <w:t>  </w:t>
      </w:r>
    </w:p>
    <w:p w14:paraId="423FEE9D" w14:textId="77777777" w:rsidR="000731CD" w:rsidRPr="000731CD" w:rsidRDefault="000731CD" w:rsidP="00083AF6">
      <w:pPr>
        <w:pStyle w:val="Heading4"/>
        <w:rPr>
          <w:rFonts w:ascii=".AppleSystemUIFont" w:eastAsiaTheme="minorEastAsia" w:hAnsi=".AppleSystemUIFont"/>
        </w:rPr>
      </w:pPr>
      <w:r w:rsidRPr="000731CD">
        <w:rPr>
          <w:rFonts w:eastAsiaTheme="minorEastAsia"/>
        </w:rPr>
        <w:t>The Intervention</w:t>
      </w:r>
    </w:p>
    <w:p w14:paraId="29B1DFB8" w14:textId="77777777" w:rsidR="000731CD" w:rsidRPr="000731CD" w:rsidRDefault="000731CD" w:rsidP="00083AF6">
      <w:pPr>
        <w:rPr>
          <w:rFonts w:ascii=".AppleSystemUIFont" w:hAnsi=".AppleSystemUIFont"/>
        </w:rPr>
      </w:pPr>
      <w:r w:rsidRPr="000731CD">
        <w:t>He found her near the library intersection.</w:t>
      </w:r>
      <w:r w:rsidRPr="000731CD">
        <w:rPr>
          <w:rFonts w:ascii="Helvetica" w:hAnsi="Helvetica"/>
          <w:color w:val="000000"/>
          <w:sz w:val="18"/>
          <w:szCs w:val="18"/>
        </w:rPr>
        <w:t>  </w:t>
      </w:r>
    </w:p>
    <w:p w14:paraId="27E051CA" w14:textId="77777777" w:rsidR="000731CD" w:rsidRPr="000731CD" w:rsidRDefault="000731CD" w:rsidP="00083AF6">
      <w:pPr>
        <w:rPr>
          <w:rFonts w:ascii=".AppleSystemUIFont" w:hAnsi=".AppleSystemUIFont"/>
        </w:rPr>
      </w:pPr>
      <w:r w:rsidRPr="000731CD">
        <w:t>Nichole was "parked" against the lockers, exactly where the professional aide had left her.</w:t>
      </w:r>
    </w:p>
    <w:p w14:paraId="63AE71D8" w14:textId="77777777" w:rsidR="000731CD" w:rsidRPr="000731CD" w:rsidRDefault="000731CD" w:rsidP="00083AF6">
      <w:pPr>
        <w:rPr>
          <w:rFonts w:ascii=".AppleSystemUIFont" w:hAnsi=".AppleSystemUIFont"/>
        </w:rPr>
      </w:pPr>
      <w:r w:rsidRPr="000731CD">
        <w:t xml:space="preserve">She was convulsing. The continuous </w:t>
      </w:r>
      <w:r w:rsidRPr="000731CD">
        <w:rPr>
          <w:rFonts w:ascii=".SFUI-Semibold" w:hAnsi=".SFUI-Semibold"/>
          <w:b/>
          <w:bCs/>
        </w:rPr>
        <w:t>BRLAAAAARRRRR</w:t>
      </w:r>
      <w:r w:rsidRPr="000731CD">
        <w:t xml:space="preserve"> of the horn was assaulting her nervous system. Her hands were clamped over her ears, but her spasticity had kicked in hard. Her legs were scissoring, locking straight out. Her head was thrashing against the headrest.</w:t>
      </w:r>
      <w:r w:rsidRPr="000731CD">
        <w:rPr>
          <w:rFonts w:ascii="Helvetica" w:hAnsi="Helvetica"/>
          <w:color w:val="000000"/>
          <w:sz w:val="18"/>
          <w:szCs w:val="18"/>
        </w:rPr>
        <w:t>  </w:t>
      </w:r>
    </w:p>
    <w:p w14:paraId="365265E7" w14:textId="77777777" w:rsidR="000731CD" w:rsidRPr="000731CD" w:rsidRDefault="000731CD" w:rsidP="00083AF6">
      <w:pPr>
        <w:rPr>
          <w:rFonts w:ascii=".AppleSystemUIFont" w:hAnsi=".AppleSystemUIFont"/>
        </w:rPr>
      </w:pPr>
      <w:r w:rsidRPr="000731CD">
        <w:t>She was screaming, but the alarm drowned her out.</w:t>
      </w:r>
    </w:p>
    <w:p w14:paraId="121C211E" w14:textId="77777777" w:rsidR="000731CD" w:rsidRPr="000731CD" w:rsidRDefault="000731CD" w:rsidP="00083AF6">
      <w:pPr>
        <w:rPr>
          <w:rFonts w:ascii=".AppleSystemUIFont" w:hAnsi=".AppleSystemUIFont"/>
        </w:rPr>
      </w:pPr>
      <w:r w:rsidRPr="000731CD">
        <w:t>She was trapped in a cage of noise, abandoned by the adult paid by the state to protect her.</w:t>
      </w:r>
      <w:r w:rsidRPr="000731CD">
        <w:rPr>
          <w:rFonts w:ascii="Helvetica" w:hAnsi="Helvetica"/>
          <w:color w:val="000000"/>
          <w:sz w:val="18"/>
          <w:szCs w:val="18"/>
        </w:rPr>
        <w:t>  </w:t>
      </w:r>
    </w:p>
    <w:p w14:paraId="5C2F3957" w14:textId="77777777" w:rsidR="000731CD" w:rsidRPr="000731CD" w:rsidRDefault="000731CD" w:rsidP="00083AF6">
      <w:pPr>
        <w:rPr>
          <w:rFonts w:ascii=".AppleSystemUIFont" w:hAnsi=".AppleSystemUIFont"/>
        </w:rPr>
      </w:pPr>
      <w:r w:rsidRPr="000731CD">
        <w:t>Patrick didn't think. He didn't ask a teacher for permission.</w:t>
      </w:r>
    </w:p>
    <w:p w14:paraId="1AB79659" w14:textId="77777777" w:rsidR="000731CD" w:rsidRPr="000731CD" w:rsidRDefault="000731CD" w:rsidP="00083AF6">
      <w:pPr>
        <w:rPr>
          <w:rFonts w:ascii=".AppleSystemUIFont" w:hAnsi=".AppleSystemUIFont"/>
        </w:rPr>
      </w:pPr>
      <w:r w:rsidRPr="000731CD">
        <w:t>He grabbed the push handles of her chair.</w:t>
      </w:r>
      <w:r w:rsidRPr="000731CD">
        <w:rPr>
          <w:rFonts w:ascii="Helvetica" w:hAnsi="Helvetica"/>
          <w:color w:val="000000"/>
          <w:sz w:val="18"/>
          <w:szCs w:val="18"/>
        </w:rPr>
        <w:t>  </w:t>
      </w:r>
    </w:p>
    <w:p w14:paraId="100FA2B6" w14:textId="77777777" w:rsidR="005244DD" w:rsidRPr="000731CD" w:rsidRDefault="005244DD" w:rsidP="005244DD">
      <w:pPr>
        <w:rPr>
          <w:rFonts w:ascii=".AppleSystemUIFont" w:hAnsi=".AppleSystemUIFont"/>
        </w:rPr>
      </w:pPr>
      <w:r w:rsidRPr="005244DD">
        <w:lastRenderedPageBreak/>
        <w:t xml:space="preserve">He didn't walk. He </w:t>
      </w:r>
      <w:r w:rsidRPr="000731CD">
        <w:t>ran</w:t>
      </w:r>
      <w:r w:rsidRPr="005244DD">
        <w:t>.</w:t>
      </w:r>
    </w:p>
    <w:p w14:paraId="42E1D371" w14:textId="77777777" w:rsidR="005244DD" w:rsidRPr="000731CD" w:rsidRDefault="005244DD" w:rsidP="005244DD">
      <w:pPr>
        <w:rPr>
          <w:rFonts w:ascii=".AppleSystemUIFont" w:hAnsi=".AppleSystemUIFont"/>
        </w:rPr>
      </w:pPr>
      <w:r w:rsidRPr="005244DD">
        <w:t>He shoved the chair into the stream of his own Earth Science class.</w:t>
      </w:r>
      <w:r w:rsidR="000731CD" w:rsidRPr="000731CD">
        <w:rPr>
          <w:rFonts w:ascii="Helvetica" w:hAnsi="Helvetica"/>
          <w:color w:val="000000"/>
          <w:sz w:val="18"/>
          <w:szCs w:val="18"/>
        </w:rPr>
        <w:t>  </w:t>
      </w:r>
    </w:p>
    <w:p w14:paraId="6C798026" w14:textId="77777777" w:rsidR="000731CD" w:rsidRPr="000731CD" w:rsidRDefault="000731CD" w:rsidP="00083AF6">
      <w:pPr>
        <w:rPr>
          <w:rFonts w:ascii=".AppleSystemUIFont" w:hAnsi=".AppleSystemUIFont"/>
        </w:rPr>
      </w:pPr>
      <w:r w:rsidRPr="000731CD">
        <w:t>"Move!" Patrick screamed, ramming the footrests into the calves of a slow-moving kid ahead of them.</w:t>
      </w:r>
      <w:r w:rsidRPr="000731CD">
        <w:rPr>
          <w:rFonts w:ascii="Helvetica" w:hAnsi="Helvetica"/>
          <w:color w:val="000000"/>
          <w:sz w:val="18"/>
          <w:szCs w:val="18"/>
        </w:rPr>
        <w:t>  </w:t>
      </w:r>
    </w:p>
    <w:p w14:paraId="0C361371" w14:textId="77777777" w:rsidR="000731CD" w:rsidRPr="000731CD" w:rsidRDefault="000731CD" w:rsidP="00083AF6">
      <w:pPr>
        <w:rPr>
          <w:rFonts w:ascii=".AppleSystemUIFont" w:hAnsi=".AppleSystemUIFont"/>
        </w:rPr>
      </w:pPr>
      <w:r w:rsidRPr="000731CD">
        <w:t>He wheeled her out the double doors, bumping hard over the metal threshold, and out onto the sidewalk.</w:t>
      </w:r>
      <w:r w:rsidRPr="000731CD">
        <w:rPr>
          <w:rFonts w:ascii="Helvetica" w:hAnsi="Helvetica"/>
          <w:color w:val="000000"/>
          <w:sz w:val="18"/>
          <w:szCs w:val="18"/>
        </w:rPr>
        <w:t>  </w:t>
      </w:r>
    </w:p>
    <w:p w14:paraId="11947D3E" w14:textId="77777777" w:rsidR="000731CD" w:rsidRPr="000731CD" w:rsidRDefault="000731CD" w:rsidP="0095308D">
      <w:pPr>
        <w:pStyle w:val="Heading4"/>
        <w:rPr>
          <w:rFonts w:ascii=".AppleSystemUIFont" w:eastAsiaTheme="minorEastAsia" w:hAnsi=".AppleSystemUIFont"/>
        </w:rPr>
      </w:pPr>
      <w:r w:rsidRPr="000731CD">
        <w:rPr>
          <w:rFonts w:eastAsiaTheme="minorEastAsia"/>
        </w:rPr>
        <w:t>The Squeeze</w:t>
      </w:r>
    </w:p>
    <w:p w14:paraId="089566EE" w14:textId="77777777" w:rsidR="000731CD" w:rsidRPr="000731CD" w:rsidRDefault="000731CD" w:rsidP="0095308D">
      <w:pPr>
        <w:rPr>
          <w:rFonts w:ascii=".AppleSystemUIFont" w:hAnsi=".AppleSystemUIFont"/>
        </w:rPr>
      </w:pPr>
      <w:r w:rsidRPr="000731CD">
        <w:t>The cool October air hit them. But the alarm was still audible, a distant drone from the building.</w:t>
      </w:r>
      <w:r w:rsidRPr="000731CD">
        <w:rPr>
          <w:rFonts w:ascii="Helvetica" w:hAnsi="Helvetica"/>
          <w:color w:val="000000"/>
          <w:sz w:val="18"/>
          <w:szCs w:val="18"/>
        </w:rPr>
        <w:t>  </w:t>
      </w:r>
    </w:p>
    <w:p w14:paraId="669A5CCD" w14:textId="77777777" w:rsidR="000731CD" w:rsidRPr="000731CD" w:rsidRDefault="000731CD" w:rsidP="0095308D">
      <w:pPr>
        <w:rPr>
          <w:rFonts w:ascii=".AppleSystemUIFont" w:hAnsi=".AppleSystemUIFont"/>
        </w:rPr>
      </w:pPr>
      <w:r w:rsidRPr="000731CD">
        <w:t>Patrick pushed her all the way to the far edge of the soccer field, away from the crowds, away from the noise. He spun the chair around and locked the brakes.</w:t>
      </w:r>
      <w:r w:rsidRPr="000731CD">
        <w:rPr>
          <w:rFonts w:ascii="Helvetica" w:hAnsi="Helvetica"/>
          <w:color w:val="000000"/>
          <w:sz w:val="18"/>
          <w:szCs w:val="18"/>
        </w:rPr>
        <w:t>  </w:t>
      </w:r>
    </w:p>
    <w:p w14:paraId="4AE701FC" w14:textId="77777777" w:rsidR="000731CD" w:rsidRPr="000731CD" w:rsidRDefault="000731CD" w:rsidP="0095308D">
      <w:pPr>
        <w:rPr>
          <w:rFonts w:ascii=".AppleSystemUIFont" w:hAnsi=".AppleSystemUIFont"/>
        </w:rPr>
      </w:pPr>
      <w:r w:rsidRPr="000731CD">
        <w:t>Nichole was hyperventilating. She was sobbing, her body rigid as a board. Her eyes were wide and unseeing. She was in full sensory meltdown.</w:t>
      </w:r>
      <w:r w:rsidRPr="000731CD">
        <w:rPr>
          <w:rFonts w:ascii="Helvetica" w:hAnsi="Helvetica"/>
          <w:color w:val="000000"/>
          <w:sz w:val="18"/>
          <w:szCs w:val="18"/>
        </w:rPr>
        <w:t>  </w:t>
      </w:r>
    </w:p>
    <w:p w14:paraId="1B43EE66" w14:textId="04AB3455" w:rsidR="000731CD" w:rsidRPr="000731CD" w:rsidRDefault="000731CD" w:rsidP="0095308D">
      <w:pPr>
        <w:rPr>
          <w:rFonts w:ascii=".AppleSystemUIFont" w:hAnsi=".AppleSystemUIFont"/>
        </w:rPr>
      </w:pPr>
      <w:r w:rsidRPr="000731CD">
        <w:t>"</w:t>
      </w:r>
      <w:r w:rsidR="0095308D">
        <w:t>Nikki</w:t>
      </w:r>
      <w:r w:rsidRPr="000731CD">
        <w:t xml:space="preserve">! </w:t>
      </w:r>
      <w:r w:rsidR="0095308D">
        <w:t>Nikki</w:t>
      </w:r>
      <w:r w:rsidRPr="000731CD">
        <w:t>, it's off! It's over!" Patrick yelled.</w:t>
      </w:r>
      <w:r w:rsidRPr="000731CD">
        <w:rPr>
          <w:rFonts w:ascii="Helvetica" w:hAnsi="Helvetica"/>
          <w:color w:val="000000"/>
          <w:sz w:val="18"/>
          <w:szCs w:val="18"/>
        </w:rPr>
        <w:t>  </w:t>
      </w:r>
    </w:p>
    <w:p w14:paraId="181D8E55" w14:textId="77777777" w:rsidR="000731CD" w:rsidRPr="000731CD" w:rsidRDefault="000731CD" w:rsidP="0095308D">
      <w:pPr>
        <w:rPr>
          <w:rFonts w:ascii=".AppleSystemUIFont" w:hAnsi=".AppleSystemUIFont"/>
        </w:rPr>
      </w:pPr>
      <w:r w:rsidRPr="000731CD">
        <w:t>She couldn't hear him. She was shaking so hard the wheelchair was vibrating.</w:t>
      </w:r>
      <w:r w:rsidRPr="000731CD">
        <w:rPr>
          <w:rFonts w:ascii="Helvetica" w:hAnsi="Helvetica"/>
          <w:color w:val="000000"/>
          <w:sz w:val="18"/>
          <w:szCs w:val="18"/>
        </w:rPr>
        <w:t>  </w:t>
      </w:r>
    </w:p>
    <w:p w14:paraId="40EA0D19" w14:textId="77777777" w:rsidR="000731CD" w:rsidRPr="000731CD" w:rsidRDefault="005244DD" w:rsidP="0095308D">
      <w:pPr>
        <w:rPr>
          <w:rFonts w:ascii=".AppleSystemUIFont" w:hAnsi=".AppleSystemUIFont"/>
        </w:rPr>
      </w:pPr>
      <w:r w:rsidRPr="005244DD">
        <w:t xml:space="preserve">Patrick didn't know </w:t>
      </w:r>
      <w:r w:rsidR="000731CD" w:rsidRPr="000731CD">
        <w:t>the official protocol. He hadn't been trained in "Safe Crisis Management." He just knew his sister.</w:t>
      </w:r>
    </w:p>
    <w:p w14:paraId="6E055717" w14:textId="77777777" w:rsidR="005244DD" w:rsidRPr="000731CD" w:rsidRDefault="005244DD" w:rsidP="005244DD">
      <w:pPr>
        <w:rPr>
          <w:rFonts w:ascii=".AppleSystemUIFont" w:hAnsi=".AppleSystemUIFont"/>
        </w:rPr>
      </w:pPr>
      <w:r w:rsidRPr="005244DD">
        <w:t>He needed to stop the shaking. He needed to hold her together.</w:t>
      </w:r>
    </w:p>
    <w:p w14:paraId="5DEAF37B" w14:textId="77777777" w:rsidR="005244DD" w:rsidRPr="000731CD" w:rsidRDefault="005244DD" w:rsidP="005244DD">
      <w:pPr>
        <w:rPr>
          <w:rFonts w:ascii=".AppleSystemUIFont" w:hAnsi=".AppleSystemUIFont"/>
        </w:rPr>
      </w:pPr>
      <w:r w:rsidRPr="005244DD">
        <w:t>He knelt in the grass. He wrapped his arms around her rigid torso.</w:t>
      </w:r>
      <w:r w:rsidR="000731CD" w:rsidRPr="000731CD">
        <w:rPr>
          <w:rFonts w:ascii="Helvetica" w:hAnsi="Helvetica"/>
          <w:color w:val="000000"/>
          <w:sz w:val="18"/>
          <w:szCs w:val="18"/>
        </w:rPr>
        <w:t>  </w:t>
      </w:r>
    </w:p>
    <w:p w14:paraId="198BA5B4" w14:textId="77777777" w:rsidR="000731CD" w:rsidRPr="000731CD" w:rsidRDefault="000731CD" w:rsidP="0095308D">
      <w:pPr>
        <w:rPr>
          <w:rFonts w:ascii=".AppleSystemUIFont" w:hAnsi=".AppleSystemUIFont"/>
        </w:rPr>
      </w:pPr>
      <w:r w:rsidRPr="000731CD">
        <w:t>And he squeezed.</w:t>
      </w:r>
    </w:p>
    <w:p w14:paraId="1D60B313" w14:textId="77777777" w:rsidR="000731CD" w:rsidRPr="000731CD" w:rsidRDefault="000731CD" w:rsidP="0095308D">
      <w:pPr>
        <w:rPr>
          <w:rFonts w:ascii=".AppleSystemUIFont" w:hAnsi=".AppleSystemUIFont"/>
        </w:rPr>
      </w:pPr>
      <w:r w:rsidRPr="000731CD">
        <w:t>He didn't just hug her. He put his entire 11-year-old strength into it. He locked his hands behind her back and pulled her hard against his chest. He buried his face in her neck.</w:t>
      </w:r>
      <w:r w:rsidRPr="000731CD">
        <w:rPr>
          <w:rFonts w:ascii="Helvetica" w:hAnsi="Helvetica"/>
          <w:color w:val="000000"/>
          <w:sz w:val="18"/>
          <w:szCs w:val="18"/>
        </w:rPr>
        <w:t>  </w:t>
      </w:r>
    </w:p>
    <w:p w14:paraId="21C29AB9" w14:textId="77777777" w:rsidR="000731CD" w:rsidRPr="000731CD" w:rsidRDefault="000731CD" w:rsidP="0095308D">
      <w:pPr>
        <w:rPr>
          <w:rFonts w:ascii=".AppleSystemUIFont" w:hAnsi=".AppleSystemUIFont"/>
        </w:rPr>
      </w:pPr>
      <w:r w:rsidRPr="000731CD">
        <w:t>"I got you," he gritted out. "I got you.".</w:t>
      </w:r>
      <w:r w:rsidRPr="000731CD">
        <w:rPr>
          <w:rFonts w:ascii="Helvetica" w:hAnsi="Helvetica"/>
          <w:color w:val="000000"/>
          <w:sz w:val="18"/>
          <w:szCs w:val="18"/>
        </w:rPr>
        <w:t>  </w:t>
      </w:r>
    </w:p>
    <w:p w14:paraId="41B6753D" w14:textId="77777777" w:rsidR="000731CD" w:rsidRPr="000731CD" w:rsidRDefault="000731CD" w:rsidP="0095308D">
      <w:pPr>
        <w:rPr>
          <w:rFonts w:ascii=".AppleSystemUIFont" w:hAnsi=".AppleSystemUIFont"/>
        </w:rPr>
      </w:pPr>
      <w:r w:rsidRPr="000731CD">
        <w:t>For ten seconds, her muscles were locked in a fight-or-flight spasm, hard as rock under his arms.</w:t>
      </w:r>
    </w:p>
    <w:p w14:paraId="0FBC6A52" w14:textId="77777777" w:rsidR="000731CD" w:rsidRPr="000731CD" w:rsidRDefault="000731CD" w:rsidP="0095308D">
      <w:pPr>
        <w:rPr>
          <w:rFonts w:ascii=".AppleSystemUIFont" w:hAnsi=".AppleSystemUIFont"/>
        </w:rPr>
      </w:pPr>
      <w:r w:rsidRPr="000731CD">
        <w:t>Then, Patrick felt the shift.</w:t>
      </w:r>
    </w:p>
    <w:p w14:paraId="4A47985E" w14:textId="77777777" w:rsidR="000731CD" w:rsidRPr="000731CD" w:rsidRDefault="000731CD" w:rsidP="0095308D">
      <w:pPr>
        <w:rPr>
          <w:rFonts w:ascii=".AppleSystemUIFont" w:hAnsi=".AppleSystemUIFont"/>
        </w:rPr>
      </w:pPr>
      <w:r w:rsidRPr="000731CD">
        <w:t>It wasn't a gradual relaxation. It was a collapse. The deep, crushing pressure acted like a mute button for her misfiring nerves. The weight of his arms drowned out the phantom noise of the alarm.</w:t>
      </w:r>
    </w:p>
    <w:p w14:paraId="37AD1A0D" w14:textId="77777777" w:rsidR="000731CD" w:rsidRPr="000731CD" w:rsidRDefault="000731CD" w:rsidP="0095308D">
      <w:pPr>
        <w:rPr>
          <w:rFonts w:ascii=".AppleSystemUIFont" w:hAnsi=".AppleSystemUIFont"/>
        </w:rPr>
      </w:pPr>
      <w:r w:rsidRPr="000731CD">
        <w:lastRenderedPageBreak/>
        <w:t>She stopped shaking.</w:t>
      </w:r>
    </w:p>
    <w:p w14:paraId="06CD3EA4" w14:textId="77777777" w:rsidR="000731CD" w:rsidRPr="000731CD" w:rsidRDefault="000731CD" w:rsidP="0095308D">
      <w:pPr>
        <w:rPr>
          <w:rFonts w:ascii=".AppleSystemUIFont" w:hAnsi=".AppleSystemUIFont"/>
        </w:rPr>
      </w:pPr>
      <w:r w:rsidRPr="000731CD">
        <w:t>Nichole pressed her face into the rough cotton of his t-shirt. She smelled the grass stains on his knees and the sweat of his sprint.</w:t>
      </w:r>
    </w:p>
    <w:p w14:paraId="0AE8CBDC" w14:textId="77777777" w:rsidR="000731CD" w:rsidRPr="000731CD" w:rsidRDefault="000731CD" w:rsidP="0095308D">
      <w:pPr>
        <w:rPr>
          <w:rFonts w:ascii=".AppleSystemUIFont" w:hAnsi=".AppleSystemUIFont"/>
        </w:rPr>
      </w:pPr>
      <w:r w:rsidRPr="000731CD">
        <w:t>It was the best feeling in the world.</w:t>
      </w:r>
    </w:p>
    <w:p w14:paraId="1FE165D4" w14:textId="77777777" w:rsidR="000731CD" w:rsidRPr="000731CD" w:rsidRDefault="000731CD" w:rsidP="0095308D">
      <w:pPr>
        <w:rPr>
          <w:rFonts w:ascii=".AppleSystemUIFont" w:hAnsi=".AppleSystemUIFont"/>
        </w:rPr>
      </w:pPr>
      <w:r w:rsidRPr="000731CD">
        <w:t>It wasn't just that the noise was gone. It was that he was there. The pressure of his arms felt like a wall being built around her, blocking out the chaos of the school. It felt like gravity.</w:t>
      </w:r>
    </w:p>
    <w:p w14:paraId="250C449E" w14:textId="77777777" w:rsidR="000731CD" w:rsidRPr="000731CD" w:rsidRDefault="000731CD" w:rsidP="0095308D">
      <w:pPr>
        <w:rPr>
          <w:rFonts w:ascii=".AppleSystemUIFont" w:hAnsi=".AppleSystemUIFont"/>
        </w:rPr>
      </w:pPr>
      <w:r w:rsidRPr="000731CD">
        <w:t>She let out a long, ragged sob, not of fear, but of relief.</w:t>
      </w:r>
    </w:p>
    <w:p w14:paraId="62B129A1" w14:textId="77777777" w:rsidR="000731CD" w:rsidRPr="000731CD" w:rsidRDefault="000731CD" w:rsidP="0095308D">
      <w:pPr>
        <w:rPr>
          <w:rFonts w:ascii=".AppleSystemUIFont" w:hAnsi=".AppleSystemUIFont"/>
        </w:rPr>
      </w:pPr>
      <w:r w:rsidRPr="000731CD">
        <w:t>She realized, with sudden clarity, that he was holding her pieces together.</w:t>
      </w:r>
    </w:p>
    <w:p w14:paraId="4196E339" w14:textId="77777777" w:rsidR="000731CD" w:rsidRPr="000731CD" w:rsidRDefault="000731CD" w:rsidP="0095308D">
      <w:pPr>
        <w:rPr>
          <w:rFonts w:ascii=".AppleSystemUIFont" w:hAnsi=".AppleSystemUIFont"/>
        </w:rPr>
      </w:pPr>
      <w:r w:rsidRPr="000731CD">
        <w:t>She needed to tell him. She couldn't speak, but she could squeeze.</w:t>
      </w:r>
    </w:p>
    <w:p w14:paraId="5497E476" w14:textId="77777777" w:rsidR="000731CD" w:rsidRPr="000731CD" w:rsidRDefault="000731CD" w:rsidP="0095308D">
      <w:pPr>
        <w:rPr>
          <w:rFonts w:ascii=".AppleSystemUIFont" w:hAnsi=".AppleSystemUIFont"/>
        </w:rPr>
      </w:pPr>
      <w:r w:rsidRPr="000731CD">
        <w:t>She fought the stiffness in her own arms. She reached up, locking her hands behind his neck. She squeezed back with every ounce of strength she had. She buried her nose in his shoulder, clinging to him like a lifeline.</w:t>
      </w:r>
    </w:p>
    <w:p w14:paraId="62246C24" w14:textId="77777777" w:rsidR="000731CD" w:rsidRPr="000731CD" w:rsidRDefault="000731CD" w:rsidP="0095308D">
      <w:pPr>
        <w:rPr>
          <w:rFonts w:ascii=".AppleSystemUIFont" w:hAnsi=".AppleSystemUIFont"/>
        </w:rPr>
      </w:pPr>
      <w:r w:rsidRPr="000731CD">
        <w:t>It was a desperate, physical "thank you." Don't let go.</w:t>
      </w:r>
    </w:p>
    <w:p w14:paraId="2A5582C9" w14:textId="77777777" w:rsidR="000731CD" w:rsidRPr="000731CD" w:rsidRDefault="000731CD" w:rsidP="0095308D">
      <w:pPr>
        <w:rPr>
          <w:rFonts w:ascii=".AppleSystemUIFont" w:hAnsi=".AppleSystemUIFont"/>
        </w:rPr>
      </w:pPr>
      <w:r w:rsidRPr="000731CD">
        <w:t>Patrick didn't let go. He stayed there, kneeling in the dirt, holding his sister while she held him back, anchored together while 600 students watched from the assembly lines.</w:t>
      </w:r>
      <w:r w:rsidRPr="000731CD">
        <w:rPr>
          <w:rFonts w:ascii="Helvetica" w:hAnsi="Helvetica"/>
          <w:color w:val="000000"/>
          <w:sz w:val="18"/>
          <w:szCs w:val="18"/>
        </w:rPr>
        <w:t>  </w:t>
      </w:r>
    </w:p>
    <w:p w14:paraId="2D872D77" w14:textId="605AAA27" w:rsidR="005244DD" w:rsidRPr="000731CD" w:rsidRDefault="005244DD" w:rsidP="005244DD">
      <w:pPr>
        <w:pStyle w:val="Heading4"/>
        <w:rPr>
          <w:rFonts w:ascii=".AppleSystemUIFont" w:eastAsiaTheme="minorEastAsia" w:hAnsi=".AppleSystemUIFont"/>
        </w:rPr>
      </w:pPr>
      <w:r w:rsidRPr="39068F0D">
        <w:rPr>
          <w:rFonts w:eastAsiaTheme="minorEastAsia"/>
        </w:rPr>
        <w:t>The Fallout</w:t>
      </w:r>
    </w:p>
    <w:p w14:paraId="38ED9980" w14:textId="651F5BC2" w:rsidR="005244DD" w:rsidRPr="005244DD" w:rsidRDefault="005244DD" w:rsidP="005244DD">
      <w:r w:rsidRPr="005244DD">
        <w:t>"PATRICK BENNETT!"</w:t>
      </w:r>
    </w:p>
    <w:p w14:paraId="08177151" w14:textId="43C8597F" w:rsidR="68E6DB1F" w:rsidRDefault="405A6EF6" w:rsidP="39068F0D">
      <w:r w:rsidRPr="39068F0D">
        <w:t>Principal Valenti was storming across the field, flanked by a frantic Mrs. Gable and a clipboard-wielding secretary. The grass was wet, and Valenti’s polished shoes were slipping, fueling his anger.</w:t>
      </w:r>
    </w:p>
    <w:p w14:paraId="2D2FF559" w14:textId="7310F741" w:rsidR="68E6DB1F" w:rsidRDefault="405A6EF6" w:rsidP="39068F0D">
      <w:r w:rsidRPr="39068F0D">
        <w:t>"You are out of your designated zone! You separated a special needs student from her assigned aide! Do you have any idea the liability you have just created?"</w:t>
      </w:r>
    </w:p>
    <w:p w14:paraId="269C2435" w14:textId="31945264" w:rsidR="68E6DB1F" w:rsidRDefault="405A6EF6" w:rsidP="39068F0D">
      <w:r w:rsidRPr="39068F0D">
        <w:t>Patrick didn't let go of Nichole. He stayed kneeling in the dirt, his arm locked around her shoulders. He looked up at the Principal. His eyes were red from the adrenaline, but his voice was ice cold.</w:t>
      </w:r>
    </w:p>
    <w:p w14:paraId="3A0F33D1" w14:textId="32748D6F" w:rsidR="005244DD" w:rsidRPr="005244DD" w:rsidRDefault="005244DD" w:rsidP="005244DD">
      <w:r w:rsidRPr="005244DD">
        <w:t>"She left her," Patrick said. "She left her by the lockers."</w:t>
      </w:r>
    </w:p>
    <w:p w14:paraId="67A6F744" w14:textId="178B8D0A" w:rsidR="005244DD" w:rsidRPr="005244DD" w:rsidRDefault="005244DD" w:rsidP="005244DD">
      <w:r w:rsidRPr="005244DD">
        <w:t xml:space="preserve">Mrs. </w:t>
      </w:r>
      <w:r w:rsidR="405A6EF6" w:rsidRPr="39068F0D">
        <w:t>Gable sputtered, wringing her hands. "I—I had to help Timothy! He tripped near the exit! I told her to wait right there</w:t>
      </w:r>
      <w:r w:rsidRPr="005244DD">
        <w:t>—"</w:t>
      </w:r>
    </w:p>
    <w:p w14:paraId="2DD4EC3B" w14:textId="4BE47254" w:rsidR="68E6DB1F" w:rsidRDefault="405A6EF6" w:rsidP="39068F0D">
      <w:r w:rsidRPr="39068F0D">
        <w:lastRenderedPageBreak/>
        <w:t>"You left her," Patrick repeated, cutting her off. He stood up slowly, placing himself physically between the Principal and his sister. "The alarm hurts her. You know that. And you left her."</w:t>
      </w:r>
    </w:p>
    <w:p w14:paraId="4512FACB" w14:textId="6BD0DC62" w:rsidR="68E6DB1F" w:rsidRDefault="405A6EF6" w:rsidP="39068F0D">
      <w:r w:rsidRPr="39068F0D">
        <w:t>Principal Valenti stiffened. He wasn't used to sixth graders interrupting him. He wasn't used to being glared at.</w:t>
      </w:r>
    </w:p>
    <w:p w14:paraId="6D812FA0" w14:textId="4373A461" w:rsidR="68E6DB1F" w:rsidRDefault="405A6EF6" w:rsidP="39068F0D">
      <w:r w:rsidRPr="39068F0D">
        <w:t>"That is enough, Mr. Bennett," Valenti snapped. "Mrs. Gable was following emergency triage protocols. You, however, abandoned your assigned class line. You disobeyed Mr. Henderson’s direct order to remain in formation. And now you are speaking to an administrator with a tone that I will not tolerate."</w:t>
      </w:r>
    </w:p>
    <w:p w14:paraId="3468FF6C" w14:textId="530DF685" w:rsidR="68E6DB1F" w:rsidRDefault="405A6EF6" w:rsidP="39068F0D">
      <w:r w:rsidRPr="39068F0D">
        <w:t>Valenti took a breath, smoothing his tie. He looked down at Patrick, offering the standard administrative plea deal.</w:t>
      </w:r>
    </w:p>
    <w:p w14:paraId="364AE45C" w14:textId="4417525F" w:rsidR="68E6DB1F" w:rsidRDefault="405A6EF6" w:rsidP="39068F0D">
      <w:r w:rsidRPr="39068F0D">
        <w:t>"Now. You are distraught. I understand that. If you apologize to Mrs. Gable for your outburst, and apologize to me for breaking safety protocol, we can write this off as a panic reaction. A warning. Go back to your line, Patrick."</w:t>
      </w:r>
    </w:p>
    <w:p w14:paraId="3A85A7D7" w14:textId="71313565" w:rsidR="68E6DB1F" w:rsidRDefault="405A6EF6" w:rsidP="39068F0D">
      <w:r w:rsidRPr="39068F0D">
        <w:t>Patrick looked at Mrs. Gable. She wasn't looking at Nichole. She was looking at the Principal, worried about her job.</w:t>
      </w:r>
    </w:p>
    <w:p w14:paraId="7EF1DCF0" w14:textId="36DA1D8D" w:rsidR="68E6DB1F" w:rsidRDefault="405A6EF6" w:rsidP="39068F0D">
      <w:r w:rsidRPr="39068F0D">
        <w:t>He looked at Nichole. She was slumped in her chair, exhausted but calm, watching him with wide, trusting eyes. She wasn't shaking anymore because he had stopped it.</w:t>
      </w:r>
    </w:p>
    <w:p w14:paraId="37572068" w14:textId="331FC50B" w:rsidR="68E6DB1F" w:rsidRDefault="405A6EF6" w:rsidP="39068F0D">
      <w:r w:rsidRPr="39068F0D">
        <w:t>If he apologized, he was admitting that saving her was wrong. He was admitting that leaving her in the hallway to scream was the "correct" protocol.</w:t>
      </w:r>
    </w:p>
    <w:p w14:paraId="49CEC838" w14:textId="47CCF356" w:rsidR="68E6DB1F" w:rsidRDefault="405A6EF6" w:rsidP="39068F0D">
      <w:r w:rsidRPr="39068F0D">
        <w:t>Patrick tightened his grip on the push handle of the wheelchair.</w:t>
      </w:r>
    </w:p>
    <w:p w14:paraId="560D0277" w14:textId="31143D73" w:rsidR="68E6DB1F" w:rsidRDefault="405A6EF6" w:rsidP="39068F0D">
      <w:r w:rsidRPr="39068F0D">
        <w:t>"No," Patrick said.</w:t>
      </w:r>
    </w:p>
    <w:p w14:paraId="1E624EC4" w14:textId="51C15183" w:rsidR="68E6DB1F" w:rsidRDefault="405A6EF6" w:rsidP="39068F0D">
      <w:r w:rsidRPr="39068F0D">
        <w:t>Valenti blinked. "Excuse me?"</w:t>
      </w:r>
    </w:p>
    <w:p w14:paraId="4D62404A" w14:textId="38C4BD5F" w:rsidR="68E6DB1F" w:rsidRDefault="405A6EF6" w:rsidP="39068F0D">
      <w:r w:rsidRPr="39068F0D">
        <w:t>"I'm not sorry," Patrick said, his voice steady. "I went back for her because nobody else did. If I stayed in line, she'd still be in there."</w:t>
      </w:r>
    </w:p>
    <w:p w14:paraId="106B619D" w14:textId="768644CA" w:rsidR="68E6DB1F" w:rsidRDefault="405A6EF6" w:rsidP="39068F0D">
      <w:r w:rsidRPr="39068F0D">
        <w:t>"You are refusing a direct instruction from your Principal?" Valenti’s face turned a darker shade of red.</w:t>
      </w:r>
    </w:p>
    <w:p w14:paraId="3B403A62" w14:textId="534B7ACB" w:rsidR="68E6DB1F" w:rsidRDefault="405A6EF6" w:rsidP="39068F0D">
      <w:r w:rsidRPr="39068F0D">
        <w:t>"I'm staying with my sister," Patrick said. "I'm not leaving her with them. Not again."</w:t>
      </w:r>
    </w:p>
    <w:p w14:paraId="37177EEE" w14:textId="4A7013B3" w:rsidR="68E6DB1F" w:rsidRDefault="405A6EF6" w:rsidP="39068F0D">
      <w:r w:rsidRPr="39068F0D">
        <w:t>The defiance was absolute. It wasn't the rebellion of a troublemaker; it was the conviction of a guardian.</w:t>
      </w:r>
    </w:p>
    <w:p w14:paraId="7AB4E54A" w14:textId="0FDC5739" w:rsidR="68E6DB1F" w:rsidRDefault="405A6EF6" w:rsidP="39068F0D">
      <w:r w:rsidRPr="39068F0D">
        <w:lastRenderedPageBreak/>
        <w:t>Valenti turned to the secretary. "Write it up," he barked. "Insubordination. Disruption of a safety drill. Refusal to follow administrative directives."</w:t>
      </w:r>
    </w:p>
    <w:p w14:paraId="485995B3" w14:textId="022AE609" w:rsidR="68E6DB1F" w:rsidRDefault="405A6EF6" w:rsidP="39068F0D">
      <w:r w:rsidRPr="39068F0D">
        <w:t>He turned back to Patrick.</w:t>
      </w:r>
    </w:p>
    <w:p w14:paraId="22666D29" w14:textId="1AFBFD77" w:rsidR="68E6DB1F" w:rsidRDefault="405A6EF6" w:rsidP="39068F0D">
      <w:r w:rsidRPr="39068F0D">
        <w:t>"Detention, Mr. Bennett. Two days. And we will be calling your parents immediately to discuss your refusal to follow basic school safety rules."</w:t>
      </w:r>
    </w:p>
    <w:p w14:paraId="73AC18D8" w14:textId="7E4DF57B" w:rsidR="68E6DB1F" w:rsidRDefault="405A6EF6" w:rsidP="39068F0D">
      <w:r w:rsidRPr="39068F0D">
        <w:t>"Good," Patrick said, unlocking the brakes on the Titan AeroMotion. "Call them."</w:t>
      </w:r>
    </w:p>
    <w:p w14:paraId="2429501D" w14:textId="01C7CD0D" w:rsidR="68E6DB1F" w:rsidRDefault="405A6EF6" w:rsidP="39068F0D">
      <w:r w:rsidRPr="39068F0D">
        <w:t>He turned the chair around, putting his back to the Principal, and pushed Nichole toward the far edge of the blacktop, away from the administration, away from the apology, and toward the only safety that mattered.</w:t>
      </w:r>
    </w:p>
    <w:p w14:paraId="789FDC44" w14:textId="5CFC0808" w:rsidR="405A6EF6" w:rsidRDefault="405A6EF6" w:rsidP="39068F0D">
      <w:pPr>
        <w:pStyle w:val="Heading4"/>
      </w:pPr>
      <w:r w:rsidRPr="39068F0D">
        <w:t>The Call, Time: 1</w:t>
      </w:r>
      <w:r w:rsidR="008D10B4">
        <w:t>2</w:t>
      </w:r>
      <w:r w:rsidRPr="39068F0D">
        <w:t xml:space="preserve">:30 </w:t>
      </w:r>
      <w:r w:rsidR="008D10B4">
        <w:t>P</w:t>
      </w:r>
      <w:r w:rsidRPr="39068F0D">
        <w:t>M Location: 1850 Delaney Street / Morrison Middle School Main Office</w:t>
      </w:r>
    </w:p>
    <w:p w14:paraId="09611DC5" w14:textId="77777777" w:rsidR="007A577E" w:rsidRPr="007A577E" w:rsidRDefault="007A577E" w:rsidP="007A577E">
      <w:r w:rsidRPr="007A577E">
        <w:t>The phone rang in the kitchen. Ellen Bennett picked it up, wiping flour from her hands.</w:t>
      </w:r>
    </w:p>
    <w:p w14:paraId="6DBFCA5B" w14:textId="77777777" w:rsidR="007A577E" w:rsidRPr="007A577E" w:rsidRDefault="007A577E" w:rsidP="007A577E">
      <w:r w:rsidRPr="007A577E">
        <w:t>"Mrs. Bennett? This is Morrison Middle School," the secretary’s voice was crisp and professional.</w:t>
      </w:r>
    </w:p>
    <w:p w14:paraId="71C3034F" w14:textId="77777777" w:rsidR="007A577E" w:rsidRPr="007A577E" w:rsidRDefault="007A577E" w:rsidP="007A577E">
      <w:r w:rsidRPr="007A577E">
        <w:t>"Is everything okay?" Ellen asked, her heart instantly jumping to Nichole. "Is it Nichole? Did she have a seizure?"</w:t>
      </w:r>
    </w:p>
    <w:p w14:paraId="6162F073" w14:textId="77777777" w:rsidR="007A577E" w:rsidRPr="007A577E" w:rsidRDefault="007A577E" w:rsidP="007A577E">
      <w:r w:rsidRPr="007A577E">
        <w:t>"Nichole is fine, Mrs. Bennett. Physically, at least. I'm calling about Patrick."</w:t>
      </w:r>
    </w:p>
    <w:p w14:paraId="2BAF4445" w14:textId="77777777" w:rsidR="007A577E" w:rsidRPr="007A577E" w:rsidRDefault="007A577E" w:rsidP="007A577E">
      <w:r w:rsidRPr="007A577E">
        <w:t>"Patrick?" Ellen frowned. Patrick never got in trouble.</w:t>
      </w:r>
    </w:p>
    <w:p w14:paraId="7DDAD265" w14:textId="77777777" w:rsidR="007A577E" w:rsidRPr="007A577E" w:rsidRDefault="007A577E" w:rsidP="007A577E">
      <w:r w:rsidRPr="007A577E">
        <w:t>"There was a fire drill this morning," the secretary explained. "Patrick refused to stay in his assigned line. He ran through the hallways during the evacuation. When Principal Valenti tried to correct him, Patrick became... very difficult. He refused to apologize for his insubordination."</w:t>
      </w:r>
    </w:p>
    <w:p w14:paraId="4EC669E5" w14:textId="77777777" w:rsidR="007A577E" w:rsidRPr="007A577E" w:rsidRDefault="007A577E" w:rsidP="007A577E">
      <w:r w:rsidRPr="007A577E">
        <w:t>"He ran through the halls?" Ellen asked, trying to square this with her rule-following son. "Why?"</w:t>
      </w:r>
    </w:p>
    <w:p w14:paraId="2CD9641D" w14:textId="77777777" w:rsidR="007A577E" w:rsidRPr="007A577E" w:rsidRDefault="007A577E" w:rsidP="007A577E">
      <w:r w:rsidRPr="007A577E">
        <w:t>"He claimed he was looking for Nichole," the secretary said dismissively. "Even though she was already with her assigned aide. He disrupted the entire drill. Mr. Valenti has assigned him two days of detention."</w:t>
      </w:r>
    </w:p>
    <w:p w14:paraId="2AE271EC" w14:textId="77777777" w:rsidR="007A577E" w:rsidRPr="007A577E" w:rsidRDefault="007A577E" w:rsidP="007A577E">
      <w:r w:rsidRPr="007A577E">
        <w:t xml:space="preserve">Ellen’s grip on the phone tightened. </w:t>
      </w:r>
      <w:r w:rsidRPr="007A577E">
        <w:rPr>
          <w:i/>
          <w:iCs/>
        </w:rPr>
        <w:t>Claimed he was looking for Nichole.</w:t>
      </w:r>
    </w:p>
    <w:p w14:paraId="4C3925DA" w14:textId="77777777" w:rsidR="007A577E" w:rsidRPr="007A577E" w:rsidRDefault="007A577E" w:rsidP="007A577E">
      <w:r w:rsidRPr="007A577E">
        <w:t>"I see," Ellen said slowly. "And Nichole? Where was she while he was 'disrupting' the drill?"</w:t>
      </w:r>
    </w:p>
    <w:p w14:paraId="476E0219" w14:textId="77777777" w:rsidR="007A577E" w:rsidRPr="007A577E" w:rsidRDefault="007A577E" w:rsidP="007A577E">
      <w:r w:rsidRPr="007A577E">
        <w:lastRenderedPageBreak/>
        <w:t>"Oh, she was... safely evacuated," the secretary said, her voice hitching with a slight, tell-tale hesitation. "But the point is Patrick's behavior. Mr. Valenti would like to meet with you and your husband to discuss Patrick's refusal to follow safety protocols."</w:t>
      </w:r>
    </w:p>
    <w:p w14:paraId="6253541E" w14:textId="77777777" w:rsidR="007A577E" w:rsidRPr="007A577E" w:rsidRDefault="007A577E" w:rsidP="007A577E">
      <w:r w:rsidRPr="007A577E">
        <w:t>Ellen froze. She didn't look at the clock anymore. She looked at the wall, her eyes narrowing.</w:t>
      </w:r>
    </w:p>
    <w:p w14:paraId="31CEF757" w14:textId="77777777" w:rsidR="007A577E" w:rsidRPr="007A577E" w:rsidRDefault="007A577E" w:rsidP="007A577E">
      <w:r w:rsidRPr="007A577E">
        <w:t>She knew that tone. It was the "Liability Pause." It was the sound of an administrator trying to skip over a detail that could get them sued.</w:t>
      </w:r>
    </w:p>
    <w:p w14:paraId="6BF3826B" w14:textId="77777777" w:rsidR="007A577E" w:rsidRPr="007A577E" w:rsidRDefault="007A577E" w:rsidP="007A577E">
      <w:r w:rsidRPr="007A577E">
        <w:rPr>
          <w:i/>
          <w:iCs/>
        </w:rPr>
        <w:t>Safely evacuated.</w:t>
      </w:r>
      <w:r w:rsidRPr="007A577E">
        <w:t xml:space="preserve"> Passive voice. Not </w:t>
      </w:r>
      <w:r w:rsidRPr="007A577E">
        <w:rPr>
          <w:i/>
          <w:iCs/>
        </w:rPr>
        <w:t>Mrs. Gable evacuated her</w:t>
      </w:r>
      <w:r w:rsidRPr="007A577E">
        <w:t xml:space="preserve">. Just </w:t>
      </w:r>
      <w:r w:rsidRPr="007A577E">
        <w:rPr>
          <w:i/>
          <w:iCs/>
        </w:rPr>
        <w:t>she was evacuated</w:t>
      </w:r>
      <w:r w:rsidRPr="007A577E">
        <w:t>.</w:t>
      </w:r>
    </w:p>
    <w:p w14:paraId="77DF3D73" w14:textId="77777777" w:rsidR="007A577E" w:rsidRPr="007A577E" w:rsidRDefault="007A577E" w:rsidP="007A577E">
      <w:r w:rsidRPr="007A577E">
        <w:t xml:space="preserve">A cold, horrific image flashed in Ellen's mind. The news footage from thirteen months ago. </w:t>
      </w:r>
      <w:r w:rsidRPr="007A577E">
        <w:rPr>
          <w:b/>
          <w:bCs/>
        </w:rPr>
        <w:t>Princess Anne High School.</w:t>
      </w:r>
      <w:r w:rsidRPr="007A577E">
        <w:t xml:space="preserve"> The flames shooting out of the library roof. The black smoke billowing across Virginia Beach. The news reports about how fast the fire had spread—an arson attack that had gutted the building in hours.</w:t>
      </w:r>
    </w:p>
    <w:p w14:paraId="4A456B46" w14:textId="77777777" w:rsidR="007A577E" w:rsidRPr="007A577E" w:rsidRDefault="007A577E" w:rsidP="007A577E">
      <w:r w:rsidRPr="007A577E">
        <w:t>If that had happened today...</w:t>
      </w:r>
    </w:p>
    <w:p w14:paraId="64313811" w14:textId="77777777" w:rsidR="007A577E" w:rsidRPr="007A577E" w:rsidRDefault="007A577E" w:rsidP="007A577E">
      <w:r w:rsidRPr="007A577E">
        <w:t>"Safety protocols," Ellen repeated, her voice dropping an octave. "You want to discuss safety protocols."</w:t>
      </w:r>
    </w:p>
    <w:p w14:paraId="4F40C3A2" w14:textId="77777777" w:rsidR="007A577E" w:rsidRPr="007A577E" w:rsidRDefault="007A577E" w:rsidP="007A577E">
      <w:r w:rsidRPr="007A577E">
        <w:t>"Yes," the secretary said, sounding relieved that Ellen seemed to be moving on. "Mr. Valenti has an opening at 2:30 PM, or tomorrow morning at—"</w:t>
      </w:r>
    </w:p>
    <w:p w14:paraId="029E076E" w14:textId="77777777" w:rsidR="007A577E" w:rsidRPr="007A577E" w:rsidRDefault="007A577E" w:rsidP="007A577E">
      <w:r w:rsidRPr="007A577E">
        <w:t>"I’m not asking for a slot," Ellen cut her off. The politeness vanished. "We live three blocks away. I am telling you that my husband and I will be there in ten minutes. And you will make sure Mrs. Gable is in that room."</w:t>
      </w:r>
    </w:p>
    <w:p w14:paraId="038FB7D1" w14:textId="77777777" w:rsidR="007A577E" w:rsidRPr="007A577E" w:rsidRDefault="007A577E" w:rsidP="007A577E">
      <w:r w:rsidRPr="007A577E">
        <w:t>"Mrs. Gable is very busy with—"</w:t>
      </w:r>
    </w:p>
    <w:p w14:paraId="3B8B90E4" w14:textId="77777777" w:rsidR="007A577E" w:rsidRPr="007A577E" w:rsidRDefault="007A577E" w:rsidP="007A577E">
      <w:r w:rsidRPr="007A577E">
        <w:t>"If Mrs. Gable is not in that room," Ellen said, gripping the receiver so hard her knuckles turned white, "I will be calling the Superintendent from your lobby. Do you understand?"</w:t>
      </w:r>
    </w:p>
    <w:p w14:paraId="74423BA1" w14:textId="77777777" w:rsidR="007A577E" w:rsidRPr="007A577E" w:rsidRDefault="007A577E" w:rsidP="007A577E">
      <w:r w:rsidRPr="007A577E">
        <w:t>There was a long, stunned silence on the other end.</w:t>
      </w:r>
    </w:p>
    <w:p w14:paraId="2BF684FA" w14:textId="77777777" w:rsidR="007A577E" w:rsidRPr="007A577E" w:rsidRDefault="007A577E" w:rsidP="007A577E">
      <w:r w:rsidRPr="007A577E">
        <w:t>"I... I will let Mr. Valenti know," the secretary stammered.</w:t>
      </w:r>
    </w:p>
    <w:p w14:paraId="2B583D78" w14:textId="77777777" w:rsidR="007A577E" w:rsidRPr="007A577E" w:rsidRDefault="007A577E" w:rsidP="007A577E">
      <w:r w:rsidRPr="007A577E">
        <w:t>"Do that," Ellen said.</w:t>
      </w:r>
    </w:p>
    <w:p w14:paraId="733AE57B" w14:textId="77777777" w:rsidR="007A577E" w:rsidRPr="007A577E" w:rsidRDefault="007A577E" w:rsidP="007A577E">
      <w:r w:rsidRPr="007A577E">
        <w:t>She slammed the phone back onto the cradle. The plastic rattled against the wall.</w:t>
      </w:r>
    </w:p>
    <w:p w14:paraId="35828510" w14:textId="77777777" w:rsidR="007A577E" w:rsidRPr="007A577E" w:rsidRDefault="007A577E" w:rsidP="007A577E">
      <w:r w:rsidRPr="007A577E">
        <w:t>She stood there for a moment, breathing hard. Her maternal radar was screaming. Patrick didn't run through halls for fun. Patrick didn't defy adults for sport.</w:t>
      </w:r>
    </w:p>
    <w:p w14:paraId="6B378782" w14:textId="77777777" w:rsidR="007A577E" w:rsidRPr="007A577E" w:rsidRDefault="007A577E" w:rsidP="007A577E">
      <w:r w:rsidRPr="007A577E">
        <w:lastRenderedPageBreak/>
        <w:t>If Patrick had "disrupted" the drill, it was because the drill was broken. And if the drill was broken in a district that had just lost a high school to arson, then the school wasn't just incompetent. It was dangerous.</w:t>
      </w:r>
    </w:p>
    <w:p w14:paraId="4C56781E" w14:textId="77777777" w:rsidR="007A577E" w:rsidRPr="007A577E" w:rsidRDefault="007A577E" w:rsidP="007A577E">
      <w:r w:rsidRPr="007A577E">
        <w:t>The back door opened. Tom walked in, loosening his tie, home for his lunch break.</w:t>
      </w:r>
    </w:p>
    <w:p w14:paraId="2C4AF456" w14:textId="77777777" w:rsidR="007A577E" w:rsidRPr="007A577E" w:rsidRDefault="007A577E" w:rsidP="007A577E">
      <w:r w:rsidRPr="007A577E">
        <w:t>He saw Ellen’s face. He stopped.</w:t>
      </w:r>
    </w:p>
    <w:p w14:paraId="528C4E20" w14:textId="77777777" w:rsidR="007A577E" w:rsidRPr="007A577E" w:rsidRDefault="007A577E" w:rsidP="007A577E">
      <w:r w:rsidRPr="007A577E">
        <w:t>"What?" Tom asked, his voice instantly shifting from husband to protector. "Who is it?"</w:t>
      </w:r>
    </w:p>
    <w:p w14:paraId="6B9DF505" w14:textId="77777777" w:rsidR="007A577E" w:rsidRPr="007A577E" w:rsidRDefault="007A577E" w:rsidP="007A577E">
      <w:r w:rsidRPr="007A577E">
        <w:t>"The school," Ellen said, turning to him. "They gave Patrick detention."</w:t>
      </w:r>
    </w:p>
    <w:p w14:paraId="25CDA107" w14:textId="77777777" w:rsidR="007A577E" w:rsidRPr="007A577E" w:rsidRDefault="007A577E" w:rsidP="007A577E">
      <w:r w:rsidRPr="007A577E">
        <w:t>"Patrick?" Tom frowned. "For what?"</w:t>
      </w:r>
    </w:p>
    <w:p w14:paraId="5CA745B5" w14:textId="097FD088" w:rsidR="007A577E" w:rsidRPr="007A577E" w:rsidRDefault="007A577E" w:rsidP="007A577E">
      <w:r w:rsidRPr="007A577E">
        <w:t xml:space="preserve">"For 'insubordination' during </w:t>
      </w:r>
      <w:r w:rsidR="002937C6">
        <w:t>a</w:t>
      </w:r>
      <w:r w:rsidRPr="007A577E">
        <w:t xml:space="preserve"> fire drill," Ellen said. "They said he refused to stay in line. They said he ran off."</w:t>
      </w:r>
    </w:p>
    <w:p w14:paraId="182A2B7D" w14:textId="77777777" w:rsidR="007A577E" w:rsidRPr="007A577E" w:rsidRDefault="007A577E" w:rsidP="007A577E">
      <w:r w:rsidRPr="007A577E">
        <w:t>Tom laughed, a short, disbelief sound. "Patrick? He follows rules better than the teachers do. Why did he run?"</w:t>
      </w:r>
    </w:p>
    <w:p w14:paraId="24D3221E" w14:textId="77777777" w:rsidR="007A577E" w:rsidRPr="007A577E" w:rsidRDefault="007A577E" w:rsidP="007A577E">
      <w:r w:rsidRPr="007A577E">
        <w:t>"He said he was looking for Nichole," Ellen said.</w:t>
      </w:r>
    </w:p>
    <w:p w14:paraId="52D0AC38" w14:textId="77777777" w:rsidR="007A577E" w:rsidRPr="007A577E" w:rsidRDefault="007A577E" w:rsidP="007A577E">
      <w:r w:rsidRPr="007A577E">
        <w:t>Tom’s smile vanished.</w:t>
      </w:r>
    </w:p>
    <w:p w14:paraId="2A6BB996" w14:textId="77777777" w:rsidR="007A577E" w:rsidRPr="007A577E" w:rsidRDefault="007A577E" w:rsidP="007A577E">
      <w:r w:rsidRPr="007A577E">
        <w:t>"And the secretary," Ellen continued, walking over to grab her purse, "got very, very nervous when I asked who actually got Nichole out of the building."</w:t>
      </w:r>
    </w:p>
    <w:p w14:paraId="01BB6FC9" w14:textId="77777777" w:rsidR="007A577E" w:rsidRPr="007A577E" w:rsidRDefault="007A577E" w:rsidP="007A577E">
      <w:r w:rsidRPr="007A577E">
        <w:t>Tom looked at the car keys on the counter. He picked them up.</w:t>
      </w:r>
    </w:p>
    <w:p w14:paraId="0EBC1FA7" w14:textId="77777777" w:rsidR="007A577E" w:rsidRPr="007A577E" w:rsidRDefault="007A577E" w:rsidP="007A577E">
      <w:r w:rsidRPr="007A577E">
        <w:t>He thought about Princess Anne High School. He thought about the charred skeleton of that building that he drove past every week. He thought about his daughter, who couldn't walk, sitting in a classroom while an alarm rang.</w:t>
      </w:r>
    </w:p>
    <w:p w14:paraId="621714E6" w14:textId="77777777" w:rsidR="007A577E" w:rsidRPr="007A577E" w:rsidRDefault="007A577E" w:rsidP="007A577E">
      <w:r w:rsidRPr="007A577E">
        <w:t>"1:00 PM?" Tom asked.</w:t>
      </w:r>
    </w:p>
    <w:p w14:paraId="2A89941F" w14:textId="77777777" w:rsidR="007A577E" w:rsidRPr="007A577E" w:rsidRDefault="007A577E" w:rsidP="007A577E">
      <w:r w:rsidRPr="007A577E">
        <w:t>"Now," Ellen said. "We're going now."</w:t>
      </w:r>
    </w:p>
    <w:p w14:paraId="7B04378F" w14:textId="77777777" w:rsidR="007A577E" w:rsidRPr="007A577E" w:rsidRDefault="007A577E" w:rsidP="007A577E">
      <w:r w:rsidRPr="007A577E">
        <w:t>"Let's go," Tom said. "I'm driving."</w:t>
      </w:r>
    </w:p>
    <w:p w14:paraId="225881FF" w14:textId="6033F246" w:rsidR="007A577E" w:rsidRPr="007A577E" w:rsidRDefault="007A577E" w:rsidP="007A577E">
      <w:r w:rsidRPr="007A577E">
        <w:t>They walked out the door. They didn't even get in the car. They walked briskly down the driveway and turned left toward the school, covering the three blocks faster than they could have driven. They were a two-person storm front, moving toward Morrison Middle School to tear it apart.</w:t>
      </w:r>
    </w:p>
    <w:p w14:paraId="26089D4D" w14:textId="10B28DAB" w:rsidR="48A3914D" w:rsidRDefault="48A3914D" w:rsidP="39068F0D">
      <w:pPr>
        <w:pStyle w:val="Heading4"/>
      </w:pPr>
      <w:r w:rsidRPr="39068F0D">
        <w:lastRenderedPageBreak/>
        <w:t>The Reckoning</w:t>
      </w:r>
      <w:r w:rsidR="3BCA822F" w:rsidRPr="39068F0D">
        <w:t xml:space="preserve">, </w:t>
      </w:r>
      <w:r w:rsidRPr="39068F0D">
        <w:t>Time: 1:00 PM Location: Principal’s Conference Room, Morrison Middle School</w:t>
      </w:r>
    </w:p>
    <w:p w14:paraId="3C485B68" w14:textId="77777777" w:rsidR="48A3914D" w:rsidRDefault="48A3914D" w:rsidP="39068F0D">
      <w:r w:rsidRPr="39068F0D">
        <w:t>The conference room was air-conditioned to a frigid temperature. In the center was a long mahogany table.</w:t>
      </w:r>
    </w:p>
    <w:p w14:paraId="3EE785AA" w14:textId="77777777" w:rsidR="48A3914D" w:rsidRDefault="48A3914D" w:rsidP="39068F0D">
      <w:r w:rsidRPr="39068F0D">
        <w:t>On one side sat Principal Valenti. He looked composed, his hands clasped over a file folder. Next to him sat Mrs. Gable. She looked smaller than usual, her eyes darting between the Principal and the door.</w:t>
      </w:r>
    </w:p>
    <w:p w14:paraId="52FF9F47" w14:textId="77777777" w:rsidR="48A3914D" w:rsidRDefault="48A3914D" w:rsidP="39068F0D">
      <w:r w:rsidRPr="39068F0D">
        <w:t>The door banged open.</w:t>
      </w:r>
    </w:p>
    <w:p w14:paraId="338E3C70" w14:textId="77777777" w:rsidR="48A3914D" w:rsidRDefault="48A3914D" w:rsidP="39068F0D">
      <w:r w:rsidRPr="39068F0D">
        <w:t>Tom and Ellen Bennett didn't wait to be invited in. They walked straight to the empty chairs on the opposite side of the table. They didn't sit back; they sat forward, elbows on the wood, presenting a united front of parental suspicion.</w:t>
      </w:r>
    </w:p>
    <w:p w14:paraId="72B15FC3" w14:textId="77777777" w:rsidR="48A3914D" w:rsidRDefault="48A3914D" w:rsidP="39068F0D">
      <w:r w:rsidRPr="39068F0D">
        <w:t>"Thank you for coming on such short notice," Valenti began, using his smooth, practiced administrator voice. "I know this is distressing. Patrick is usually such a well-behaved student. That is why this outburst was so shocking."</w:t>
      </w:r>
    </w:p>
    <w:p w14:paraId="19B3BC32" w14:textId="77777777" w:rsidR="48A3914D" w:rsidRDefault="48A3914D" w:rsidP="39068F0D">
      <w:r w:rsidRPr="39068F0D">
        <w:t>"Where are they?" Ellen interrupted. Her voice wasn't loud, but it cut through Valenti's speech like a knife.</w:t>
      </w:r>
    </w:p>
    <w:p w14:paraId="1F47837D" w14:textId="77777777" w:rsidR="48A3914D" w:rsidRDefault="48A3914D" w:rsidP="39068F0D">
      <w:r w:rsidRPr="39068F0D">
        <w:t>"Excuse me?" Valenti blinked.</w:t>
      </w:r>
    </w:p>
    <w:p w14:paraId="158C042A" w14:textId="77777777" w:rsidR="48A3914D" w:rsidRDefault="48A3914D" w:rsidP="39068F0D">
      <w:r w:rsidRPr="39068F0D">
        <w:t>"My children," Ellen said. "Patrick and Nichole. Where are they?"</w:t>
      </w:r>
    </w:p>
    <w:p w14:paraId="37888A1D" w14:textId="77777777" w:rsidR="48A3914D" w:rsidRDefault="48A3914D" w:rsidP="39068F0D">
      <w:r w:rsidRPr="39068F0D">
        <w:t>"They are in their respective holding areas," Valenti said, gesturing vaguely. "Patrick is in the detention office, and Nichole has been returned to her third-period class with a substitute aide. We thought it best to discuss the disciplinary measures adult-to-adult before bringing them—"</w:t>
      </w:r>
    </w:p>
    <w:p w14:paraId="0C273F9F" w14:textId="77777777" w:rsidR="48A3914D" w:rsidRDefault="48A3914D" w:rsidP="39068F0D">
      <w:r w:rsidRPr="39068F0D">
        <w:t>"No," Tom said. The word was heavy and final. "Get them. Now."</w:t>
      </w:r>
    </w:p>
    <w:p w14:paraId="58C07C5E" w14:textId="77777777" w:rsidR="48A3914D" w:rsidRDefault="48A3914D" w:rsidP="39068F0D">
      <w:r w:rsidRPr="39068F0D">
        <w:t>"Mr. Bennett, surely we can establish the facts first—"</w:t>
      </w:r>
    </w:p>
    <w:p w14:paraId="6B701888" w14:textId="77777777" w:rsidR="48A3914D" w:rsidRDefault="48A3914D" w:rsidP="39068F0D">
      <w:r w:rsidRPr="39068F0D">
        <w:t>"I don't trust your facts," Tom said, his voice dropping to a low, dangerous rumble. "I want to hear it from my son. And I want to hear it from my daughter. Bring them in here, or we walk out and come back with a lawyer."</w:t>
      </w:r>
    </w:p>
    <w:p w14:paraId="466A194F" w14:textId="77777777" w:rsidR="48A3914D" w:rsidRDefault="48A3914D" w:rsidP="39068F0D">
      <w:r w:rsidRPr="39068F0D">
        <w:t>Valenti stiffened. He looked at the secretary standing by the door. He gave a curt nod. "Fetch them."</w:t>
      </w:r>
    </w:p>
    <w:p w14:paraId="6F59C7EF" w14:textId="77777777" w:rsidR="48A3914D" w:rsidRDefault="48A3914D" w:rsidP="39068F0D">
      <w:r w:rsidRPr="39068F0D">
        <w:t>The room sat in tense silence for three minutes. Mrs. Gable stared at her hands, picking at a loose thread on her sweater. Valenti tapped a pen against his folder. Tom and Ellen didn't move. They just stared at the aide.</w:t>
      </w:r>
    </w:p>
    <w:p w14:paraId="62580CAA" w14:textId="77777777" w:rsidR="48A3914D" w:rsidRDefault="48A3914D" w:rsidP="39068F0D">
      <w:r w:rsidRPr="39068F0D">
        <w:lastRenderedPageBreak/>
        <w:t>The door opened again.</w:t>
      </w:r>
    </w:p>
    <w:p w14:paraId="66EAC4B9" w14:textId="77777777" w:rsidR="48A3914D" w:rsidRDefault="48A3914D" w:rsidP="39068F0D">
      <w:r w:rsidRPr="39068F0D">
        <w:t>Patrick walked in first. He looked tired, his shoulders slumped, bracing himself for a scolding. But when he saw his parents, he didn't see anger. He saw reinforcements.</w:t>
      </w:r>
    </w:p>
    <w:p w14:paraId="5789EDC8" w14:textId="77777777" w:rsidR="48A3914D" w:rsidRDefault="48A3914D" w:rsidP="39068F0D">
      <w:r w:rsidRPr="39068F0D">
        <w:t xml:space="preserve">Behind him, a substitute aide pushed the purple </w:t>
      </w:r>
      <w:r>
        <w:rPr>
          <w:b/>
        </w:rPr>
        <w:t>Titan AeroMotion Lite</w:t>
      </w:r>
      <w:r w:rsidRPr="39068F0D">
        <w:t>. Nichole sat rigid in the frame. Her eyes were wide behind her glasses, scanning the room for threats.</w:t>
      </w:r>
    </w:p>
    <w:p w14:paraId="6174062B" w14:textId="77777777" w:rsidR="48A3914D" w:rsidRDefault="48A3914D" w:rsidP="39068F0D">
      <w:r w:rsidRPr="39068F0D">
        <w:t>"Come here," Ellen said softly, gesturing to the space next to her.</w:t>
      </w:r>
    </w:p>
    <w:p w14:paraId="3B1D8AC5" w14:textId="77777777" w:rsidR="48A3914D" w:rsidRDefault="48A3914D" w:rsidP="39068F0D">
      <w:r w:rsidRPr="39068F0D">
        <w:t>Patrick walked over and stood by his father. He took the handles of Nichole’s chair and parked her right next to his mother. The family was a phalanx on one side of the table; the administration was on the other.</w:t>
      </w:r>
    </w:p>
    <w:p w14:paraId="776177A9" w14:textId="77777777" w:rsidR="48A3914D" w:rsidRDefault="48A3914D" w:rsidP="39068F0D">
      <w:r w:rsidRPr="39068F0D">
        <w:t>"Okay," Tom said, turning to Patrick. He didn't look at the Principal. "Tell us what happened. From the beginning."</w:t>
      </w:r>
    </w:p>
    <w:p w14:paraId="71389543" w14:textId="77777777" w:rsidR="48A3914D" w:rsidRDefault="48A3914D" w:rsidP="39068F0D">
      <w:r w:rsidRPr="39068F0D">
        <w:t>"He broke formation," Valenti interjected quickly. "He ran through a crowded corridor during—"</w:t>
      </w:r>
    </w:p>
    <w:p w14:paraId="22C329BF" w14:textId="77777777" w:rsidR="48A3914D" w:rsidRDefault="48A3914D" w:rsidP="39068F0D">
      <w:r w:rsidRPr="39068F0D">
        <w:t>"I am talking to my son," Tom silenced the Principal without even looking at him. "Patrick. Go."</w:t>
      </w:r>
    </w:p>
    <w:p w14:paraId="34254859" w14:textId="77777777" w:rsidR="48A3914D" w:rsidRDefault="48A3914D" w:rsidP="39068F0D">
      <w:r w:rsidRPr="39068F0D">
        <w:t>Patrick took a breath. He looked at Mrs. Gable.</w:t>
      </w:r>
    </w:p>
    <w:p w14:paraId="15554E82" w14:textId="77777777" w:rsidR="48A3914D" w:rsidRDefault="48A3914D" w:rsidP="39068F0D">
      <w:r w:rsidRPr="39068F0D">
        <w:t>"The alarm went off," Patrick said. "It was loud. The old horns. I went out with Mr. Henderson's class. I looked for the East Wing line. I saw Mrs. Gable."</w:t>
      </w:r>
    </w:p>
    <w:p w14:paraId="04B19258" w14:textId="77777777" w:rsidR="48A3914D" w:rsidRDefault="48A3914D" w:rsidP="39068F0D">
      <w:r w:rsidRPr="39068F0D">
        <w:t>He paused.</w:t>
      </w:r>
    </w:p>
    <w:p w14:paraId="2B47E787" w14:textId="77777777" w:rsidR="48A3914D" w:rsidRDefault="48A3914D" w:rsidP="39068F0D">
      <w:r w:rsidRPr="39068F0D">
        <w:t>"But she didn't have Nikki."</w:t>
      </w:r>
    </w:p>
    <w:p w14:paraId="0089EA4F" w14:textId="77777777" w:rsidR="48A3914D" w:rsidRDefault="48A3914D" w:rsidP="39068F0D">
      <w:r w:rsidRPr="39068F0D">
        <w:t>Ellen’s hand tightened on Nichole’s armrest.</w:t>
      </w:r>
    </w:p>
    <w:p w14:paraId="45EE7805" w14:textId="77777777" w:rsidR="48A3914D" w:rsidRDefault="48A3914D" w:rsidP="39068F0D">
      <w:r w:rsidRPr="39068F0D">
        <w:t>"I saw Mrs. Gable helping Timothy," Patrick continued, his voice steadying. "He's on crutches. He tripped. So I ran back. I found Nikki by the lockers."</w:t>
      </w:r>
    </w:p>
    <w:p w14:paraId="687F2ECF" w14:textId="77777777" w:rsidR="48A3914D" w:rsidRDefault="48A3914D" w:rsidP="39068F0D">
      <w:r w:rsidRPr="39068F0D">
        <w:t>"She was alone?" Ellen asked.</w:t>
      </w:r>
    </w:p>
    <w:p w14:paraId="72339C14" w14:textId="77777777" w:rsidR="48A3914D" w:rsidRDefault="48A3914D" w:rsidP="39068F0D">
      <w:r w:rsidRPr="39068F0D">
        <w:t>"Yes," Patrick said. "She was screaming. Her legs were locked out. She was hitting her head on the backrest. The horn was right above her."</w:t>
      </w:r>
    </w:p>
    <w:p w14:paraId="40F7A626" w14:textId="77777777" w:rsidR="48A3914D" w:rsidRDefault="48A3914D" w:rsidP="39068F0D">
      <w:r w:rsidRPr="39068F0D">
        <w:t>"I... I instructed her to wait," Mrs. Gable stammered, finally speaking up. "It was triage. Timothy was on the floor. I had to get him out. I told Nichole to stay put and I would come back."</w:t>
      </w:r>
    </w:p>
    <w:p w14:paraId="77ADD572" w14:textId="77777777" w:rsidR="48A3914D" w:rsidRDefault="48A3914D" w:rsidP="39068F0D">
      <w:r w:rsidRPr="39068F0D">
        <w:t xml:space="preserve">Nichole made a sound—a sharp, guttural </w:t>
      </w:r>
      <w:r>
        <w:rPr>
          <w:i/>
        </w:rPr>
        <w:t>gah!</w:t>
      </w:r>
      <w:r w:rsidRPr="39068F0D">
        <w:t xml:space="preserve"> of pure frustration.</w:t>
      </w:r>
    </w:p>
    <w:p w14:paraId="62E267DB" w14:textId="77777777" w:rsidR="48A3914D" w:rsidRDefault="48A3914D" w:rsidP="39068F0D">
      <w:r w:rsidRPr="39068F0D">
        <w:lastRenderedPageBreak/>
        <w:t xml:space="preserve">She reached for the device mounted to her tray. </w:t>
      </w:r>
      <w:r w:rsidR="005B7162">
        <w:t xml:space="preserve">It wasn't the high-tech laptop she would have in high school. It was the </w:t>
      </w:r>
      <w:r w:rsidR="005B7162">
        <w:rPr>
          <w:b/>
          <w:bCs/>
        </w:rPr>
        <w:t>DynaVox 2c</w:t>
      </w:r>
      <w:r w:rsidR="005B7162">
        <w:t>—</w:t>
      </w:r>
      <w:r w:rsidRPr="39068F0D">
        <w:t>a heavy, grey box with a grid of static icons and a small LCD screen. It was slow, clunky, and had a robotic, synthesized voice that sounded nothing like her.</w:t>
      </w:r>
    </w:p>
    <w:p w14:paraId="22B7168D" w14:textId="77777777" w:rsidR="48A3914D" w:rsidRDefault="48A3914D" w:rsidP="39068F0D">
      <w:r w:rsidRPr="39068F0D">
        <w:t>But it was loud.</w:t>
      </w:r>
    </w:p>
    <w:p w14:paraId="64E8D877" w14:textId="77777777" w:rsidR="48A3914D" w:rsidRDefault="48A3914D" w:rsidP="39068F0D">
      <w:r w:rsidRPr="39068F0D">
        <w:t xml:space="preserve">She hit the button for </w:t>
      </w:r>
      <w:r>
        <w:rPr>
          <w:b/>
        </w:rPr>
        <w:t>NO</w:t>
      </w:r>
      <w:r w:rsidRPr="39068F0D">
        <w:t>.</w:t>
      </w:r>
    </w:p>
    <w:p w14:paraId="53C544BD" w14:textId="77777777" w:rsidR="48A3914D" w:rsidRDefault="48A3914D" w:rsidP="39068F0D">
      <w:r>
        <w:rPr>
          <w:b/>
        </w:rPr>
        <w:t>"NO."</w:t>
      </w:r>
    </w:p>
    <w:p w14:paraId="51EAFBFF" w14:textId="77777777" w:rsidR="48A3914D" w:rsidRDefault="48A3914D" w:rsidP="39068F0D">
      <w:r w:rsidRPr="39068F0D">
        <w:t>The mechanical voice startled Valenti.</w:t>
      </w:r>
    </w:p>
    <w:p w14:paraId="3ED250B6" w14:textId="77777777" w:rsidR="48A3914D" w:rsidRDefault="48A3914D" w:rsidP="39068F0D">
      <w:r w:rsidRPr="39068F0D">
        <w:t>Nichole glared at Mrs. Gable. She raised her hand—her left hand, which she had better control over. She pointed a shaking finger at the aide. Then she pointed at the door.</w:t>
      </w:r>
    </w:p>
    <w:p w14:paraId="256F1F40" w14:textId="77777777" w:rsidR="48A3914D" w:rsidRDefault="48A3914D" w:rsidP="39068F0D">
      <w:r w:rsidRPr="39068F0D">
        <w:t xml:space="preserve">She made a sweeping motion with her arm. </w:t>
      </w:r>
      <w:r>
        <w:rPr>
          <w:i/>
        </w:rPr>
        <w:t>Gone.</w:t>
      </w:r>
    </w:p>
    <w:p w14:paraId="330E9884" w14:textId="77777777" w:rsidR="48A3914D" w:rsidRDefault="48A3914D" w:rsidP="39068F0D">
      <w:r w:rsidRPr="39068F0D">
        <w:t>She tapped the device again. She navigated to the feelings page.</w:t>
      </w:r>
    </w:p>
    <w:p w14:paraId="51FDD79E" w14:textId="77777777" w:rsidR="48A3914D" w:rsidRDefault="48A3914D" w:rsidP="39068F0D">
      <w:r>
        <w:rPr>
          <w:b/>
        </w:rPr>
        <w:t>"SCARED."</w:t>
      </w:r>
    </w:p>
    <w:p w14:paraId="1245B62C" w14:textId="77777777" w:rsidR="48A3914D" w:rsidRDefault="48A3914D" w:rsidP="39068F0D">
      <w:r w:rsidRPr="39068F0D">
        <w:t xml:space="preserve">She looked at her mother. She tapped her chest, then tapped the table rapidly. </w:t>
      </w:r>
      <w:r>
        <w:rPr>
          <w:i/>
        </w:rPr>
        <w:t>Me. Here.</w:t>
      </w:r>
    </w:p>
    <w:p w14:paraId="176A6D6F" w14:textId="77777777" w:rsidR="48A3914D" w:rsidRDefault="48A3914D" w:rsidP="39068F0D">
      <w:r>
        <w:rPr>
          <w:b/>
        </w:rPr>
        <w:t>"ALONE."</w:t>
      </w:r>
    </w:p>
    <w:p w14:paraId="68F4FEAF" w14:textId="77777777" w:rsidR="48A3914D" w:rsidRDefault="48A3914D" w:rsidP="39068F0D">
      <w:r w:rsidRPr="39068F0D">
        <w:t>"You left her," Tom said, translating the physical cues he had spent eleven years learning. "You prioritized the student who could walk, and you left the child in the wheelchair trapped in the building."</w:t>
      </w:r>
    </w:p>
    <w:p w14:paraId="19DB64BB" w14:textId="77777777" w:rsidR="48A3914D" w:rsidRDefault="48A3914D" w:rsidP="39068F0D">
      <w:r w:rsidRPr="39068F0D">
        <w:t>"I was coming back!" Mrs. Gable cried. "The crowd pushed me out! I couldn't get back upstream!"</w:t>
      </w:r>
    </w:p>
    <w:p w14:paraId="10B415A8" w14:textId="77777777" w:rsidR="48A3914D" w:rsidRDefault="48A3914D" w:rsidP="39068F0D">
      <w:r w:rsidRPr="39068F0D">
        <w:t xml:space="preserve">"So she </w:t>
      </w:r>
      <w:r>
        <w:rPr>
          <w:i/>
        </w:rPr>
        <w:t>was</w:t>
      </w:r>
      <w:r w:rsidRPr="39068F0D">
        <w:t xml:space="preserve"> trapped," Ellen said, her voice trembling with fury. "If there had been a real fire, she would have burned."</w:t>
      </w:r>
    </w:p>
    <w:p w14:paraId="67AF7897" w14:textId="77777777" w:rsidR="48A3914D" w:rsidRDefault="48A3914D" w:rsidP="39068F0D">
      <w:r w:rsidRPr="39068F0D">
        <w:t>"But there wasn't a fire!" Valenti snapped, losing his cool. "It was a drill! And Patrick violated the safety perimeter! He put himself at risk running back into the building!"</w:t>
      </w:r>
    </w:p>
    <w:p w14:paraId="51B2194A" w14:textId="77777777" w:rsidR="005B7162" w:rsidRDefault="005B7162" w:rsidP="005B7162">
      <w:r>
        <w:t>"</w:t>
      </w:r>
      <w:r>
        <w:rPr>
          <w:b/>
          <w:bCs/>
        </w:rPr>
        <w:t>IT WAS A DRILL!</w:t>
      </w:r>
      <w:r>
        <w:t>" Tom roared.</w:t>
      </w:r>
    </w:p>
    <w:p w14:paraId="3880FCF5" w14:textId="77777777" w:rsidR="005B7162" w:rsidRDefault="005B7162" w:rsidP="005B7162">
      <w:r>
        <w:t>He slammed his hand on the mahogany table. The sound echoed like a gunshot. Valenti jumped. Mrs. Gable covered her mouth.</w:t>
      </w:r>
    </w:p>
    <w:p w14:paraId="47750B03" w14:textId="77777777" w:rsidR="005B7162" w:rsidRDefault="005B7162" w:rsidP="005B7162">
      <w:r>
        <w:t>"It was a drill," Tom said, his voice dropping to a terrifying whisper. "But what if it wasn't? Do you think fire is hypothetical, Mr. Valenti?"</w:t>
      </w:r>
    </w:p>
    <w:p w14:paraId="70343AEB" w14:textId="77777777" w:rsidR="005B7162" w:rsidRDefault="005B7162" w:rsidP="005B7162">
      <w:r>
        <w:lastRenderedPageBreak/>
        <w:t>Tom leaned over the table, his eyes hard.</w:t>
      </w:r>
    </w:p>
    <w:p w14:paraId="1EC5387E" w14:textId="77777777" w:rsidR="005B7162" w:rsidRDefault="005B7162" w:rsidP="005B7162">
      <w:r>
        <w:t>"Princess Anne High School burned to the ground thirteen months ago. September 1995. You remember the smoke? You remember the news?"</w:t>
      </w:r>
    </w:p>
    <w:p w14:paraId="0F14FBA4" w14:textId="77777777" w:rsidR="005B7162" w:rsidRDefault="005B7162" w:rsidP="005B7162">
      <w:r>
        <w:t>Valenti went pale. Every administrator in the district remembered. It was the nightmare scenario—a massive arson attack that gutted the library and main wing. The arsonist was never caught. The person who lit the match was still out there.</w:t>
      </w:r>
    </w:p>
    <w:p w14:paraId="33066918" w14:textId="77777777" w:rsidR="005B7162" w:rsidRDefault="005B7162" w:rsidP="005B7162">
      <w:r>
        <w:t>"That wasn't a drill," Tom hissed. "That was real. A massive, uncontrolled arson fire in a Virginia Beach school. If that happened here today—if someone lit a match in the library instead of pulling a lever—my daughter would be dead."</w:t>
      </w:r>
    </w:p>
    <w:p w14:paraId="17FA7F22" w14:textId="77777777" w:rsidR="005B7162" w:rsidRDefault="005B7162" w:rsidP="005B7162">
      <w:r>
        <w:t>He pointed a shaking finger at Mrs. Gable.</w:t>
      </w:r>
    </w:p>
    <w:p w14:paraId="7FEC04C7" w14:textId="77777777" w:rsidR="005B7162" w:rsidRDefault="005B7162" w:rsidP="005B7162">
      <w:r>
        <w:t>"Because you left her. In the chaos of a real fire, just like Princess Anne, the smoke would have killed her before the flames even got there. She can't crawl. She can't run. She would have sat there and choked to death while you were outside counting heads."</w:t>
      </w:r>
    </w:p>
    <w:p w14:paraId="1C8046CC" w14:textId="77777777" w:rsidR="005B7162" w:rsidRDefault="005B7162" w:rsidP="005B7162">
      <w:r>
        <w:t>Ellen stood up, her voice trembling not with tears, but with rage.</w:t>
      </w:r>
    </w:p>
    <w:p w14:paraId="0028C75F" w14:textId="77777777" w:rsidR="005B7162" w:rsidRDefault="005B7162" w:rsidP="005B7162">
      <w:r>
        <w:t>"That is why we are angry," she said. "Because we know it happens. We saw the footage. And you are sitting here talking about 'safety perimeters' and 'insubordination' like this is a game. Patrick didn't run back into a drill. He ran back into a burning building because he knows, better than any of you, that fire is real."</w:t>
      </w:r>
    </w:p>
    <w:p w14:paraId="37753106" w14:textId="77777777" w:rsidR="005B7162" w:rsidRDefault="005B7162" w:rsidP="005B7162">
      <w:r>
        <w:t>Tom picked up the detention slip.</w:t>
      </w:r>
    </w:p>
    <w:p w14:paraId="25E67EC9" w14:textId="77777777" w:rsidR="005B7162" w:rsidRDefault="005B7162" w:rsidP="005B7162">
      <w:r>
        <w:t>"The only person in this entire school who treated this like the life-or-death situation it actually is," Tom said, "was my eleven-year-old son."</w:t>
      </w:r>
    </w:p>
    <w:p w14:paraId="169AB173" w14:textId="77777777" w:rsidR="005B7162" w:rsidRDefault="005B7162" w:rsidP="005B7162">
      <w:r>
        <w:t>"He was disrespectful," Valenti insisted, though his voice was shaking. "He refused to apologize."</w:t>
      </w:r>
    </w:p>
    <w:p w14:paraId="479646BE" w14:textId="77777777" w:rsidR="005B7162" w:rsidRDefault="005B7162" w:rsidP="005B7162">
      <w:r>
        <w:t>Tom turned to Patrick. "Is that true?"</w:t>
      </w:r>
    </w:p>
    <w:p w14:paraId="6B24C92D" w14:textId="77777777" w:rsidR="48A3914D" w:rsidRDefault="48A3914D" w:rsidP="39068F0D">
      <w:r w:rsidRPr="39068F0D">
        <w:t>"Yes," Patrick said. He looked at his dad. "She left her, Dad. Why should I say sorry?"</w:t>
      </w:r>
    </w:p>
    <w:p w14:paraId="7D46C199" w14:textId="77777777" w:rsidR="48A3914D" w:rsidRDefault="48A3914D" w:rsidP="39068F0D">
      <w:r w:rsidRPr="39068F0D">
        <w:t xml:space="preserve">Tom looked at Valenti. </w:t>
      </w:r>
      <w:r w:rsidR="005B7162">
        <w:t>He tore the pink slip in half. Then he tore it again. He let the pieces flutter onto the polished table</w:t>
      </w:r>
      <w:r w:rsidRPr="39068F0D">
        <w:t>.</w:t>
      </w:r>
    </w:p>
    <w:p w14:paraId="1E7E0D56" w14:textId="77777777" w:rsidR="48A3914D" w:rsidRDefault="005B7162" w:rsidP="39068F0D">
      <w:r>
        <w:t xml:space="preserve">"He is not serving this," Tom ordered. </w:t>
      </w:r>
      <w:r w:rsidR="48A3914D" w:rsidRPr="39068F0D">
        <w:t>"You are going to wipe his record</w:t>
      </w:r>
      <w:r>
        <w:t xml:space="preserve">. </w:t>
      </w:r>
      <w:r w:rsidR="48A3914D" w:rsidRPr="39068F0D">
        <w:t>You are going to expunge this incident completely. And then, you are going to thank him."</w:t>
      </w:r>
    </w:p>
    <w:p w14:paraId="64D24E5E" w14:textId="77777777" w:rsidR="48A3914D" w:rsidRDefault="48A3914D" w:rsidP="39068F0D">
      <w:r w:rsidRPr="39068F0D">
        <w:t xml:space="preserve">"And if I hear one word about 'insubordination' again," Ellen added, leaning down so she was nose-to-nose with the Principal, "I will be calling the School Board, the Fire Marshal, </w:t>
      </w:r>
      <w:r w:rsidRPr="39068F0D">
        <w:lastRenderedPageBreak/>
        <w:t>and the ADA compliance office before I walk out this door. I will have this school's accreditation pulled so fast your head will spin."</w:t>
      </w:r>
    </w:p>
    <w:p w14:paraId="731559D7" w14:textId="77777777" w:rsidR="48A3914D" w:rsidRDefault="48A3914D" w:rsidP="39068F0D">
      <w:r w:rsidRPr="39068F0D">
        <w:t>Nichole watched her parents. She watched them dismantle the authority figures who had terrified her an hour ago.</w:t>
      </w:r>
    </w:p>
    <w:p w14:paraId="15248A50" w14:textId="77777777" w:rsidR="48A3914D" w:rsidRDefault="48A3914D" w:rsidP="39068F0D">
      <w:r w:rsidRPr="39068F0D">
        <w:t>She looked at Patrick. He was standing tall, his hand resting on the back of her chair.</w:t>
      </w:r>
    </w:p>
    <w:p w14:paraId="35DAE69F" w14:textId="77777777" w:rsidR="48A3914D" w:rsidRDefault="48A3914D" w:rsidP="39068F0D">
      <w:r w:rsidRPr="39068F0D">
        <w:t>She reached out and grabbed his arm. She squeezed it hard.</w:t>
      </w:r>
    </w:p>
    <w:p w14:paraId="29CE2726" w14:textId="77777777" w:rsidR="48A3914D" w:rsidRDefault="48A3914D" w:rsidP="39068F0D">
      <w:r w:rsidRPr="39068F0D">
        <w:t>She tapped her device.</w:t>
      </w:r>
    </w:p>
    <w:p w14:paraId="64C097EC" w14:textId="77777777" w:rsidR="48A3914D" w:rsidRDefault="48A3914D" w:rsidP="39068F0D">
      <w:r>
        <w:rPr>
          <w:b/>
        </w:rPr>
        <w:t>"GOOD. BOY."</w:t>
      </w:r>
    </w:p>
    <w:p w14:paraId="4B911EA3" w14:textId="77777777" w:rsidR="48A3914D" w:rsidRDefault="48A3914D" w:rsidP="39068F0D">
      <w:r w:rsidRPr="39068F0D">
        <w:t xml:space="preserve">It was a phrase usually reserved for their </w:t>
      </w:r>
      <w:r w:rsidR="005B7162">
        <w:t>dog</w:t>
      </w:r>
      <w:r w:rsidRPr="39068F0D">
        <w:t>, but in the limited vocabulary of the DynaVox, it was the highest praise available.</w:t>
      </w:r>
    </w:p>
    <w:p w14:paraId="19512E41" w14:textId="77777777" w:rsidR="48A3914D" w:rsidRDefault="48A3914D" w:rsidP="39068F0D">
      <w:r w:rsidRPr="39068F0D">
        <w:t>Patrick looked down at her and smiled—a real, tired smile. "Thanks, Nikki."</w:t>
      </w:r>
    </w:p>
    <w:p w14:paraId="5A6841B0" w14:textId="77777777" w:rsidR="48A3914D" w:rsidRDefault="48A3914D" w:rsidP="39068F0D">
      <w:r w:rsidRPr="39068F0D">
        <w:t>Valenti swallowed hard. He looked at the torn paper. He looked at the united front of the Bennett family. He realized he had lost.</w:t>
      </w:r>
    </w:p>
    <w:p w14:paraId="6CACE11D" w14:textId="77777777" w:rsidR="48A3914D" w:rsidRDefault="48A3914D" w:rsidP="39068F0D">
      <w:r w:rsidRPr="39068F0D">
        <w:t>"I'll... I'll take care of the paperwork," Valenti muttered. "The detention is rescinded."</w:t>
      </w:r>
    </w:p>
    <w:p w14:paraId="17FD44CC" w14:textId="5D817B28" w:rsidR="48A3914D" w:rsidRDefault="48A3914D" w:rsidP="39068F0D">
      <w:r w:rsidRPr="39068F0D">
        <w:t>"Good," Tom said. "We're done here."</w:t>
      </w:r>
    </w:p>
    <w:p w14:paraId="0ED64229" w14:textId="792BB69C" w:rsidR="48A3914D" w:rsidRDefault="48A3914D" w:rsidP="39068F0D">
      <w:pPr>
        <w:pStyle w:val="Heading4"/>
      </w:pPr>
      <w:r w:rsidRPr="39068F0D">
        <w:t>The Extraction</w:t>
      </w:r>
    </w:p>
    <w:p w14:paraId="7646291C" w14:textId="77777777" w:rsidR="002F6FBB" w:rsidRPr="002F6FBB" w:rsidRDefault="002F6FBB" w:rsidP="002F6FBB">
      <w:r w:rsidRPr="002F6FBB">
        <w:t>Tom stood up. He didn't look at Valenti. He looked at his watch.</w:t>
      </w:r>
    </w:p>
    <w:p w14:paraId="7CA404CA" w14:textId="77777777" w:rsidR="002F6FBB" w:rsidRPr="002F6FBB" w:rsidRDefault="002F6FBB" w:rsidP="002F6FBB">
      <w:r w:rsidRPr="002F6FBB">
        <w:t>"Come on," Tom said to his family. "We're leaving."</w:t>
      </w:r>
    </w:p>
    <w:p w14:paraId="3B58AFB2" w14:textId="77777777" w:rsidR="002F6FBB" w:rsidRPr="002F6FBB" w:rsidRDefault="002F6FBB" w:rsidP="002F6FBB">
      <w:r w:rsidRPr="002F6FBB">
        <w:t>"The school day isn't over, Mr. Bennett," Valenti protested weakly. "They have fourth period."</w:t>
      </w:r>
    </w:p>
    <w:p w14:paraId="5459124F" w14:textId="77777777" w:rsidR="002F6FBB" w:rsidRPr="002F6FBB" w:rsidRDefault="002F6FBB" w:rsidP="002F6FBB">
      <w:r w:rsidRPr="002F6FBB">
        <w:t>"Not today," Ellen said, grabbing her purse. "They're done for the day. Consider this an early dismissal for 'administrative incompetence'."</w:t>
      </w:r>
    </w:p>
    <w:p w14:paraId="782047F3" w14:textId="77777777" w:rsidR="002F6FBB" w:rsidRPr="002F6FBB" w:rsidRDefault="002F6FBB" w:rsidP="002F6FBB">
      <w:r w:rsidRPr="002F6FBB">
        <w:t>They walked out of the office, leaving the crying aide and the defeated Principal in their wake.</w:t>
      </w:r>
    </w:p>
    <w:p w14:paraId="09751AA9" w14:textId="77777777" w:rsidR="002F6FBB" w:rsidRPr="002F6FBB" w:rsidRDefault="002F6FBB" w:rsidP="002F6FBB">
      <w:r w:rsidRPr="002F6FBB">
        <w:t>They stepped out of the main doors into the bright October sun. The light was blinding after the fluorescent purgatory of the office.</w:t>
      </w:r>
    </w:p>
    <w:p w14:paraId="6C8C6FBA" w14:textId="77777777" w:rsidR="002F6FBB" w:rsidRPr="002F6FBB" w:rsidRDefault="002F6FBB" w:rsidP="002F6FBB">
      <w:r w:rsidRPr="002F6FBB">
        <w:t>"Where's the van?" Patrick asked, looking around the visitor lot.</w:t>
      </w:r>
    </w:p>
    <w:p w14:paraId="62A72476" w14:textId="77777777" w:rsidR="002F6FBB" w:rsidRPr="002F6FBB" w:rsidRDefault="002F6FBB" w:rsidP="002F6FBB">
      <w:r w:rsidRPr="002F6FBB">
        <w:t>"We walked," Tom said, loosening his tie. "We were in a hurry."</w:t>
      </w:r>
    </w:p>
    <w:p w14:paraId="412EA04E" w14:textId="77777777" w:rsidR="002F6FBB" w:rsidRPr="002F6FBB" w:rsidRDefault="002F6FBB" w:rsidP="002F6FBB">
      <w:r w:rsidRPr="002F6FBB">
        <w:t xml:space="preserve">Patrick nodded. He didn't complain. He just moved to the back of the </w:t>
      </w:r>
      <w:r w:rsidRPr="002F6FBB">
        <w:rPr>
          <w:b/>
          <w:bCs/>
        </w:rPr>
        <w:t>Titan AeroMotion</w:t>
      </w:r>
      <w:r w:rsidRPr="002F6FBB">
        <w:t>, gripping the push handles. "Okay. We walk."</w:t>
      </w:r>
    </w:p>
    <w:p w14:paraId="34C89738" w14:textId="77777777" w:rsidR="002F6FBB" w:rsidRPr="002F6FBB" w:rsidRDefault="002F6FBB" w:rsidP="002F6FBB">
      <w:r w:rsidRPr="002F6FBB">
        <w:lastRenderedPageBreak/>
        <w:t>Tom and Ellen fell into step behind them, expecting Patrick to head for the sidewalk.</w:t>
      </w:r>
    </w:p>
    <w:p w14:paraId="0E5E12BE" w14:textId="77777777" w:rsidR="002F6FBB" w:rsidRPr="002F6FBB" w:rsidRDefault="002F6FBB" w:rsidP="002F6FBB">
      <w:r w:rsidRPr="002F6FBB">
        <w:t>He didn't.</w:t>
      </w:r>
    </w:p>
    <w:p w14:paraId="4A01BCDE" w14:textId="77777777" w:rsidR="002F6FBB" w:rsidRPr="002F6FBB" w:rsidRDefault="002F6FBB" w:rsidP="002F6FBB">
      <w:r w:rsidRPr="002F6FBB">
        <w:t>They watched as Patrick pushed Nichole down the main concrete ramp from the entrance. But instead of turning toward the pedestrian walkway, he pushed her directly onto the asphalt of the main driveway—the same lane used by the buses.</w:t>
      </w:r>
    </w:p>
    <w:p w14:paraId="3FB7732E" w14:textId="77777777" w:rsidR="002F6FBB" w:rsidRPr="002F6FBB" w:rsidRDefault="002F6FBB" w:rsidP="002F6FBB">
      <w:r w:rsidRPr="002F6FBB">
        <w:t>"Patrick," Ellen called out, instinct kicking in. "Honey, use the sidewalk. It's safer."</w:t>
      </w:r>
    </w:p>
    <w:p w14:paraId="7BCA8014" w14:textId="77777777" w:rsidR="002F6FBB" w:rsidRPr="002F6FBB" w:rsidRDefault="002F6FBB" w:rsidP="002F6FBB">
      <w:r w:rsidRPr="002F6FBB">
        <w:t>Patrick didn't stop. He turned right, heading down Morrison Street, staying firmly in the roadway.</w:t>
      </w:r>
    </w:p>
    <w:p w14:paraId="22A06D56" w14:textId="77777777" w:rsidR="002F6FBB" w:rsidRPr="002F6FBB" w:rsidRDefault="002F6FBB" w:rsidP="002F6FBB">
      <w:r w:rsidRPr="002F6FBB">
        <w:t>"Can't," Patrick said over his shoulder. "Watch."</w:t>
      </w:r>
    </w:p>
    <w:p w14:paraId="7F8F4FA2" w14:textId="77777777" w:rsidR="002F6FBB" w:rsidRPr="002F6FBB" w:rsidRDefault="002F6FBB" w:rsidP="002F6FBB">
      <w:r w:rsidRPr="002F6FBB">
        <w:t>Tom and Ellen watched.</w:t>
      </w:r>
    </w:p>
    <w:p w14:paraId="37EF006C" w14:textId="77777777" w:rsidR="002F6FBB" w:rsidRPr="002F6FBB" w:rsidRDefault="002F6FBB" w:rsidP="002F6FBB">
      <w:r w:rsidRPr="002F6FBB">
        <w:t>Ten yards ahead, two large yellow speed bumps spanned the width of the road.</w:t>
      </w:r>
    </w:p>
    <w:p w14:paraId="66F011C3" w14:textId="77777777" w:rsidR="002F6FBB" w:rsidRPr="002F6FBB" w:rsidRDefault="002F6FBB" w:rsidP="002F6FBB">
      <w:r w:rsidRPr="002F6FBB">
        <w:t>"Bump, Nikki," Patrick warned softly.</w:t>
      </w:r>
    </w:p>
    <w:p w14:paraId="22E66093" w14:textId="77777777" w:rsidR="002F6FBB" w:rsidRPr="002F6FBB" w:rsidRDefault="002F6FBB" w:rsidP="002F6FBB">
      <w:r w:rsidRPr="002F6FBB">
        <w:t>He didn't slow down to a crawl. He executed a practiced maneuver: he pushed down on the tipper bar with his foot, popping the front caster wheels of the wheelchair into the air. He balanced Nichole on the rear wheels, gliding her over the bump smoothly, then setting the front wheels down gently on the other side.</w:t>
      </w:r>
    </w:p>
    <w:p w14:paraId="7B13AF1B" w14:textId="77777777" w:rsidR="002F6FBB" w:rsidRPr="002F6FBB" w:rsidRDefault="002F6FBB" w:rsidP="002F6FBB">
      <w:r w:rsidRPr="002F6FBB">
        <w:t>He did it again for the second speed bump.</w:t>
      </w:r>
    </w:p>
    <w:p w14:paraId="3D31987E" w14:textId="77777777" w:rsidR="002F6FBB" w:rsidRPr="002F6FBB" w:rsidRDefault="002F6FBB" w:rsidP="002F6FBB">
      <w:r w:rsidRPr="002F6FBB">
        <w:t>If he had been on the "sidewalk" near the building, the curb was too high and jagged. The road was the only smooth path.</w:t>
      </w:r>
    </w:p>
    <w:p w14:paraId="32B3F304" w14:textId="77777777" w:rsidR="002F6FBB" w:rsidRPr="002F6FBB" w:rsidRDefault="002F6FBB" w:rsidP="002F6FBB">
      <w:r w:rsidRPr="002F6FBB">
        <w:t>They continued down Morrison Street. To their left was the entrance to the South Teacher Parking Lot.</w:t>
      </w:r>
    </w:p>
    <w:p w14:paraId="3C7EA0BE" w14:textId="77777777" w:rsidR="002F6FBB" w:rsidRPr="002F6FBB" w:rsidRDefault="002F6FBB" w:rsidP="002F6FBB">
      <w:r w:rsidRPr="002F6FBB">
        <w:t>Tom frowned. "Okay, but we can get on the sidewalk now, right? Cross that parking lot entrance?"</w:t>
      </w:r>
    </w:p>
    <w:p w14:paraId="60E96D04" w14:textId="77777777" w:rsidR="002F6FBB" w:rsidRPr="002F6FBB" w:rsidRDefault="002F6FBB" w:rsidP="002F6FBB">
      <w:r w:rsidRPr="002F6FBB">
        <w:t>Patrick stopped at the crosswalk painted on the asphalt. He pointed to the curb on the other side.</w:t>
      </w:r>
    </w:p>
    <w:p w14:paraId="7608240B" w14:textId="77777777" w:rsidR="002F6FBB" w:rsidRPr="002F6FBB" w:rsidRDefault="002F6FBB" w:rsidP="002F6FBB">
      <w:r w:rsidRPr="002F6FBB">
        <w:t>"Look at it, Dad."</w:t>
      </w:r>
    </w:p>
    <w:p w14:paraId="315BA1EC" w14:textId="77777777" w:rsidR="002F6FBB" w:rsidRPr="002F6FBB" w:rsidRDefault="002F6FBB" w:rsidP="002F6FBB">
      <w:r w:rsidRPr="002F6FBB">
        <w:t>Tom looked. The white lines of the crosswalk led directly into a six-inch concrete curb. There was no cut. No ramp. Just a solid concrete barrier.</w:t>
      </w:r>
    </w:p>
    <w:p w14:paraId="235FB22E" w14:textId="77777777" w:rsidR="002F6FBB" w:rsidRPr="002F6FBB" w:rsidRDefault="002F6FBB" w:rsidP="002F6FBB">
      <w:r w:rsidRPr="002F6FBB">
        <w:t>"No curb cut," Tom realized, his jaw tightening.</w:t>
      </w:r>
    </w:p>
    <w:p w14:paraId="29434137" w14:textId="77777777" w:rsidR="002F6FBB" w:rsidRPr="002F6FBB" w:rsidRDefault="002F6FBB" w:rsidP="002F6FBB">
      <w:r w:rsidRPr="002F6FBB">
        <w:lastRenderedPageBreak/>
        <w:t>"Nope," Patrick said. "If I go up there, I have to lift the whole chair. It jars her neck. So we stay in the street."</w:t>
      </w:r>
    </w:p>
    <w:p w14:paraId="14299ECB" w14:textId="77777777" w:rsidR="002F6FBB" w:rsidRPr="002F6FBB" w:rsidRDefault="002F6FBB" w:rsidP="002F6FBB">
      <w:r w:rsidRPr="002F6FBB">
        <w:t>Patrick checked for traffic, then pushed Nichole through the intersection, staying in the residential lane of Morrison Street.</w:t>
      </w:r>
    </w:p>
    <w:p w14:paraId="1BBD93FC" w14:textId="77777777" w:rsidR="002F6FBB" w:rsidRPr="002F6FBB" w:rsidRDefault="002F6FBB" w:rsidP="002F6FBB">
      <w:r w:rsidRPr="002F6FBB">
        <w:t>Tom and Ellen walked on the grass verge, flanking them. They were seeing it for the first time—really seeing it. Their children were forced to walk in active traffic for a full block because the city hadn't poured a patch of concrete.</w:t>
      </w:r>
    </w:p>
    <w:p w14:paraId="52E2F3E7" w14:textId="77777777" w:rsidR="002F6FBB" w:rsidRPr="002F6FBB" w:rsidRDefault="002F6FBB" w:rsidP="002F6FBB">
      <w:r w:rsidRPr="002F6FBB">
        <w:t>They walked in silence for the length of the block. A car drove past them, giving them a wide berth. Tom glared at the driver until he passed.</w:t>
      </w:r>
    </w:p>
    <w:p w14:paraId="67B3B816" w14:textId="77777777" w:rsidR="002F6FBB" w:rsidRPr="002F6FBB" w:rsidRDefault="002F6FBB" w:rsidP="002F6FBB">
      <w:r w:rsidRPr="002F6FBB">
        <w:t xml:space="preserve">Finally, they reached </w:t>
      </w:r>
      <w:r w:rsidRPr="002F6FBB">
        <w:rPr>
          <w:b/>
          <w:bCs/>
        </w:rPr>
        <w:t>Earnhardt Street</w:t>
      </w:r>
      <w:r w:rsidRPr="002F6FBB">
        <w:t>. It was a T-junction to their right.</w:t>
      </w:r>
    </w:p>
    <w:p w14:paraId="74AA15A8" w14:textId="77777777" w:rsidR="002F6FBB" w:rsidRPr="002F6FBB" w:rsidRDefault="002F6FBB" w:rsidP="002F6FBB">
      <w:r w:rsidRPr="002F6FBB">
        <w:t>Patrick stopped at the corner. "Okay. Earnhardt crossing."</w:t>
      </w:r>
    </w:p>
    <w:p w14:paraId="3C0DBCED" w14:textId="77777777" w:rsidR="002F6FBB" w:rsidRPr="002F6FBB" w:rsidRDefault="002F6FBB" w:rsidP="002F6FBB">
      <w:r w:rsidRPr="002F6FBB">
        <w:t>He looked left. He looked right. He pushed her across the mouth of Earnhardt Street.</w:t>
      </w:r>
    </w:p>
    <w:p w14:paraId="7615A357" w14:textId="77777777" w:rsidR="002F6FBB" w:rsidRPr="002F6FBB" w:rsidRDefault="002F6FBB" w:rsidP="002F6FBB">
      <w:r w:rsidRPr="002F6FBB">
        <w:t>On the far corner, finally, there was a yellow tactile paving pad and a concrete ramp.</w:t>
      </w:r>
    </w:p>
    <w:p w14:paraId="3728393E" w14:textId="77777777" w:rsidR="002F6FBB" w:rsidRPr="002F6FBB" w:rsidRDefault="002F6FBB" w:rsidP="002F6FBB">
      <w:r w:rsidRPr="002F6FBB">
        <w:t>"Here we go," Patrick said.</w:t>
      </w:r>
    </w:p>
    <w:p w14:paraId="1D28C416" w14:textId="77777777" w:rsidR="002F6FBB" w:rsidRPr="002F6FBB" w:rsidRDefault="002F6FBB" w:rsidP="002F6FBB">
      <w:r w:rsidRPr="002F6FBB">
        <w:t>He pushed Nichole up the ramp. The tires hit the smooth concrete of the sidewalk.</w:t>
      </w:r>
    </w:p>
    <w:p w14:paraId="3FF73B30" w14:textId="77777777" w:rsidR="002F6FBB" w:rsidRPr="002F6FBB" w:rsidRDefault="002F6FBB" w:rsidP="002F6FBB">
      <w:r w:rsidRPr="002F6FBB">
        <w:t>"Now we're safe," Patrick muttered.</w:t>
      </w:r>
    </w:p>
    <w:p w14:paraId="0AA666F3" w14:textId="77777777" w:rsidR="002F6FBB" w:rsidRPr="002F6FBB" w:rsidRDefault="002F6FBB" w:rsidP="002F6FBB">
      <w:r w:rsidRPr="002F6FBB">
        <w:t>Tom felt a fresh wave of anger. His son had been navigating speed bumps, traffic, and missing infrastructure every morning and afternoon, all while ensuring his sister didn't feel a single jolt.</w:t>
      </w:r>
    </w:p>
    <w:p w14:paraId="2CC828D5" w14:textId="77777777" w:rsidR="002F6FBB" w:rsidRPr="002F6FBB" w:rsidRDefault="002F6FBB" w:rsidP="002F6FBB">
      <w:r w:rsidRPr="002F6FBB">
        <w:rPr>
          <w:i/>
          <w:iCs/>
        </w:rPr>
        <w:t>Safety Asset,</w:t>
      </w:r>
      <w:r w:rsidRPr="002F6FBB">
        <w:t xml:space="preserve"> Tom thought. </w:t>
      </w:r>
      <w:r w:rsidRPr="002F6FBB">
        <w:rPr>
          <w:i/>
          <w:iCs/>
        </w:rPr>
        <w:t>The school doesn't know the half of it.</w:t>
      </w:r>
    </w:p>
    <w:p w14:paraId="15D341D5" w14:textId="77777777" w:rsidR="002F6FBB" w:rsidRPr="002F6FBB" w:rsidRDefault="002F6FBB" w:rsidP="002F6FBB">
      <w:r w:rsidRPr="002F6FBB">
        <w:t>From here, the terrain changed. They were in the residential grid now. The sidewalk was wide and fully ADA accessible.</w:t>
      </w:r>
    </w:p>
    <w:p w14:paraId="649142AC" w14:textId="77777777" w:rsidR="002F6FBB" w:rsidRPr="002F6FBB" w:rsidRDefault="002F6FBB" w:rsidP="002F6FBB">
      <w:r w:rsidRPr="002F6FBB">
        <w:t xml:space="preserve">They walked the two blocks to Delaney Street. At the first block, they crossed </w:t>
      </w:r>
      <w:r w:rsidRPr="002F6FBB">
        <w:rPr>
          <w:b/>
          <w:bCs/>
        </w:rPr>
        <w:t>Brandon Boulevard</w:t>
      </w:r>
      <w:r w:rsidRPr="002F6FBB">
        <w:t>. Patrick stopped at the stop sign, checking the traffic on the busier 25 MPH road, before giving Nichole the "all clear" tap on her shoulder and crossing.</w:t>
      </w:r>
    </w:p>
    <w:p w14:paraId="33B7A676" w14:textId="77777777" w:rsidR="002F6FBB" w:rsidRPr="002F6FBB" w:rsidRDefault="002F6FBB" w:rsidP="002F6FBB">
      <w:r w:rsidRPr="002F6FBB">
        <w:t xml:space="preserve">At the second block, they reached the stop sign for </w:t>
      </w:r>
      <w:r w:rsidRPr="002F6FBB">
        <w:rPr>
          <w:b/>
          <w:bCs/>
        </w:rPr>
        <w:t>Delaney Street</w:t>
      </w:r>
      <w:r w:rsidRPr="002F6FBB">
        <w:t>.</w:t>
      </w:r>
    </w:p>
    <w:p w14:paraId="2779DEE0" w14:textId="77777777" w:rsidR="002F6FBB" w:rsidRPr="002F6FBB" w:rsidRDefault="002F6FBB" w:rsidP="002F6FBB">
      <w:r w:rsidRPr="002F6FBB">
        <w:t>Directly across the street sat 1850 Delaney.</w:t>
      </w:r>
    </w:p>
    <w:p w14:paraId="09680155" w14:textId="77777777" w:rsidR="002F6FBB" w:rsidRPr="002F6FBB" w:rsidRDefault="002F6FBB" w:rsidP="002F6FBB">
      <w:r w:rsidRPr="002F6FBB">
        <w:t>It looked different to Tom now. It wasn't just a house. It was the finish line of an obstacle course.</w:t>
      </w:r>
    </w:p>
    <w:p w14:paraId="7607D811" w14:textId="77777777" w:rsidR="002F6FBB" w:rsidRPr="002F6FBB" w:rsidRDefault="002F6FBB" w:rsidP="002F6FBB">
      <w:r w:rsidRPr="002F6FBB">
        <w:lastRenderedPageBreak/>
        <w:t>Patrick rolled Nichole up the driveway. He didn't look winded. He looked like he had just finished a shift.</w:t>
      </w:r>
    </w:p>
    <w:p w14:paraId="25F8FB3D" w14:textId="77777777" w:rsidR="002F6FBB" w:rsidRPr="002F6FBB" w:rsidRDefault="002F6FBB" w:rsidP="002F6FBB">
      <w:r w:rsidRPr="002F6FBB">
        <w:t>"Go inside," Tom said, his voice thick with emotion. "Watch TV. Eat junk food. Do whatever you need to do to get that place out of your heads."</w:t>
      </w:r>
    </w:p>
    <w:p w14:paraId="5BCB1EC3" w14:textId="77777777" w:rsidR="002F6FBB" w:rsidRPr="002F6FBB" w:rsidRDefault="002F6FBB" w:rsidP="002F6FBB">
      <w:r w:rsidRPr="002F6FBB">
        <w:t>"What about you guys?" Patrick asked, parking Nichole at the bottom of the ramp.</w:t>
      </w:r>
    </w:p>
    <w:p w14:paraId="1A68033F" w14:textId="77777777" w:rsidR="002F6FBB" w:rsidRPr="002F6FBB" w:rsidRDefault="002F6FBB" w:rsidP="002F6FBB">
      <w:r w:rsidRPr="002F6FBB">
        <w:t>"Mom and I are taking the rest of the day off, too," Tom said, looking back down the street at the invisible obstacles his children had just conquered. "We're just going to sit on the porch for a minute."</w:t>
      </w:r>
    </w:p>
    <w:p w14:paraId="23514AA6" w14:textId="77777777" w:rsidR="002F6FBB" w:rsidRPr="002F6FBB" w:rsidRDefault="002F6FBB" w:rsidP="002F6FBB">
      <w:r w:rsidRPr="002F6FBB">
        <w:t>Patrick nodded. He pushed Nichole up the ramp and into the safety of the house.</w:t>
      </w:r>
    </w:p>
    <w:p w14:paraId="6803005C" w14:textId="05007701" w:rsidR="002F6FBB" w:rsidRDefault="002F6FBB" w:rsidP="002F6FBB">
      <w:r w:rsidRPr="002F6FBB">
        <w:t>The door clicked shut. The commute was over. The Machine was parked.</w:t>
      </w:r>
    </w:p>
    <w:p w14:paraId="125891B2" w14:textId="77777777" w:rsidR="00C6268F" w:rsidRPr="00C6268F" w:rsidRDefault="00C6268F" w:rsidP="00C6268F">
      <w:pPr>
        <w:pStyle w:val="Heading4"/>
      </w:pPr>
      <w:r w:rsidRPr="00C6268F">
        <w:t>The Gap</w:t>
      </w:r>
    </w:p>
    <w:p w14:paraId="6ADA14EE" w14:textId="77777777" w:rsidR="00C6268F" w:rsidRPr="00C6268F" w:rsidRDefault="00C6268F" w:rsidP="00C6268F">
      <w:r w:rsidRPr="00C6268F">
        <w:rPr>
          <w:b/>
          <w:bCs/>
        </w:rPr>
        <w:t>Time:</w:t>
      </w:r>
      <w:r w:rsidRPr="00C6268F">
        <w:t xml:space="preserve"> 1:30 PM </w:t>
      </w:r>
      <w:r w:rsidRPr="00C6268F">
        <w:rPr>
          <w:b/>
          <w:bCs/>
        </w:rPr>
        <w:t>Location:</w:t>
      </w:r>
      <w:r w:rsidRPr="00C6268F">
        <w:t xml:space="preserve"> The Front Porch, 1850 Delaney Street</w:t>
      </w:r>
    </w:p>
    <w:p w14:paraId="4B61E24D" w14:textId="77777777" w:rsidR="00C6268F" w:rsidRPr="00C6268F" w:rsidRDefault="00C6268F" w:rsidP="00C6268F">
      <w:r w:rsidRPr="00C6268F">
        <w:t>Tom sat on the porch swing. He didn't swing. He just stared down the street, looking at the intersection of Morrison and the teacher's parking lot.</w:t>
      </w:r>
    </w:p>
    <w:p w14:paraId="053376EC" w14:textId="77777777" w:rsidR="00C6268F" w:rsidRPr="00C6268F" w:rsidRDefault="00C6268F" w:rsidP="00C6268F">
      <w:r w:rsidRPr="00C6268F">
        <w:t>Ellen sat next to him. She was still holding her purse, her knuckles white.</w:t>
      </w:r>
    </w:p>
    <w:p w14:paraId="2265F222" w14:textId="77777777" w:rsidR="00C6268F" w:rsidRPr="00C6268F" w:rsidRDefault="00C6268F" w:rsidP="00C6268F">
      <w:r w:rsidRPr="00C6268F">
        <w:t>"Did you see that?" Tom asked quietly. "At the parking lot entrance?"</w:t>
      </w:r>
    </w:p>
    <w:p w14:paraId="3C06D73F" w14:textId="77777777" w:rsidR="00C6268F" w:rsidRPr="00C6268F" w:rsidRDefault="00C6268F" w:rsidP="00C6268F">
      <w:r w:rsidRPr="00C6268F">
        <w:t>"I saw it," Ellen said. "No ramp."</w:t>
      </w:r>
    </w:p>
    <w:p w14:paraId="6D7C5E01" w14:textId="77777777" w:rsidR="00C6268F" w:rsidRPr="00C6268F" w:rsidRDefault="00C6268F" w:rsidP="00C6268F">
      <w:r w:rsidRPr="00C6268F">
        <w:t>"He had to take her into the street," Tom said, the anger simmering in his voice. "He had to walk her in traffic for a hundred yards because there are two missing curb cuts. It’s six feet of concrete, Ellen. Why hasn't that been poured?"</w:t>
      </w:r>
    </w:p>
    <w:p w14:paraId="572F4F90" w14:textId="77777777" w:rsidR="00C6268F" w:rsidRPr="00C6268F" w:rsidRDefault="00C6268F" w:rsidP="00C6268F">
      <w:r w:rsidRPr="00C6268F">
        <w:t>Ellen let out a short, bitter laugh. She rubbed her temples.</w:t>
      </w:r>
    </w:p>
    <w:p w14:paraId="4D0C2340" w14:textId="77777777" w:rsidR="00C6268F" w:rsidRPr="00C6268F" w:rsidRDefault="00C6268F" w:rsidP="00C6268F">
      <w:r w:rsidRPr="00C6268F">
        <w:t>"I called about that," she said. "Back in August, before school started. I called the City Public Works department."</w:t>
      </w:r>
    </w:p>
    <w:p w14:paraId="65B12337" w14:textId="77777777" w:rsidR="00C6268F" w:rsidRPr="00C6268F" w:rsidRDefault="00C6268F" w:rsidP="00C6268F">
      <w:r w:rsidRPr="00C6268F">
        <w:t>Tom looked at her. "And?"</w:t>
      </w:r>
    </w:p>
    <w:p w14:paraId="57A0F46F" w14:textId="77777777" w:rsidR="00C6268F" w:rsidRPr="00C6268F" w:rsidRDefault="00C6268F" w:rsidP="00C6268F">
      <w:r w:rsidRPr="00C6268F">
        <w:t>"They said it's on school property," Ellen said. "They said because the sidewalk crosses the entrance to a district-owned lot, the School Board is responsible for the apron and the curbs."</w:t>
      </w:r>
    </w:p>
    <w:p w14:paraId="54CE1F0A" w14:textId="77777777" w:rsidR="00C6268F" w:rsidRPr="00C6268F" w:rsidRDefault="00C6268F" w:rsidP="00C6268F">
      <w:r w:rsidRPr="00C6268F">
        <w:t>"So you called the School Board," Tom guessed.</w:t>
      </w:r>
    </w:p>
    <w:p w14:paraId="02899EE0" w14:textId="77777777" w:rsidR="00C6268F" w:rsidRPr="00C6268F" w:rsidRDefault="00C6268F" w:rsidP="00C6268F">
      <w:r w:rsidRPr="00C6268F">
        <w:lastRenderedPageBreak/>
        <w:t>"I did," Ellen nodded. "And they told me that because it is a public sidewalk running parallel to a city street—Morrison Street—the maintenance and 'capital improvements' fall under the City of Virginia Beach municipal code."</w:t>
      </w:r>
    </w:p>
    <w:p w14:paraId="74A09B7D" w14:textId="77777777" w:rsidR="00C6268F" w:rsidRPr="00C6268F" w:rsidRDefault="00C6268F" w:rsidP="00C6268F">
      <w:r w:rsidRPr="00C6268F">
        <w:t>Tom stared at her. "You're kidding."</w:t>
      </w:r>
    </w:p>
    <w:p w14:paraId="5079F961" w14:textId="77777777" w:rsidR="00C6268F" w:rsidRPr="00C6268F" w:rsidRDefault="00C6268F" w:rsidP="00C6268F">
      <w:r w:rsidRPr="00C6268F">
        <w:t>"I wish I was," Ellen said. "The City says it's the School. The School says it's the City. And while they send memos back and forth, our son is popping wheelies over speed bumps in traffic."</w:t>
      </w:r>
    </w:p>
    <w:p w14:paraId="7260EF74" w14:textId="77777777" w:rsidR="00C6268F" w:rsidRPr="00C6268F" w:rsidRDefault="00C6268F" w:rsidP="00C6268F">
      <w:r w:rsidRPr="00C6268F">
        <w:t xml:space="preserve">Tom looked back at the house. He thought about Patrick's calm explanation. </w:t>
      </w:r>
      <w:r w:rsidRPr="00C6268F">
        <w:rPr>
          <w:i/>
          <w:iCs/>
        </w:rPr>
        <w:t>If I go up there, I have to lift the whole chair... So we stay in the street.</w:t>
      </w:r>
    </w:p>
    <w:p w14:paraId="0BCF2097" w14:textId="77777777" w:rsidR="00C6268F" w:rsidRPr="00C6268F" w:rsidRDefault="00C6268F" w:rsidP="00C6268F">
      <w:r w:rsidRPr="00C6268F">
        <w:t>Patrick hadn't complained. He hadn't asked his parents to call the mayor. He had just analyzed the terrain, identified the failure, and engineered a workaround.</w:t>
      </w:r>
    </w:p>
    <w:p w14:paraId="2422069E" w14:textId="77777777" w:rsidR="00C6268F" w:rsidRPr="00C6268F" w:rsidRDefault="00C6268F" w:rsidP="00C6268F">
      <w:r w:rsidRPr="00C6268F">
        <w:t>He was twelve. And he was already solving problems the government refused to touch.</w:t>
      </w:r>
    </w:p>
    <w:p w14:paraId="486492FF" w14:textId="77777777" w:rsidR="00C6268F" w:rsidRPr="00C6268F" w:rsidRDefault="00C6268F" w:rsidP="00C6268F">
      <w:r w:rsidRPr="00C6268F">
        <w:t>"He didn't even tell us," Tom murmured. "He just... handled it."</w:t>
      </w:r>
    </w:p>
    <w:p w14:paraId="556811EF" w14:textId="77777777" w:rsidR="00C6268F" w:rsidRPr="00C6268F" w:rsidRDefault="00C6268F" w:rsidP="00C6268F">
      <w:r w:rsidRPr="00C6268F">
        <w:t>"He's the Asset," Ellen said, her voice soft but fierce. "He doesn't wait for permission. He just keeps her safe."</w:t>
      </w:r>
    </w:p>
    <w:p w14:paraId="1484DABD" w14:textId="77777777" w:rsidR="00C6268F" w:rsidRPr="00C6268F" w:rsidRDefault="00C6268F" w:rsidP="00C6268F">
      <w:r w:rsidRPr="00C6268F">
        <w:t>Tom reached out and took Ellen's hand.</w:t>
      </w:r>
    </w:p>
    <w:p w14:paraId="47C84121" w14:textId="77777777" w:rsidR="00C6268F" w:rsidRPr="00C6268F" w:rsidRDefault="00C6268F" w:rsidP="00C6268F">
      <w:r w:rsidRPr="00C6268F">
        <w:t>"We keep the pressure on," Tom said. "We write the letters. We call the OCR. We make them miserable."</w:t>
      </w:r>
    </w:p>
    <w:p w14:paraId="687758DE" w14:textId="77777777" w:rsidR="00C6268F" w:rsidRPr="00C6268F" w:rsidRDefault="00C6268F" w:rsidP="00C6268F">
      <w:r w:rsidRPr="00C6268F">
        <w:t>"And until they fix it?" Ellen asked.</w:t>
      </w:r>
    </w:p>
    <w:p w14:paraId="45991A3C" w14:textId="77777777" w:rsidR="00C6268F" w:rsidRPr="00C6268F" w:rsidRDefault="00C6268F" w:rsidP="00C6268F">
      <w:r w:rsidRPr="00C6268F">
        <w:t>Tom looked at the door where his children were safely inside, eating junk food and watching cartoons.</w:t>
      </w:r>
    </w:p>
    <w:p w14:paraId="663E9BBB" w14:textId="4225A2AC" w:rsidR="00C6268F" w:rsidRPr="002F6FBB" w:rsidRDefault="00C6268F" w:rsidP="002F6FBB">
      <w:r w:rsidRPr="00C6268F">
        <w:t>"Until they fix it," Tom said, "Patrick drives the bus."</w:t>
      </w:r>
    </w:p>
    <w:p w14:paraId="4D75DEDA" w14:textId="166F3400" w:rsidR="48A3914D" w:rsidRDefault="48A3914D" w:rsidP="39068F0D">
      <w:pPr>
        <w:pStyle w:val="Heading4"/>
      </w:pPr>
      <w:r w:rsidRPr="39068F0D">
        <w:t>The Verdict</w:t>
      </w:r>
    </w:p>
    <w:p w14:paraId="692E4709" w14:textId="77777777" w:rsidR="001866C4" w:rsidRPr="001866C4" w:rsidRDefault="001866C4" w:rsidP="001866C4">
      <w:r w:rsidRPr="001866C4">
        <w:t>Twenty minutes later, the living room was dim, the curtains drawn against the harsh afternoon sun.</w:t>
      </w:r>
    </w:p>
    <w:p w14:paraId="2F681D21" w14:textId="77777777" w:rsidR="001866C4" w:rsidRPr="001866C4" w:rsidRDefault="001866C4" w:rsidP="001866C4">
      <w:r w:rsidRPr="001866C4">
        <w:t xml:space="preserve">Normally, after a day in the rigid frame of the </w:t>
      </w:r>
      <w:r w:rsidRPr="001866C4">
        <w:rPr>
          <w:b/>
          <w:bCs/>
        </w:rPr>
        <w:t>Titan AeroMotion</w:t>
      </w:r>
      <w:r w:rsidRPr="001866C4">
        <w:t>, Nichole would want to be on the floor, stretching her spastic muscles against the flat resistance of the carpet.</w:t>
      </w:r>
    </w:p>
    <w:p w14:paraId="4832544D" w14:textId="77777777" w:rsidR="001866C4" w:rsidRPr="001866C4" w:rsidRDefault="001866C4" w:rsidP="001866C4">
      <w:r w:rsidRPr="001866C4">
        <w:t>But not today. Today, the floor felt too far away. The floor felt like being left behind.</w:t>
      </w:r>
    </w:p>
    <w:p w14:paraId="4DD8FB98" w14:textId="77777777" w:rsidR="001866C4" w:rsidRPr="001866C4" w:rsidRDefault="001866C4" w:rsidP="001866C4">
      <w:r w:rsidRPr="001866C4">
        <w:t>She wanted elevation. She wanted contact.</w:t>
      </w:r>
    </w:p>
    <w:p w14:paraId="1838C618" w14:textId="77777777" w:rsidR="001866C4" w:rsidRPr="001866C4" w:rsidRDefault="001866C4" w:rsidP="001866C4">
      <w:r w:rsidRPr="001866C4">
        <w:lastRenderedPageBreak/>
        <w:t>She had dragged herself up onto the deep, soft cushions of the sofa where Patrick was lying, staring blankly at the cartoons on the TV.</w:t>
      </w:r>
    </w:p>
    <w:p w14:paraId="55145252" w14:textId="77777777" w:rsidR="001866C4" w:rsidRPr="001866C4" w:rsidRDefault="001866C4" w:rsidP="001866C4">
      <w:r w:rsidRPr="001866C4">
        <w:t>She crawled over to him. She didn't just sit next to him. She maneuvered herself until she was lying across his lap, her head resting on his chest, her legs draped over his thighs.</w:t>
      </w:r>
    </w:p>
    <w:p w14:paraId="07A6F832" w14:textId="77777777" w:rsidR="001866C4" w:rsidRPr="001866C4" w:rsidRDefault="001866C4" w:rsidP="001866C4">
      <w:r w:rsidRPr="001866C4">
        <w:t>It was the first time she had ever done this—fully surrendered her weight to him outside of a transfer.</w:t>
      </w:r>
    </w:p>
    <w:p w14:paraId="2B8C58ED" w14:textId="77777777" w:rsidR="001866C4" w:rsidRPr="001866C4" w:rsidRDefault="001866C4" w:rsidP="001866C4">
      <w:r w:rsidRPr="001866C4">
        <w:t>Patrick didn't flinch. He didn't ask if she was okay. He instinctively shifted, wrapping his arms around her, pulling her tighter against him. He rested his chin on the top of her head.</w:t>
      </w:r>
    </w:p>
    <w:p w14:paraId="423C4FDE" w14:textId="77777777" w:rsidR="001866C4" w:rsidRPr="001866C4" w:rsidRDefault="001866C4" w:rsidP="001866C4">
      <w:r w:rsidRPr="001866C4">
        <w:t>The adrenaline of the fire drill and the confrontation was fading, replaced by a clear, cold realization.</w:t>
      </w:r>
    </w:p>
    <w:p w14:paraId="1ED0D456" w14:textId="77777777" w:rsidR="001866C4" w:rsidRPr="001866C4" w:rsidRDefault="001866C4" w:rsidP="001866C4">
      <w:r w:rsidRPr="001866C4">
        <w:t>She reached for her low-tech letter board, which she had pulled up onto the sofa with her. Her hand was steady now.</w:t>
      </w:r>
    </w:p>
    <w:p w14:paraId="4C6EB52B" w14:textId="77777777" w:rsidR="001866C4" w:rsidRPr="001866C4" w:rsidRDefault="001866C4" w:rsidP="001866C4">
      <w:r w:rsidRPr="001866C4">
        <w:rPr>
          <w:b/>
          <w:bCs/>
        </w:rPr>
        <w:t>YOU. SAFE.</w:t>
      </w:r>
    </w:p>
    <w:p w14:paraId="4E2908DD" w14:textId="77777777" w:rsidR="001866C4" w:rsidRPr="001866C4" w:rsidRDefault="001866C4" w:rsidP="001866C4">
      <w:r w:rsidRPr="001866C4">
        <w:t>Patrick looked down at her. He ran a hand through his hair, his eyes looking tired.</w:t>
      </w:r>
    </w:p>
    <w:p w14:paraId="1745E2C0" w14:textId="77777777" w:rsidR="001866C4" w:rsidRPr="001866C4" w:rsidRDefault="001866C4" w:rsidP="001866C4">
      <w:r w:rsidRPr="001866C4">
        <w:t>"I'm sorry I got us in trouble."</w:t>
      </w:r>
    </w:p>
    <w:p w14:paraId="6F1898C5" w14:textId="77777777" w:rsidR="001866C4" w:rsidRPr="001866C4" w:rsidRDefault="001866C4" w:rsidP="001866C4">
      <w:r w:rsidRPr="001866C4">
        <w:t>Nichole shook her head violently against his chest.</w:t>
      </w:r>
    </w:p>
    <w:p w14:paraId="1DA9A02D" w14:textId="77777777" w:rsidR="001866C4" w:rsidRPr="001866C4" w:rsidRDefault="001866C4" w:rsidP="001866C4">
      <w:r w:rsidRPr="001866C4">
        <w:t>She knew the law said she needed a "professional." She knew the school wanted Mrs. Gable because Mrs. Gable had a certification and passed a background check.</w:t>
      </w:r>
    </w:p>
    <w:p w14:paraId="0F729353" w14:textId="77777777" w:rsidR="001866C4" w:rsidRPr="001866C4" w:rsidRDefault="001866C4" w:rsidP="001866C4">
      <w:r w:rsidRPr="001866C4">
        <w:t>But Mrs. Gable had panicked. Mrs. Gable had followed the herd.</w:t>
      </w:r>
    </w:p>
    <w:p w14:paraId="398A9ABD" w14:textId="77777777" w:rsidR="001866C4" w:rsidRPr="001866C4" w:rsidRDefault="001866C4" w:rsidP="001866C4">
      <w:r w:rsidRPr="001866C4">
        <w:t>Patrick had broken the rules. Patrick had run toward the noise.</w:t>
      </w:r>
    </w:p>
    <w:p w14:paraId="155F185C" w14:textId="77777777" w:rsidR="001866C4" w:rsidRPr="001866C4" w:rsidRDefault="001866C4" w:rsidP="001866C4">
      <w:r w:rsidRPr="001866C4">
        <w:t>She pointed to the board again.</w:t>
      </w:r>
    </w:p>
    <w:p w14:paraId="7C3630C6" w14:textId="77777777" w:rsidR="001866C4" w:rsidRPr="001866C4" w:rsidRDefault="001866C4" w:rsidP="001866C4">
      <w:r w:rsidRPr="001866C4">
        <w:rPr>
          <w:b/>
          <w:bCs/>
        </w:rPr>
        <w:t>NO.</w:t>
      </w:r>
    </w:p>
    <w:p w14:paraId="45FA1457" w14:textId="77777777" w:rsidR="001866C4" w:rsidRPr="001866C4" w:rsidRDefault="001866C4" w:rsidP="001866C4">
      <w:r w:rsidRPr="001866C4">
        <w:t>She pointed to herself, then to him.</w:t>
      </w:r>
    </w:p>
    <w:p w14:paraId="25EB238D" w14:textId="77777777" w:rsidR="001866C4" w:rsidRPr="001866C4" w:rsidRDefault="001866C4" w:rsidP="001866C4">
      <w:r w:rsidRPr="001866C4">
        <w:rPr>
          <w:b/>
          <w:bCs/>
        </w:rPr>
        <w:t>MY. PERSON.</w:t>
      </w:r>
    </w:p>
    <w:p w14:paraId="48BF98D0" w14:textId="77777777" w:rsidR="001866C4" w:rsidRPr="001866C4" w:rsidRDefault="001866C4" w:rsidP="001866C4">
      <w:r w:rsidRPr="001866C4">
        <w:t>It wasn't just gratitude. It was a hiring decision.</w:t>
      </w:r>
    </w:p>
    <w:p w14:paraId="79562D10" w14:textId="77777777" w:rsidR="001866C4" w:rsidRPr="001866C4" w:rsidRDefault="001866C4" w:rsidP="001866C4">
      <w:r w:rsidRPr="001866C4">
        <w:t xml:space="preserve">She burrowed deeper into his hoodie. She remembered the feeling of his arms in the field. The crushing weight that made the world stop spinning. She didn't want peppermint-scented pats on the hand. She wanted </w:t>
      </w:r>
      <w:r w:rsidRPr="001866C4">
        <w:rPr>
          <w:i/>
          <w:iCs/>
        </w:rPr>
        <w:t>this</w:t>
      </w:r>
      <w:r w:rsidRPr="001866C4">
        <w:t>. She wanted the squeeze. She wanted the anchor.</w:t>
      </w:r>
    </w:p>
    <w:p w14:paraId="7A0BC648" w14:textId="77777777" w:rsidR="001866C4" w:rsidRPr="001866C4" w:rsidRDefault="001866C4" w:rsidP="001866C4">
      <w:r w:rsidRPr="001866C4">
        <w:lastRenderedPageBreak/>
        <w:t>She had seen the system fail her. She had seen the adults fail her. But Patrick hadn't failed.</w:t>
      </w:r>
    </w:p>
    <w:p w14:paraId="30C2A195" w14:textId="77777777" w:rsidR="001866C4" w:rsidRPr="001866C4" w:rsidRDefault="001866C4" w:rsidP="001866C4">
      <w:r w:rsidRPr="001866C4">
        <w:t>From that day on, the dynamic shifted. The school aides were just legal chaperones to get them through the building. They were furniture.</w:t>
      </w:r>
    </w:p>
    <w:p w14:paraId="35BD9A7C" w14:textId="77777777" w:rsidR="001866C4" w:rsidRPr="001866C4" w:rsidRDefault="001866C4" w:rsidP="001866C4">
      <w:r w:rsidRPr="001866C4">
        <w:t>But Patrick was the primary.</w:t>
      </w:r>
    </w:p>
    <w:p w14:paraId="45DC5A38" w14:textId="77777777" w:rsidR="001866C4" w:rsidRPr="001866C4" w:rsidRDefault="001866C4" w:rsidP="001866C4">
      <w:r w:rsidRPr="001866C4">
        <w:t>He carried the water. He pushed the chair. He gave the hugs.</w:t>
      </w:r>
    </w:p>
    <w:p w14:paraId="2C7DE2B4" w14:textId="5FA74887" w:rsidR="001866C4" w:rsidRPr="001866C4" w:rsidRDefault="001866C4" w:rsidP="001866C4">
      <w:r w:rsidRPr="001866C4">
        <w:t>Because when the alarm rang, he was the only one who came back.</w:t>
      </w:r>
    </w:p>
    <w:p w14:paraId="12C8E9CE" w14:textId="34D3E408" w:rsidR="79538B9C" w:rsidRDefault="79538B9C" w:rsidP="39068F0D">
      <w:pPr>
        <w:pStyle w:val="Heading4"/>
      </w:pPr>
      <w:r w:rsidRPr="39068F0D">
        <w:t>The Paper Shield, Date: October 14, 1996 Time: 1:35 PM Location: The Kitchen, 1850 Delaney Street, Virginia Beach</w:t>
      </w:r>
    </w:p>
    <w:p w14:paraId="084DB521" w14:textId="6B5DFDE5" w:rsidR="79538B9C" w:rsidRDefault="79538B9C" w:rsidP="39068F0D">
      <w:r w:rsidRPr="39068F0D">
        <w:t>While the living room was dark and quiet, the kitchen was bright and loud with the sound of aggressive typing.</w:t>
      </w:r>
    </w:p>
    <w:p w14:paraId="1DF9D2EA" w14:textId="6833BA87" w:rsidR="79538B9C" w:rsidRDefault="79538B9C" w:rsidP="39068F0D">
      <w:r w:rsidRPr="39068F0D">
        <w:t>Ellen sat at the kitchen table. The electric typewriter hummed in front of her, a fresh sheet of paper rolled into the carriage. Next to her, Tom stood leaning against the counter, a mug of cold coffee forgotten in his hand.</w:t>
      </w:r>
    </w:p>
    <w:p w14:paraId="0A7B9ED9" w14:textId="37620FA3" w:rsidR="79538B9C" w:rsidRDefault="79538B9C" w:rsidP="39068F0D">
      <w:r w:rsidRPr="39068F0D">
        <w:t>He was still shaking. Not from fear, but from the adrenaline of the confrontation in Valenti's office.</w:t>
      </w:r>
    </w:p>
    <w:p w14:paraId="0F2159D3" w14:textId="51FECDAA" w:rsidR="79538B9C" w:rsidRDefault="79538B9C" w:rsidP="39068F0D">
      <w:r w:rsidRPr="39068F0D">
        <w:t>"Date it today," Tom said, staring at the wall. "October 14th. I want this on the record immediately."</w:t>
      </w:r>
    </w:p>
    <w:p w14:paraId="6CC649EB" w14:textId="5FBEC285" w:rsidR="79538B9C" w:rsidRDefault="79538B9C" w:rsidP="39068F0D">
      <w:r w:rsidRPr="39068F0D">
        <w:t>"I am," Ellen said. Her fingers hit the keys with a staccato rhythm that sounded like gunfire. Clack-clack-clack.</w:t>
      </w:r>
    </w:p>
    <w:p w14:paraId="44625786" w14:textId="41A2A428" w:rsidR="79538B9C" w:rsidRDefault="79538B9C" w:rsidP="39068F0D">
      <w:r w:rsidRPr="39068F0D">
        <w:t>SUBJECT: FORMAL GRIEVANCE AND NOTICE OF SAFETY FAILURE TO: VIRGINIA BEACH CITY PUBLIC SCHOOLS BOARD OF EDUCATION CC: OFFICE OF CIVIL RIGHTS, DEPARTMENT OF EDUCATION</w:t>
      </w:r>
    </w:p>
    <w:p w14:paraId="1DCC49BC" w14:textId="38657ACD" w:rsidR="79538B9C" w:rsidRDefault="79538B9C" w:rsidP="39068F0D">
      <w:r w:rsidRPr="39068F0D">
        <w:t>Ellen paused, looking at the header. "I’m copying the OCR," she said, not asking for permission. "Valenti tore up the detention slip, but that’s not enough. He’s a politician. He thinks he managed us. He thinks the problem is gone because we walked out."</w:t>
      </w:r>
    </w:p>
    <w:p w14:paraId="741114A1" w14:textId="3F1C5347" w:rsidR="79538B9C" w:rsidRDefault="79538B9C" w:rsidP="39068F0D">
      <w:r w:rsidRPr="39068F0D">
        <w:t>"He’ll try to bury it," Tom agreed. "If we send this to the school, it disappears into a personnel file. If we send it to the Board, he has to answer for it."</w:t>
      </w:r>
    </w:p>
    <w:p w14:paraId="6BD4869A" w14:textId="47B5483C" w:rsidR="79538B9C" w:rsidRDefault="79538B9C" w:rsidP="39068F0D">
      <w:r w:rsidRPr="39068F0D">
        <w:t>"Exactly," Ellen said. "We don't tell Valenti. We don't tip our hand. He finds out when the Superintendent calls him."</w:t>
      </w:r>
    </w:p>
    <w:p w14:paraId="19CB51BA" w14:textId="63CE1371" w:rsidR="79538B9C" w:rsidRDefault="79538B9C" w:rsidP="39068F0D">
      <w:r w:rsidRPr="39068F0D">
        <w:t>She turned back to the keys.</w:t>
      </w:r>
    </w:p>
    <w:p w14:paraId="401FEF01" w14:textId="3DE4163C" w:rsidR="79538B9C" w:rsidRDefault="79538B9C" w:rsidP="39068F0D">
      <w:r w:rsidRPr="39068F0D">
        <w:lastRenderedPageBreak/>
        <w:t>We assert that Patrick Bennett’s refusal to evacuate without his sister was not insubordination, but a necessary act of preservation of life in the face of staff negligence, Ellen typed.</w:t>
      </w:r>
    </w:p>
    <w:p w14:paraId="475A6C46" w14:textId="76E48B7D" w:rsidR="79538B9C" w:rsidRDefault="79538B9C" w:rsidP="39068F0D">
      <w:r w:rsidRPr="39068F0D">
        <w:t>We formally request that Patrick Bennett be designated as a secondary support asset in Nichole Bennett’s Individualized Education Program (IEP) for all emergency procedures.</w:t>
      </w:r>
    </w:p>
    <w:p w14:paraId="07CCD2D8" w14:textId="6FF7AE36" w:rsidR="79538B9C" w:rsidRDefault="79538B9C" w:rsidP="39068F0D">
      <w:r w:rsidRPr="39068F0D">
        <w:t>"Perfect," Tom said, reading over her shoulder. "Make it official. If he saves her, he’s not breaking the rules. He’s following the IEP."</w:t>
      </w:r>
    </w:p>
    <w:p w14:paraId="23A11E2C" w14:textId="5B0BF908" w:rsidR="79538B9C" w:rsidRDefault="79538B9C" w:rsidP="39068F0D">
      <w:r w:rsidRPr="39068F0D">
        <w:t>Ellen stopped typing. The hum of the machine filled the silence.</w:t>
      </w:r>
    </w:p>
    <w:p w14:paraId="330EE483" w14:textId="122666D3" w:rsidR="79538B9C" w:rsidRDefault="79538B9C" w:rsidP="39068F0D">
      <w:r w:rsidRPr="39068F0D">
        <w:t>"Patrick is eleven," Tom said, looking toward the doorway that led to the living room, where his children were huddled on the sofa. "He didn't run back into that building because he was being rebellious. He went back because he loves her. He went back because he is the only one who speaks her language."</w:t>
      </w:r>
    </w:p>
    <w:p w14:paraId="40769DD7" w14:textId="57E10CF7" w:rsidR="79538B9C" w:rsidRDefault="79538B9C" w:rsidP="39068F0D">
      <w:r w:rsidRPr="39068F0D">
        <w:t>Tom ran a hand through his hair.</w:t>
      </w:r>
    </w:p>
    <w:p w14:paraId="4C6D730D" w14:textId="3EF757B0" w:rsidR="79538B9C" w:rsidRDefault="79538B9C" w:rsidP="39068F0D">
      <w:r w:rsidRPr="39068F0D">
        <w:t>"He’s going to keep doing it, El. Next year. High school. If she is in trouble, he is going to intervene. That’s who he is. And I don't want him having a disciplinary file that labels him 'insubordinate' every time he saves his sister’s life."</w:t>
      </w:r>
    </w:p>
    <w:p w14:paraId="2DAE8B06" w14:textId="494FE1F3" w:rsidR="79538B9C" w:rsidRDefault="79538B9C" w:rsidP="39068F0D">
      <w:r w:rsidRPr="39068F0D">
        <w:t>Ellen nodded slowly. They were building a legal precedent. They were constructing a shield that would protect Patrick the next time the system tried to punish him for doing the right thing.</w:t>
      </w:r>
    </w:p>
    <w:p w14:paraId="2BC969C8" w14:textId="4E13AFE3" w:rsidR="79538B9C" w:rsidRDefault="79538B9C" w:rsidP="39068F0D">
      <w:r w:rsidRPr="39068F0D">
        <w:t>She pulled the paper out of the roller with a zip. She grabbed a pen and signed it with a flourish.</w:t>
      </w:r>
    </w:p>
    <w:p w14:paraId="7254F157" w14:textId="2930E6EF" w:rsidR="79538B9C" w:rsidRDefault="79538B9C" w:rsidP="39068F0D">
      <w:r w:rsidRPr="39068F0D">
        <w:t>"I’ll drop this at the post office on the way to pick up dinner," Ellen said, folding the letter into an envelope.</w:t>
      </w:r>
    </w:p>
    <w:p w14:paraId="2A380FAA" w14:textId="777F1F1C" w:rsidR="79538B9C" w:rsidRDefault="79538B9C" w:rsidP="39068F0D">
      <w:r w:rsidRPr="39068F0D">
        <w:t>"No," Tom said, taking the envelope from her hand. "The mail is too slow."</w:t>
      </w:r>
    </w:p>
    <w:p w14:paraId="6BAB378F" w14:textId="4867638E" w:rsidR="79538B9C" w:rsidRDefault="79538B9C" w:rsidP="39068F0D">
      <w:r w:rsidRPr="39068F0D">
        <w:t>He grabbed his car keys.</w:t>
      </w:r>
    </w:p>
    <w:p w14:paraId="4B8136F2" w14:textId="2EC79F5A" w:rsidR="79538B9C" w:rsidRDefault="79538B9C" w:rsidP="39068F0D">
      <w:r w:rsidRPr="39068F0D">
        <w:t>"I'm driving this to the Municipal Center," Tom said. "I'm going to walk into the administration building on George Mason Drive, and I am going to hand this to the Board Clerk personally. I want a time-stamped receipt before the school day ends."</w:t>
      </w:r>
    </w:p>
    <w:p w14:paraId="621919AF" w14:textId="2AAF113B" w:rsidR="79538B9C" w:rsidRDefault="79538B9C" w:rsidP="39068F0D">
      <w:r w:rsidRPr="39068F0D">
        <w:t>He looked at the sealed envelope. It felt heavy. It was a declaration of war, delivered in stealth.</w:t>
      </w:r>
    </w:p>
    <w:p w14:paraId="0E4ED95A" w14:textId="562FF527" w:rsidR="79538B9C" w:rsidRDefault="79538B9C" w:rsidP="39068F0D">
      <w:r w:rsidRPr="39068F0D">
        <w:t>"Go," Ellen said. "I'll watch the kids."</w:t>
      </w:r>
    </w:p>
    <w:p w14:paraId="7A6CBE2B" w14:textId="4090FA6E" w:rsidR="79538B9C" w:rsidRDefault="79538B9C" w:rsidP="39068F0D">
      <w:r w:rsidRPr="39068F0D">
        <w:lastRenderedPageBreak/>
        <w:t>Tom walked out the door, carrying the paper shield that would ensure his son never had to apologize for being a hero again.</w:t>
      </w:r>
    </w:p>
    <w:p w14:paraId="7F8BC621" w14:textId="34DE276E" w:rsidR="3706803E" w:rsidRDefault="3706803E" w:rsidP="39068F0D">
      <w:pPr>
        <w:spacing w:before="240" w:after="240"/>
      </w:pPr>
      <w:r w:rsidRPr="39068F0D">
        <w:rPr>
          <w:rFonts w:ascii="Aptos" w:eastAsia="Aptos" w:hAnsi="Aptos" w:cs="Aptos"/>
          <w:b/>
          <w:bCs/>
        </w:rPr>
        <w:t>Thomas and Ellen Bennett</w:t>
      </w:r>
      <w:r w:rsidRPr="39068F0D">
        <w:rPr>
          <w:rFonts w:ascii="Aptos" w:eastAsia="Aptos" w:hAnsi="Aptos" w:cs="Aptos"/>
        </w:rPr>
        <w:t xml:space="preserve"> 1850 Delaney Street Virginia Beach, VA 23464</w:t>
      </w:r>
    </w:p>
    <w:p w14:paraId="7588A433" w14:textId="4ACCE2B7" w:rsidR="3706803E" w:rsidRDefault="3706803E" w:rsidP="39068F0D">
      <w:pPr>
        <w:spacing w:before="240" w:after="240"/>
      </w:pPr>
      <w:r w:rsidRPr="39068F0D">
        <w:rPr>
          <w:rFonts w:ascii="Aptos" w:eastAsia="Aptos" w:hAnsi="Aptos" w:cs="Aptos"/>
          <w:b/>
          <w:bCs/>
        </w:rPr>
        <w:t>October 14, 1996</w:t>
      </w:r>
    </w:p>
    <w:p w14:paraId="479FFD0B" w14:textId="6C71A05C" w:rsidR="3706803E" w:rsidRDefault="3706803E" w:rsidP="39068F0D">
      <w:pPr>
        <w:spacing w:before="240" w:after="240"/>
      </w:pPr>
      <w:r w:rsidRPr="39068F0D">
        <w:rPr>
          <w:rFonts w:ascii="Aptos" w:eastAsia="Aptos" w:hAnsi="Aptos" w:cs="Aptos"/>
          <w:b/>
          <w:bCs/>
        </w:rPr>
        <w:t>HAND DELIVERED</w:t>
      </w:r>
    </w:p>
    <w:p w14:paraId="46098AC6" w14:textId="34B216E4" w:rsidR="3706803E" w:rsidRDefault="3706803E" w:rsidP="39068F0D">
      <w:pPr>
        <w:spacing w:before="240" w:after="240"/>
      </w:pPr>
      <w:r w:rsidRPr="39068F0D">
        <w:rPr>
          <w:rFonts w:ascii="Aptos" w:eastAsia="Aptos" w:hAnsi="Aptos" w:cs="Aptos"/>
          <w:b/>
          <w:bCs/>
        </w:rPr>
        <w:t>To:</w:t>
      </w:r>
      <w:r w:rsidRPr="39068F0D">
        <w:rPr>
          <w:rFonts w:ascii="Aptos" w:eastAsia="Aptos" w:hAnsi="Aptos" w:cs="Aptos"/>
        </w:rPr>
        <w:t xml:space="preserve"> Virginia Beach City Public Schools Board of Education Virginia Beach Municipal Center 2512 George Mason Drive Virginia Beach, VA 23456</w:t>
      </w:r>
    </w:p>
    <w:p w14:paraId="5AE46997" w14:textId="54BAD06E" w:rsidR="3706803E" w:rsidRDefault="3706803E" w:rsidP="39068F0D">
      <w:pPr>
        <w:spacing w:before="240" w:after="240"/>
      </w:pPr>
      <w:r w:rsidRPr="39068F0D">
        <w:rPr>
          <w:rFonts w:ascii="Aptos" w:eastAsia="Aptos" w:hAnsi="Aptos" w:cs="Aptos"/>
          <w:b/>
          <w:bCs/>
        </w:rPr>
        <w:t>RE: FORMAL GRIEVANCE, NOTICE OF SAFETY FAILURE, AND IEP MODIFICATION REQUEST</w:t>
      </w:r>
      <w:r w:rsidRPr="39068F0D">
        <w:rPr>
          <w:rFonts w:ascii="Aptos" w:eastAsia="Aptos" w:hAnsi="Aptos" w:cs="Aptos"/>
        </w:rPr>
        <w:t xml:space="preserve"> </w:t>
      </w:r>
      <w:r w:rsidRPr="39068F0D">
        <w:rPr>
          <w:rFonts w:ascii="Aptos" w:eastAsia="Aptos" w:hAnsi="Aptos" w:cs="Aptos"/>
          <w:b/>
          <w:bCs/>
        </w:rPr>
        <w:t>Student:</w:t>
      </w:r>
      <w:r w:rsidRPr="39068F0D">
        <w:rPr>
          <w:rFonts w:ascii="Aptos" w:eastAsia="Aptos" w:hAnsi="Aptos" w:cs="Aptos"/>
        </w:rPr>
        <w:t xml:space="preserve"> Nichole Bennett (Grade 6, Morrison Middle School) </w:t>
      </w:r>
      <w:r w:rsidRPr="39068F0D">
        <w:rPr>
          <w:rFonts w:ascii="Aptos" w:eastAsia="Aptos" w:hAnsi="Aptos" w:cs="Aptos"/>
          <w:b/>
          <w:bCs/>
        </w:rPr>
        <w:t>Student:</w:t>
      </w:r>
      <w:r w:rsidRPr="39068F0D">
        <w:rPr>
          <w:rFonts w:ascii="Aptos" w:eastAsia="Aptos" w:hAnsi="Aptos" w:cs="Aptos"/>
        </w:rPr>
        <w:t xml:space="preserve"> Patrick Bennett (Grade 6, Morrison Middle School)</w:t>
      </w:r>
    </w:p>
    <w:p w14:paraId="5104EDAA" w14:textId="461106DE" w:rsidR="3706803E" w:rsidRDefault="3706803E" w:rsidP="39068F0D">
      <w:pPr>
        <w:spacing w:before="240" w:after="240"/>
      </w:pPr>
      <w:r w:rsidRPr="39068F0D">
        <w:rPr>
          <w:rFonts w:ascii="Aptos" w:eastAsia="Aptos" w:hAnsi="Aptos" w:cs="Aptos"/>
          <w:b/>
          <w:bCs/>
        </w:rPr>
        <w:t>To the Board of Education:</w:t>
      </w:r>
    </w:p>
    <w:p w14:paraId="2C5D6C6A" w14:textId="25EAFD97" w:rsidR="3706803E" w:rsidRDefault="3706803E" w:rsidP="39068F0D">
      <w:pPr>
        <w:spacing w:before="240" w:after="240"/>
      </w:pPr>
      <w:r w:rsidRPr="39068F0D">
        <w:rPr>
          <w:rFonts w:ascii="Aptos" w:eastAsia="Aptos" w:hAnsi="Aptos" w:cs="Aptos"/>
        </w:rPr>
        <w:t>We are filing this formal grievance to document a severe failure of safety protocols and staff negligence that occurred today, October 14, 1996, at Morrison Middle School during a scheduled fire alarm drill.</w:t>
      </w:r>
    </w:p>
    <w:p w14:paraId="42401164" w14:textId="470AD2FD" w:rsidR="3706803E" w:rsidRDefault="3706803E" w:rsidP="39068F0D">
      <w:pPr>
        <w:spacing w:before="240" w:after="240"/>
      </w:pPr>
      <w:r w:rsidRPr="39068F0D">
        <w:rPr>
          <w:rFonts w:ascii="Aptos" w:eastAsia="Aptos" w:hAnsi="Aptos" w:cs="Aptos"/>
        </w:rPr>
        <w:t>At approximately 10:15 AM, during the evacuation procedure, the one-on-one aide assigned to our daughter, Nichole Bennett, abandoned her post. By the aide’s own admission in the presence of Principal Valenti, she prioritized the assistance of an ambulatory student and left Nichole—who uses a wheelchair and is non-verbal—unattended in a hallway while the fire alarm was active.</w:t>
      </w:r>
    </w:p>
    <w:p w14:paraId="3686DE12" w14:textId="0C6D5341" w:rsidR="3706803E" w:rsidRDefault="3706803E" w:rsidP="39068F0D">
      <w:pPr>
        <w:spacing w:before="240" w:after="240"/>
        <w:rPr>
          <w:rFonts w:ascii="Aptos" w:eastAsia="Aptos" w:hAnsi="Aptos" w:cs="Aptos"/>
        </w:rPr>
      </w:pPr>
      <w:r w:rsidRPr="39068F0D">
        <w:rPr>
          <w:rFonts w:ascii="Aptos" w:eastAsia="Aptos" w:hAnsi="Aptos" w:cs="Aptos"/>
        </w:rPr>
        <w:t>Nichole suffers from a severe sensory processing disorder. The audible frequency and volume of the alarm system at Morrison Middle School causes her physical pain and can trigger seizure-like spasticity. Leaving her alone in that environment was not merely a lapse in judgment; it was a dereliction of the Duty of Care mandated by her Individualized Education Program (IEP) and federal law.</w:t>
      </w:r>
    </w:p>
    <w:p w14:paraId="2F0E7A04" w14:textId="2C83E806" w:rsidR="00661768" w:rsidRDefault="00661768" w:rsidP="39068F0D">
      <w:pPr>
        <w:spacing w:before="240" w:after="240"/>
      </w:pPr>
      <w:r w:rsidRPr="00661768">
        <w:rPr>
          <w:b/>
          <w:bCs/>
        </w:rPr>
        <w:t>We need only look to the arson attack at Princess Anne High School just thirteen months ago (September 1995) to understand that fire in our schools is not a hypothetical threat.</w:t>
      </w:r>
      <w:r w:rsidRPr="00661768">
        <w:t xml:space="preserve"> The destruction of that facility demonstrated how quickly a situation can turn lethal. If today’s alarm had been a repetition of that event—a real, rapidly spreading fire rather than a drill—our daughter would have been left behind to die of smoke inhalation because the adult paid to protect her panicked.</w:t>
      </w:r>
    </w:p>
    <w:p w14:paraId="5685BFE0" w14:textId="28B1A44E" w:rsidR="3706803E" w:rsidRDefault="3706803E" w:rsidP="39068F0D">
      <w:pPr>
        <w:spacing w:before="240" w:after="240"/>
      </w:pPr>
      <w:r w:rsidRPr="39068F0D">
        <w:rPr>
          <w:rFonts w:ascii="Aptos" w:eastAsia="Aptos" w:hAnsi="Aptos" w:cs="Aptos"/>
        </w:rPr>
        <w:lastRenderedPageBreak/>
        <w:t>Furthermore, we are writing to formally contest the disciplinary action initially taken against our son, Patrick Bennett.</w:t>
      </w:r>
    </w:p>
    <w:p w14:paraId="363B5F8B" w14:textId="708E947F" w:rsidR="3706803E" w:rsidRDefault="3706803E" w:rsidP="39068F0D">
      <w:pPr>
        <w:spacing w:before="240" w:after="240"/>
      </w:pPr>
      <w:r w:rsidRPr="39068F0D">
        <w:rPr>
          <w:rFonts w:ascii="Aptos" w:eastAsia="Aptos" w:hAnsi="Aptos" w:cs="Aptos"/>
        </w:rPr>
        <w:t>When Patrick realized his sister had been abandoned, he broke formation to locate and rescue her. He found her in a state of physical distress (convulsing) and successfully evacuated her from the building when staff failed to do so. For this act, he was accused of "insubordination" and assigned detention by Principal Valenti. While this punishment was verbally rescinded after our confrontation with the administration, we require a permanent, written record of the following:</w:t>
      </w:r>
    </w:p>
    <w:p w14:paraId="211E575B" w14:textId="0FF95305" w:rsidR="3706803E" w:rsidRDefault="3706803E" w:rsidP="39068F0D">
      <w:pPr>
        <w:pStyle w:val="ListParagraph"/>
        <w:numPr>
          <w:ilvl w:val="0"/>
          <w:numId w:val="21"/>
        </w:numPr>
        <w:spacing w:before="240" w:after="240"/>
        <w:rPr>
          <w:rFonts w:ascii="Aptos" w:eastAsia="Aptos" w:hAnsi="Aptos" w:cs="Aptos"/>
        </w:rPr>
      </w:pPr>
      <w:r w:rsidRPr="39068F0D">
        <w:rPr>
          <w:rFonts w:ascii="Aptos" w:eastAsia="Aptos" w:hAnsi="Aptos" w:cs="Aptos"/>
          <w:b/>
          <w:bCs/>
        </w:rPr>
        <w:t>We assert that Patrick Bennett’s refusal to evacuate without his sister was not insubordination, but a necessary act of preservation of life in the face of staff negligence.</w:t>
      </w:r>
      <w:r w:rsidRPr="39068F0D">
        <w:rPr>
          <w:rFonts w:ascii="Aptos" w:eastAsia="Aptos" w:hAnsi="Aptos" w:cs="Aptos"/>
        </w:rPr>
        <w:t xml:space="preserve"> His record must reflect no wrongdoing.</w:t>
      </w:r>
    </w:p>
    <w:p w14:paraId="72A97DDC" w14:textId="61CA60A7" w:rsidR="3706803E" w:rsidRDefault="3706803E" w:rsidP="39068F0D">
      <w:pPr>
        <w:pStyle w:val="ListParagraph"/>
        <w:numPr>
          <w:ilvl w:val="0"/>
          <w:numId w:val="21"/>
        </w:numPr>
        <w:spacing w:before="240" w:after="240"/>
        <w:rPr>
          <w:rFonts w:ascii="Aptos" w:eastAsia="Aptos" w:hAnsi="Aptos" w:cs="Aptos"/>
          <w:b/>
          <w:bCs/>
        </w:rPr>
      </w:pPr>
      <w:r w:rsidRPr="39068F0D">
        <w:rPr>
          <w:rFonts w:ascii="Aptos" w:eastAsia="Aptos" w:hAnsi="Aptos" w:cs="Aptos"/>
          <w:b/>
          <w:bCs/>
        </w:rPr>
        <w:t>We formally request that Patrick Bennett be designated as a secondary support asset in Nichole Bennett’s IEP for all emergency procedures.</w:t>
      </w:r>
    </w:p>
    <w:p w14:paraId="63C81C95" w14:textId="3F6329DC" w:rsidR="3706803E" w:rsidRDefault="3706803E" w:rsidP="39068F0D">
      <w:pPr>
        <w:spacing w:before="240" w:after="240"/>
      </w:pPr>
      <w:r w:rsidRPr="39068F0D">
        <w:rPr>
          <w:rFonts w:ascii="Aptos" w:eastAsia="Aptos" w:hAnsi="Aptos" w:cs="Aptos"/>
        </w:rPr>
        <w:t>We are putting the District on notice: Patrick has our explicit parental authorization to intervene in any situation where Nichole’s safety is compromised by school staff. He is not to be punished for doing the job the school failed to do.</w:t>
      </w:r>
    </w:p>
    <w:p w14:paraId="051E6B22" w14:textId="1917D044" w:rsidR="3706803E" w:rsidRDefault="3706803E" w:rsidP="39068F0D">
      <w:pPr>
        <w:spacing w:before="240" w:after="240"/>
      </w:pPr>
      <w:r w:rsidRPr="39068F0D">
        <w:rPr>
          <w:rFonts w:ascii="Aptos" w:eastAsia="Aptos" w:hAnsi="Aptos" w:cs="Aptos"/>
        </w:rPr>
        <w:t>We expect a written response confirming receipt of this grievance and a timeline for the modification of Nichole’s safety plan within 48 hours.</w:t>
      </w:r>
    </w:p>
    <w:p w14:paraId="348BC3B2" w14:textId="760C13B2" w:rsidR="3706803E" w:rsidRDefault="3706803E" w:rsidP="39068F0D">
      <w:pPr>
        <w:spacing w:before="240" w:after="240"/>
      </w:pPr>
      <w:r w:rsidRPr="39068F0D">
        <w:rPr>
          <w:rFonts w:ascii="Aptos" w:eastAsia="Aptos" w:hAnsi="Aptos" w:cs="Aptos"/>
        </w:rPr>
        <w:t>Sincerely,</w:t>
      </w:r>
    </w:p>
    <w:p w14:paraId="3E600D22" w14:textId="232E6165" w:rsidR="3706803E" w:rsidRDefault="3706803E" w:rsidP="39068F0D">
      <w:pPr>
        <w:spacing w:before="240" w:after="240"/>
      </w:pPr>
      <w:r w:rsidRPr="39068F0D">
        <w:rPr>
          <w:rFonts w:ascii="Aptos" w:eastAsia="Aptos" w:hAnsi="Aptos" w:cs="Aptos"/>
          <w:i/>
          <w:iCs/>
        </w:rPr>
        <w:t>(Signed)</w:t>
      </w:r>
    </w:p>
    <w:p w14:paraId="77598B24" w14:textId="6A7297DB" w:rsidR="3706803E" w:rsidRDefault="3706803E" w:rsidP="39068F0D">
      <w:pPr>
        <w:spacing w:before="240" w:after="240"/>
      </w:pPr>
      <w:r w:rsidRPr="39068F0D">
        <w:rPr>
          <w:rFonts w:ascii="Aptos" w:eastAsia="Aptos" w:hAnsi="Aptos" w:cs="Aptos"/>
          <w:b/>
          <w:bCs/>
        </w:rPr>
        <w:t>Thomas Bennett</w:t>
      </w:r>
      <w:r w:rsidRPr="39068F0D">
        <w:rPr>
          <w:rFonts w:ascii="Aptos" w:eastAsia="Aptos" w:hAnsi="Aptos" w:cs="Aptos"/>
        </w:rPr>
        <w:t xml:space="preserve"> </w:t>
      </w:r>
      <w:r w:rsidRPr="39068F0D">
        <w:rPr>
          <w:rFonts w:ascii="Aptos" w:eastAsia="Aptos" w:hAnsi="Aptos" w:cs="Aptos"/>
          <w:b/>
          <w:bCs/>
        </w:rPr>
        <w:t>Ellen Bennett</w:t>
      </w:r>
    </w:p>
    <w:p w14:paraId="7B454D0B" w14:textId="06052DBF" w:rsidR="3706803E" w:rsidRDefault="3706803E" w:rsidP="39068F0D">
      <w:pPr>
        <w:spacing w:before="240" w:after="240"/>
      </w:pPr>
      <w:r w:rsidRPr="39068F0D">
        <w:rPr>
          <w:rFonts w:ascii="Aptos" w:eastAsia="Aptos" w:hAnsi="Aptos" w:cs="Aptos"/>
          <w:b/>
          <w:bCs/>
        </w:rPr>
        <w:t>CC:</w:t>
      </w:r>
      <w:r w:rsidRPr="39068F0D">
        <w:rPr>
          <w:rFonts w:ascii="Aptos" w:eastAsia="Aptos" w:hAnsi="Aptos" w:cs="Aptos"/>
        </w:rPr>
        <w:t xml:space="preserve"> Office for Civil Rights U.S. Department of Education Washington, D.C.</w:t>
      </w:r>
    </w:p>
    <w:p w14:paraId="544ED832" w14:textId="3DAA661B" w:rsidR="43048CF5" w:rsidRDefault="43048CF5" w:rsidP="39068F0D">
      <w:pPr>
        <w:pStyle w:val="Heading4"/>
      </w:pPr>
      <w:r w:rsidRPr="39068F0D">
        <w:t>The Chain of Command</w:t>
      </w:r>
    </w:p>
    <w:p w14:paraId="2D02BF7B" w14:textId="452765AC" w:rsidR="43048CF5" w:rsidRDefault="43048CF5" w:rsidP="003749B9">
      <w:r w:rsidRPr="39068F0D">
        <w:rPr>
          <w:b/>
          <w:bCs/>
        </w:rPr>
        <w:t>Date:</w:t>
      </w:r>
      <w:r w:rsidRPr="39068F0D">
        <w:t xml:space="preserve"> October 15, 1996 </w:t>
      </w:r>
      <w:r w:rsidRPr="39068F0D">
        <w:rPr>
          <w:b/>
          <w:bCs/>
        </w:rPr>
        <w:t>Time:</w:t>
      </w:r>
      <w:r w:rsidRPr="39068F0D">
        <w:t xml:space="preserve"> 8:05 AM </w:t>
      </w:r>
      <w:r w:rsidRPr="39068F0D">
        <w:rPr>
          <w:b/>
          <w:bCs/>
        </w:rPr>
        <w:t>Location:</w:t>
      </w:r>
      <w:r w:rsidRPr="39068F0D">
        <w:t xml:space="preserve"> Office of the Principal, Morrison Middle School</w:t>
      </w:r>
    </w:p>
    <w:p w14:paraId="22C47B3C" w14:textId="0900B847" w:rsidR="43048CF5" w:rsidRDefault="43048CF5" w:rsidP="003749B9">
      <w:r w:rsidRPr="39068F0D">
        <w:t>Principal Valenti’s phone rang. It wasn't the internal line; it was the red-light line reserved for the District Office.</w:t>
      </w:r>
    </w:p>
    <w:p w14:paraId="63E7B1F1" w14:textId="7D364B6A" w:rsidR="43048CF5" w:rsidRDefault="43048CF5" w:rsidP="003749B9">
      <w:r w:rsidRPr="39068F0D">
        <w:t>"Valenti," he answered, keeping his voice steady.</w:t>
      </w:r>
    </w:p>
    <w:p w14:paraId="59D0860B" w14:textId="1FE8A44A" w:rsidR="43048CF5" w:rsidRDefault="43048CF5" w:rsidP="003749B9">
      <w:r w:rsidRPr="39068F0D">
        <w:rPr>
          <w:rFonts w:ascii="Aptos" w:eastAsia="Aptos" w:hAnsi="Aptos" w:cs="Aptos"/>
        </w:rPr>
        <w:t xml:space="preserve">"Frank." The voice on the other end was Dr. Reynolds, the Assistant Superintendent of Operations. There was no pleasantry. "I have a courier document on my desk from a </w:t>
      </w:r>
      <w:r w:rsidRPr="39068F0D">
        <w:rPr>
          <w:rFonts w:ascii="Aptos" w:eastAsia="Aptos" w:hAnsi="Aptos" w:cs="Aptos"/>
        </w:rPr>
        <w:lastRenderedPageBreak/>
        <w:t>Thomas Bennett. It’s time-stamped 4:45 PM yesterday. It has a 'CC' to the Office for Civil Rights in D.C."</w:t>
      </w:r>
    </w:p>
    <w:p w14:paraId="41BCF8ED" w14:textId="71AC8DD7" w:rsidR="43048CF5" w:rsidRDefault="43048CF5" w:rsidP="003749B9">
      <w:r w:rsidRPr="39068F0D">
        <w:rPr>
          <w:rFonts w:ascii="Aptos" w:eastAsia="Aptos" w:hAnsi="Aptos" w:cs="Aptos"/>
        </w:rPr>
        <w:t>Valenti swallowed. "Yes, sir. There was an incident during the fire drill yesterday. A misunderstanding regarding a student's evacuation. We handled it locally."</w:t>
      </w:r>
    </w:p>
    <w:p w14:paraId="5502F743" w14:textId="03465769" w:rsidR="43048CF5" w:rsidRDefault="43048CF5" w:rsidP="003749B9">
      <w:r w:rsidRPr="39068F0D">
        <w:rPr>
          <w:rFonts w:ascii="Aptos" w:eastAsia="Aptos" w:hAnsi="Aptos" w:cs="Aptos"/>
        </w:rPr>
        <w:t>"You didn't handle anything, Frank," Reynolds snapped. "You created a federal case file. I am reading a statement that says your staff abandoned a wheelchair-bound student in a hallway while an alarm was sounding. Is that accurate?"</w:t>
      </w:r>
    </w:p>
    <w:p w14:paraId="0D161897" w14:textId="799AF44E" w:rsidR="43048CF5" w:rsidRDefault="43048CF5" w:rsidP="003749B9">
      <w:r w:rsidRPr="39068F0D">
        <w:rPr>
          <w:rFonts w:ascii="Aptos" w:eastAsia="Aptos" w:hAnsi="Aptos" w:cs="Aptos"/>
        </w:rPr>
        <w:t>"It was triage," Valenti tried to argue, sweating now. "The aide had to assist—"</w:t>
      </w:r>
    </w:p>
    <w:p w14:paraId="05D2679B" w14:textId="37663A09" w:rsidR="43048CF5" w:rsidRDefault="43048CF5" w:rsidP="003749B9">
      <w:r w:rsidRPr="39068F0D">
        <w:rPr>
          <w:rFonts w:ascii="Aptos" w:eastAsia="Aptos" w:hAnsi="Aptos" w:cs="Aptos"/>
        </w:rPr>
        <w:t>"I don't care if she was assisting the Pope," Reynolds cut him off. "You do not leave a non-verbal child in a burning building. Do you know what the OCR does with complaints like this? They don't just fine us. They audit the entire district. They open every IEP file from the last ten years."</w:t>
      </w:r>
    </w:p>
    <w:p w14:paraId="273760BD" w14:textId="745ED336" w:rsidR="43048CF5" w:rsidRDefault="43048CF5" w:rsidP="003749B9">
      <w:r w:rsidRPr="39068F0D">
        <w:rPr>
          <w:rFonts w:ascii="Aptos" w:eastAsia="Aptos" w:hAnsi="Aptos" w:cs="Aptos"/>
        </w:rPr>
        <w:t>The silence on the line was heavy.</w:t>
      </w:r>
    </w:p>
    <w:p w14:paraId="089B3F2E" w14:textId="48600172" w:rsidR="43048CF5" w:rsidRDefault="43048CF5" w:rsidP="003749B9">
      <w:r w:rsidRPr="39068F0D">
        <w:rPr>
          <w:rFonts w:ascii="Aptos" w:eastAsia="Aptos" w:hAnsi="Aptos" w:cs="Aptos"/>
        </w:rPr>
        <w:t>"Fix this," Reynolds ordered. "I am sending over the draft response. You are going to sign it. You are going to give the Bennetts everything they want. If the OCR calls, I want to be able to tell them the issue was resolved within twenty-four hours. Do you understand?"</w:t>
      </w:r>
    </w:p>
    <w:p w14:paraId="6EDE58D7" w14:textId="3F4BB9EB" w:rsidR="43048CF5" w:rsidRDefault="43048CF5" w:rsidP="003749B9">
      <w:r w:rsidRPr="39068F0D">
        <w:rPr>
          <w:rFonts w:ascii="Aptos" w:eastAsia="Aptos" w:hAnsi="Aptos" w:cs="Aptos"/>
        </w:rPr>
        <w:t>"Yes, sir," Valenti whispered.</w:t>
      </w:r>
    </w:p>
    <w:p w14:paraId="08C374D6" w14:textId="0858A743" w:rsidR="43048CF5" w:rsidRDefault="43048CF5" w:rsidP="003749B9">
      <w:r w:rsidRPr="39068F0D">
        <w:rPr>
          <w:rFonts w:ascii="Aptos" w:eastAsia="Aptos" w:hAnsi="Aptos" w:cs="Aptos"/>
        </w:rPr>
        <w:t>"And Frank? If I see another disciplinary referral for that boy saving his sister, you’re going to be an Assistant Principal at an elementary school in Pungo. Clear?"</w:t>
      </w:r>
    </w:p>
    <w:p w14:paraId="6D05DE8E" w14:textId="3EDEC1F6" w:rsidR="43048CF5" w:rsidRDefault="43048CF5" w:rsidP="003749B9">
      <w:r w:rsidRPr="39068F0D">
        <w:rPr>
          <w:rFonts w:ascii="Aptos" w:eastAsia="Aptos" w:hAnsi="Aptos" w:cs="Aptos"/>
        </w:rPr>
        <w:t>"Clear."</w:t>
      </w:r>
    </w:p>
    <w:p w14:paraId="4049D953" w14:textId="074A624D" w:rsidR="43048CF5" w:rsidRDefault="43048CF5" w:rsidP="39068F0D">
      <w:pPr>
        <w:pStyle w:val="Heading4"/>
      </w:pPr>
      <w:r w:rsidRPr="39068F0D">
        <w:t>The Surrender</w:t>
      </w:r>
    </w:p>
    <w:p w14:paraId="620D8728" w14:textId="0B3004A0" w:rsidR="43048CF5" w:rsidRDefault="43048CF5" w:rsidP="39068F0D">
      <w:pPr>
        <w:spacing w:before="240" w:after="240"/>
      </w:pPr>
      <w:r w:rsidRPr="39068F0D">
        <w:rPr>
          <w:rFonts w:ascii="Aptos" w:eastAsia="Aptos" w:hAnsi="Aptos" w:cs="Aptos"/>
          <w:b/>
          <w:bCs/>
        </w:rPr>
        <w:t>Date:</w:t>
      </w:r>
      <w:r w:rsidRPr="39068F0D">
        <w:rPr>
          <w:rFonts w:ascii="Aptos" w:eastAsia="Aptos" w:hAnsi="Aptos" w:cs="Aptos"/>
        </w:rPr>
        <w:t xml:space="preserve"> October 16, 1996 (48 Hours Post-Incident) </w:t>
      </w:r>
      <w:r w:rsidRPr="39068F0D">
        <w:rPr>
          <w:rFonts w:ascii="Aptos" w:eastAsia="Aptos" w:hAnsi="Aptos" w:cs="Aptos"/>
          <w:b/>
          <w:bCs/>
        </w:rPr>
        <w:t>Time:</w:t>
      </w:r>
      <w:r w:rsidRPr="39068F0D">
        <w:rPr>
          <w:rFonts w:ascii="Aptos" w:eastAsia="Aptos" w:hAnsi="Aptos" w:cs="Aptos"/>
        </w:rPr>
        <w:t xml:space="preserve"> 10:00 AM </w:t>
      </w:r>
      <w:r w:rsidRPr="39068F0D">
        <w:rPr>
          <w:rFonts w:ascii="Aptos" w:eastAsia="Aptos" w:hAnsi="Aptos" w:cs="Aptos"/>
          <w:b/>
          <w:bCs/>
        </w:rPr>
        <w:t>Location:</w:t>
      </w:r>
      <w:r w:rsidRPr="39068F0D">
        <w:rPr>
          <w:rFonts w:ascii="Aptos" w:eastAsia="Aptos" w:hAnsi="Aptos" w:cs="Aptos"/>
        </w:rPr>
        <w:t xml:space="preserve"> The Bennett Mailbox / 1850 Delaney Street</w:t>
      </w:r>
    </w:p>
    <w:p w14:paraId="4EAA5E7D" w14:textId="46B6A3FE" w:rsidR="43048CF5" w:rsidRDefault="43048CF5" w:rsidP="39068F0D">
      <w:pPr>
        <w:spacing w:before="240" w:after="240"/>
      </w:pPr>
      <w:r w:rsidRPr="39068F0D">
        <w:rPr>
          <w:rFonts w:ascii="Aptos" w:eastAsia="Aptos" w:hAnsi="Aptos" w:cs="Aptos"/>
        </w:rPr>
        <w:t>The letter didn't come by regular mail. A district courier car pulled up to the curb. A man in a tie walked up the driveway and handed a thick, official envelope to Ellen Bennett.</w:t>
      </w:r>
    </w:p>
    <w:p w14:paraId="4ED2560A" w14:textId="44048287" w:rsidR="43048CF5" w:rsidRDefault="43048CF5" w:rsidP="39068F0D">
      <w:pPr>
        <w:spacing w:before="240" w:after="240"/>
      </w:pPr>
      <w:r w:rsidRPr="39068F0D">
        <w:rPr>
          <w:rFonts w:ascii="Aptos" w:eastAsia="Aptos" w:hAnsi="Aptos" w:cs="Aptos"/>
        </w:rPr>
        <w:t>She took it into the kitchen where Tom was drinking coffee. She opened it with a letter opener, the sound slicing through the quiet morning.</w:t>
      </w:r>
    </w:p>
    <w:p w14:paraId="2CD2818B" w14:textId="3D5F1F04" w:rsidR="43048CF5" w:rsidRDefault="43048CF5" w:rsidP="39068F0D">
      <w:pPr>
        <w:spacing w:before="240" w:after="240"/>
      </w:pPr>
      <w:r w:rsidRPr="39068F0D">
        <w:rPr>
          <w:rFonts w:ascii="Aptos" w:eastAsia="Aptos" w:hAnsi="Aptos" w:cs="Aptos"/>
        </w:rPr>
        <w:t>"Virginia Beach City Public Schools," she read the letterhead. "Office of Special Education."</w:t>
      </w:r>
    </w:p>
    <w:p w14:paraId="579AA4E5" w14:textId="6193FACB" w:rsidR="43048CF5" w:rsidRDefault="43048CF5" w:rsidP="39068F0D">
      <w:pPr>
        <w:spacing w:before="240" w:after="240"/>
      </w:pPr>
      <w:r w:rsidRPr="39068F0D">
        <w:rPr>
          <w:rFonts w:ascii="Aptos" w:eastAsia="Aptos" w:hAnsi="Aptos" w:cs="Aptos"/>
        </w:rPr>
        <w:t>She read the first paragraph. She let out a breath.</w:t>
      </w:r>
    </w:p>
    <w:p w14:paraId="24A04037" w14:textId="258D2917" w:rsidR="43048CF5" w:rsidRDefault="43048CF5" w:rsidP="39068F0D">
      <w:pPr>
        <w:spacing w:before="240" w:after="240"/>
      </w:pPr>
      <w:r w:rsidRPr="39068F0D">
        <w:rPr>
          <w:rFonts w:ascii="Aptos" w:eastAsia="Aptos" w:hAnsi="Aptos" w:cs="Aptos"/>
        </w:rPr>
        <w:lastRenderedPageBreak/>
        <w:t>"They folded," Ellen said. "Completely."</w:t>
      </w:r>
    </w:p>
    <w:p w14:paraId="7BED0FD3" w14:textId="6419A4F9" w:rsidR="43048CF5" w:rsidRDefault="43048CF5" w:rsidP="39068F0D">
      <w:pPr>
        <w:spacing w:before="240" w:after="240"/>
      </w:pPr>
      <w:r w:rsidRPr="39068F0D">
        <w:rPr>
          <w:rFonts w:ascii="Aptos" w:eastAsia="Aptos" w:hAnsi="Aptos" w:cs="Aptos"/>
        </w:rPr>
        <w:t>She laid the document on the table.</w:t>
      </w:r>
    </w:p>
    <w:p w14:paraId="17E56590" w14:textId="1420D6C0" w:rsidR="39068F0D" w:rsidRDefault="39068F0D"/>
    <w:p w14:paraId="5D22CF65" w14:textId="648C1AF0" w:rsidR="43048CF5" w:rsidRDefault="43048CF5" w:rsidP="39068F0D">
      <w:pPr>
        <w:spacing w:before="240" w:after="240"/>
      </w:pPr>
      <w:r w:rsidRPr="39068F0D">
        <w:rPr>
          <w:rFonts w:ascii="Aptos" w:eastAsia="Aptos" w:hAnsi="Aptos" w:cs="Aptos"/>
          <w:b/>
          <w:bCs/>
        </w:rPr>
        <w:t>VIRGINIA BEACH CITY PUBLIC SCHOOLS</w:t>
      </w:r>
      <w:r w:rsidRPr="39068F0D">
        <w:rPr>
          <w:rFonts w:ascii="Aptos" w:eastAsia="Aptos" w:hAnsi="Aptos" w:cs="Aptos"/>
        </w:rPr>
        <w:t xml:space="preserve"> </w:t>
      </w:r>
      <w:r w:rsidRPr="39068F0D">
        <w:rPr>
          <w:rFonts w:ascii="Aptos" w:eastAsia="Aptos" w:hAnsi="Aptos" w:cs="Aptos"/>
          <w:b/>
          <w:bCs/>
        </w:rPr>
        <w:t>Department of Special Education &amp; Student Services</w:t>
      </w:r>
      <w:r w:rsidRPr="39068F0D">
        <w:rPr>
          <w:rFonts w:ascii="Aptos" w:eastAsia="Aptos" w:hAnsi="Aptos" w:cs="Aptos"/>
        </w:rPr>
        <w:t xml:space="preserve"> </w:t>
      </w:r>
      <w:r w:rsidRPr="39068F0D">
        <w:rPr>
          <w:rFonts w:ascii="Aptos" w:eastAsia="Aptos" w:hAnsi="Aptos" w:cs="Aptos"/>
          <w:b/>
          <w:bCs/>
        </w:rPr>
        <w:t>2512 George Mason Drive, Virginia Beach, VA 23456</w:t>
      </w:r>
    </w:p>
    <w:p w14:paraId="334D3AE0" w14:textId="4B2BF8C5" w:rsidR="43048CF5" w:rsidRDefault="43048CF5" w:rsidP="39068F0D">
      <w:pPr>
        <w:spacing w:before="240" w:after="240"/>
      </w:pPr>
      <w:r w:rsidRPr="39068F0D">
        <w:rPr>
          <w:rFonts w:ascii="Aptos" w:eastAsia="Aptos" w:hAnsi="Aptos" w:cs="Aptos"/>
          <w:b/>
          <w:bCs/>
        </w:rPr>
        <w:t>October 16, 1996</w:t>
      </w:r>
    </w:p>
    <w:p w14:paraId="0132CA32" w14:textId="6BEED859" w:rsidR="43048CF5" w:rsidRDefault="43048CF5" w:rsidP="39068F0D">
      <w:pPr>
        <w:spacing w:before="240" w:after="240"/>
      </w:pPr>
      <w:r w:rsidRPr="39068F0D">
        <w:rPr>
          <w:rFonts w:ascii="Aptos" w:eastAsia="Aptos" w:hAnsi="Aptos" w:cs="Aptos"/>
          <w:b/>
          <w:bCs/>
        </w:rPr>
        <w:t>VIA COURIER</w:t>
      </w:r>
    </w:p>
    <w:p w14:paraId="6922D318" w14:textId="4E383BE7" w:rsidR="43048CF5" w:rsidRDefault="43048CF5" w:rsidP="39068F0D">
      <w:pPr>
        <w:spacing w:before="240" w:after="240"/>
      </w:pPr>
      <w:r w:rsidRPr="39068F0D">
        <w:rPr>
          <w:rFonts w:ascii="Aptos" w:eastAsia="Aptos" w:hAnsi="Aptos" w:cs="Aptos"/>
          <w:b/>
          <w:bCs/>
        </w:rPr>
        <w:t>Mr. and Mrs. Thomas Bennett</w:t>
      </w:r>
      <w:r w:rsidRPr="39068F0D">
        <w:rPr>
          <w:rFonts w:ascii="Aptos" w:eastAsia="Aptos" w:hAnsi="Aptos" w:cs="Aptos"/>
        </w:rPr>
        <w:t xml:space="preserve"> 1850 Delaney Street Virginia Beach, VA 23464</w:t>
      </w:r>
    </w:p>
    <w:p w14:paraId="48849CDA" w14:textId="51BACF6A" w:rsidR="43048CF5" w:rsidRDefault="43048CF5" w:rsidP="39068F0D">
      <w:pPr>
        <w:spacing w:before="240" w:after="240"/>
      </w:pPr>
      <w:r w:rsidRPr="39068F0D">
        <w:rPr>
          <w:rFonts w:ascii="Aptos" w:eastAsia="Aptos" w:hAnsi="Aptos" w:cs="Aptos"/>
          <w:b/>
          <w:bCs/>
        </w:rPr>
        <w:t>RE: RESOLUTION OF GRIEVANCE DATED OCT 14, 1996</w:t>
      </w:r>
    </w:p>
    <w:p w14:paraId="65C74EFC" w14:textId="6CD64676" w:rsidR="43048CF5" w:rsidRDefault="43048CF5" w:rsidP="39068F0D">
      <w:pPr>
        <w:spacing w:before="240" w:after="240"/>
      </w:pPr>
      <w:r w:rsidRPr="39068F0D">
        <w:rPr>
          <w:rFonts w:ascii="Aptos" w:eastAsia="Aptos" w:hAnsi="Aptos" w:cs="Aptos"/>
        </w:rPr>
        <w:t>Dear Mr. and Mrs. Bennett,</w:t>
      </w:r>
    </w:p>
    <w:p w14:paraId="2B6F1924" w14:textId="21132DA6" w:rsidR="43048CF5" w:rsidRDefault="43048CF5" w:rsidP="39068F0D">
      <w:pPr>
        <w:spacing w:before="240" w:after="240"/>
      </w:pPr>
      <w:r w:rsidRPr="39068F0D">
        <w:rPr>
          <w:rFonts w:ascii="Aptos" w:eastAsia="Aptos" w:hAnsi="Aptos" w:cs="Aptos"/>
        </w:rPr>
        <w:t>This letter serves as the formal response of the Virginia Beach City Public Schools regarding the safety incident at Morrison Middle School on October 14, 1996. The District takes the safety of all students—particularly those with specific mobility and sensory needs—as its highest priority.</w:t>
      </w:r>
    </w:p>
    <w:p w14:paraId="1744060F" w14:textId="4C5F2961" w:rsidR="43048CF5" w:rsidRDefault="43048CF5" w:rsidP="39068F0D">
      <w:pPr>
        <w:spacing w:before="240" w:after="240"/>
      </w:pPr>
      <w:r w:rsidRPr="39068F0D">
        <w:rPr>
          <w:rFonts w:ascii="Aptos" w:eastAsia="Aptos" w:hAnsi="Aptos" w:cs="Aptos"/>
        </w:rPr>
        <w:t>Following an expedited internal review of the events in question, the District acknowledges that the evacuation protocols employed by staff did not meet the standards mandated by the Individuals with Disabilities Education Act (IDEA) or the Americans with Disabilities Act (ADA).</w:t>
      </w:r>
    </w:p>
    <w:p w14:paraId="219E9E73" w14:textId="18D485BE" w:rsidR="43048CF5" w:rsidRDefault="43048CF5" w:rsidP="39068F0D">
      <w:pPr>
        <w:spacing w:before="240" w:after="240"/>
      </w:pPr>
      <w:r w:rsidRPr="39068F0D">
        <w:rPr>
          <w:rFonts w:ascii="Aptos" w:eastAsia="Aptos" w:hAnsi="Aptos" w:cs="Aptos"/>
        </w:rPr>
        <w:t>To rectify this situation and ensure the future safety of Nichole Bennett, the District is implementing the following Corrective Action Plan, effective immediately:</w:t>
      </w:r>
    </w:p>
    <w:p w14:paraId="30D835BB" w14:textId="4F801CB8" w:rsidR="43048CF5" w:rsidRDefault="43048CF5" w:rsidP="39068F0D">
      <w:pPr>
        <w:spacing w:before="240" w:after="240"/>
      </w:pPr>
      <w:r w:rsidRPr="39068F0D">
        <w:rPr>
          <w:rFonts w:ascii="Aptos" w:eastAsia="Aptos" w:hAnsi="Aptos" w:cs="Aptos"/>
          <w:b/>
          <w:bCs/>
        </w:rPr>
        <w:t>1. Modification of Individualized Education Program (IEP)</w:t>
      </w:r>
      <w:r w:rsidRPr="39068F0D">
        <w:rPr>
          <w:rFonts w:ascii="Aptos" w:eastAsia="Aptos" w:hAnsi="Aptos" w:cs="Aptos"/>
        </w:rPr>
        <w:t xml:space="preserve"> An emergency IEP addendum has been filed. </w:t>
      </w:r>
      <w:r w:rsidRPr="39068F0D">
        <w:rPr>
          <w:rFonts w:ascii="Aptos" w:eastAsia="Aptos" w:hAnsi="Aptos" w:cs="Aptos"/>
          <w:b/>
          <w:bCs/>
        </w:rPr>
        <w:t>Patrick Bennett</w:t>
      </w:r>
      <w:r w:rsidRPr="39068F0D">
        <w:rPr>
          <w:rFonts w:ascii="Aptos" w:eastAsia="Aptos" w:hAnsi="Aptos" w:cs="Aptos"/>
        </w:rPr>
        <w:t xml:space="preserve"> is hereby designated as a "Primary Safety Support Asset" for Nichole Bennett. In the event of any emergency alarm (drill or actual), Patrick Bennett is authorized to leave his assigned location to locate and assist his sister. This action shall be considered compliance with his safety duties, not a violation of school rules.</w:t>
      </w:r>
    </w:p>
    <w:p w14:paraId="0FC7979B" w14:textId="215141A6" w:rsidR="43048CF5" w:rsidRDefault="43048CF5" w:rsidP="39068F0D">
      <w:pPr>
        <w:spacing w:before="240" w:after="240"/>
      </w:pPr>
      <w:r w:rsidRPr="39068F0D">
        <w:rPr>
          <w:rFonts w:ascii="Aptos" w:eastAsia="Aptos" w:hAnsi="Aptos" w:cs="Aptos"/>
          <w:b/>
          <w:bCs/>
        </w:rPr>
        <w:t>2. Personnel Action</w:t>
      </w:r>
      <w:r w:rsidRPr="39068F0D">
        <w:rPr>
          <w:rFonts w:ascii="Aptos" w:eastAsia="Aptos" w:hAnsi="Aptos" w:cs="Aptos"/>
        </w:rPr>
        <w:t xml:space="preserve"> The aide involved in the incident, Mrs. Gable, has been placed on administrative leave pending retraining in "Critical Incident Management for Non-Ambulatory Students." A new, certified Paraprofessional with specific training in sensory processing disorders will be assigned to Nichole Bennett effective Monday, October 21.</w:t>
      </w:r>
    </w:p>
    <w:p w14:paraId="063B94F1" w14:textId="24F1926D" w:rsidR="43048CF5" w:rsidRDefault="43048CF5" w:rsidP="39068F0D">
      <w:pPr>
        <w:spacing w:before="240" w:after="240"/>
      </w:pPr>
      <w:r w:rsidRPr="39068F0D">
        <w:rPr>
          <w:rFonts w:ascii="Aptos" w:eastAsia="Aptos" w:hAnsi="Aptos" w:cs="Aptos"/>
          <w:b/>
          <w:bCs/>
        </w:rPr>
        <w:lastRenderedPageBreak/>
        <w:t>3. Expungement of Disciplinary Record</w:t>
      </w:r>
      <w:r w:rsidRPr="39068F0D">
        <w:rPr>
          <w:rFonts w:ascii="Aptos" w:eastAsia="Aptos" w:hAnsi="Aptos" w:cs="Aptos"/>
        </w:rPr>
        <w:t xml:space="preserve"> The disciplinary referral issued to Patrick Bennett on October 14, 1996, has been permanently expunged from his cumulative file. No record of the detention or the allegations of insubordination remains.</w:t>
      </w:r>
    </w:p>
    <w:p w14:paraId="2ACD6A97" w14:textId="0324CA32" w:rsidR="43048CF5" w:rsidRDefault="43048CF5" w:rsidP="39068F0D">
      <w:pPr>
        <w:spacing w:before="240" w:after="240"/>
      </w:pPr>
      <w:r w:rsidRPr="39068F0D">
        <w:rPr>
          <w:rFonts w:ascii="Aptos" w:eastAsia="Aptos" w:hAnsi="Aptos" w:cs="Aptos"/>
          <w:b/>
          <w:bCs/>
        </w:rPr>
        <w:t>4. Revised Evacuation Protocol</w:t>
      </w:r>
      <w:r w:rsidRPr="39068F0D">
        <w:rPr>
          <w:rFonts w:ascii="Aptos" w:eastAsia="Aptos" w:hAnsi="Aptos" w:cs="Aptos"/>
        </w:rPr>
        <w:t xml:space="preserve"> Morrison Middle School will no longer utilize "Wait Areas" for students in wheelchairs during audible alarms. All students must be evacuated to the exterior Safe Zone immediately.</w:t>
      </w:r>
    </w:p>
    <w:p w14:paraId="72161D3E" w14:textId="15D96C95" w:rsidR="43048CF5" w:rsidRDefault="43048CF5" w:rsidP="39068F0D">
      <w:pPr>
        <w:spacing w:before="240" w:after="240"/>
      </w:pPr>
      <w:r w:rsidRPr="39068F0D">
        <w:rPr>
          <w:rFonts w:ascii="Aptos" w:eastAsia="Aptos" w:hAnsi="Aptos" w:cs="Aptos"/>
        </w:rPr>
        <w:t>We trust that these actions resolve your grievance. We look forward to providing Nichole and Patrick with a safe and supportive educational environment.</w:t>
      </w:r>
    </w:p>
    <w:p w14:paraId="0760ED4B" w14:textId="37C6456E" w:rsidR="43048CF5" w:rsidRDefault="43048CF5" w:rsidP="39068F0D">
      <w:pPr>
        <w:spacing w:before="240" w:after="240"/>
      </w:pPr>
      <w:r w:rsidRPr="39068F0D">
        <w:rPr>
          <w:rFonts w:ascii="Aptos" w:eastAsia="Aptos" w:hAnsi="Aptos" w:cs="Aptos"/>
        </w:rPr>
        <w:t>Sincerely,</w:t>
      </w:r>
    </w:p>
    <w:p w14:paraId="68065E4B" w14:textId="1B8AD928" w:rsidR="43048CF5" w:rsidRDefault="43048CF5" w:rsidP="39068F0D">
      <w:pPr>
        <w:spacing w:before="240" w:after="240"/>
      </w:pPr>
      <w:r w:rsidRPr="39068F0D">
        <w:rPr>
          <w:rFonts w:ascii="Aptos" w:eastAsia="Aptos" w:hAnsi="Aptos" w:cs="Aptos"/>
          <w:i/>
          <w:iCs/>
        </w:rPr>
        <w:t>(Signed)</w:t>
      </w:r>
    </w:p>
    <w:p w14:paraId="00529162" w14:textId="7BB4CCFB" w:rsidR="43048CF5" w:rsidRDefault="43048CF5" w:rsidP="39068F0D">
      <w:pPr>
        <w:spacing w:before="240" w:after="240"/>
      </w:pPr>
      <w:r w:rsidRPr="39068F0D">
        <w:rPr>
          <w:rFonts w:ascii="Aptos" w:eastAsia="Aptos" w:hAnsi="Aptos" w:cs="Aptos"/>
          <w:b/>
          <w:bCs/>
        </w:rPr>
        <w:t>Dr. Arlene Richardson</w:t>
      </w:r>
      <w:r w:rsidRPr="39068F0D">
        <w:rPr>
          <w:rFonts w:ascii="Aptos" w:eastAsia="Aptos" w:hAnsi="Aptos" w:cs="Aptos"/>
        </w:rPr>
        <w:t xml:space="preserve"> Director of Special Education, VBCPS</w:t>
      </w:r>
    </w:p>
    <w:p w14:paraId="00AFB685" w14:textId="61CBEBD1" w:rsidR="39068F0D" w:rsidRDefault="43048CF5" w:rsidP="00E02BAD">
      <w:pPr>
        <w:spacing w:before="240" w:after="240"/>
      </w:pPr>
      <w:r w:rsidRPr="39068F0D">
        <w:rPr>
          <w:rFonts w:ascii="Aptos" w:eastAsia="Aptos" w:hAnsi="Aptos" w:cs="Aptos"/>
          <w:b/>
          <w:bCs/>
        </w:rPr>
        <w:t>CC:</w:t>
      </w:r>
      <w:r w:rsidRPr="39068F0D">
        <w:rPr>
          <w:rFonts w:ascii="Aptos" w:eastAsia="Aptos" w:hAnsi="Aptos" w:cs="Aptos"/>
        </w:rPr>
        <w:t xml:space="preserve"> Principal Frank Valenti, Morrison Middle School Office for Civil Rights, U.S. Department of Education (Reference: Complaint Resolved/Closed)</w:t>
      </w:r>
    </w:p>
    <w:p w14:paraId="54298634" w14:textId="27BA6B51" w:rsidR="43048CF5" w:rsidRDefault="43048CF5" w:rsidP="39068F0D">
      <w:pPr>
        <w:pStyle w:val="Heading4"/>
      </w:pPr>
      <w:r w:rsidRPr="39068F0D">
        <w:t>The Victory Lap</w:t>
      </w:r>
    </w:p>
    <w:p w14:paraId="1CE727C1" w14:textId="6F253FEB" w:rsidR="43048CF5" w:rsidRDefault="43048CF5" w:rsidP="39068F0D">
      <w:r w:rsidRPr="39068F0D">
        <w:t>Tom read the letter. He lingered on the bolded section: Patrick Bennett is authorized to leave his assigned location.</w:t>
      </w:r>
    </w:p>
    <w:p w14:paraId="7711071F" w14:textId="7278D3DE" w:rsidR="43048CF5" w:rsidRDefault="43048CF5" w:rsidP="39068F0D">
      <w:r w:rsidRPr="39068F0D">
        <w:t>It wasn't just a win. It was a license.</w:t>
      </w:r>
    </w:p>
    <w:p w14:paraId="2A89D00A" w14:textId="1BFC2462" w:rsidR="43048CF5" w:rsidRDefault="43048CF5" w:rsidP="39068F0D">
      <w:r w:rsidRPr="39068F0D">
        <w:t>"They gave him a badge," Tom said, a slow smile spreading across his face. "He’s not just her brother anymore. He’s official staff."</w:t>
      </w:r>
    </w:p>
    <w:p w14:paraId="7CF1B5EB" w14:textId="38644996" w:rsidR="43048CF5" w:rsidRDefault="43048CF5" w:rsidP="39068F0D">
      <w:r w:rsidRPr="39068F0D">
        <w:t>Ellen picked up the letter. She walked into the living room where Patrick was playing video games and Nichole was reading a book.</w:t>
      </w:r>
    </w:p>
    <w:p w14:paraId="1B618D6A" w14:textId="64F7500E" w:rsidR="43048CF5" w:rsidRDefault="43048CF5" w:rsidP="39068F0D">
      <w:r w:rsidRPr="39068F0D">
        <w:t>"Patrick," Ellen said.</w:t>
      </w:r>
    </w:p>
    <w:p w14:paraId="1CA5A03D" w14:textId="6814B96E" w:rsidR="43048CF5" w:rsidRDefault="43048CF5" w:rsidP="39068F0D">
      <w:r w:rsidRPr="39068F0D">
        <w:t>He paused the game. He looked at the official-looking paper in her hand, bracing for bad news.</w:t>
      </w:r>
    </w:p>
    <w:p w14:paraId="25D914D3" w14:textId="3BDE9ED3" w:rsidR="43048CF5" w:rsidRDefault="43048CF5" w:rsidP="39068F0D">
      <w:r w:rsidRPr="39068F0D">
        <w:t>"Is that from the school?"</w:t>
      </w:r>
    </w:p>
    <w:p w14:paraId="48F534D2" w14:textId="39856186" w:rsidR="43048CF5" w:rsidRDefault="43048CF5" w:rsidP="39068F0D">
      <w:r w:rsidRPr="39068F0D">
        <w:t>"It is," Ellen said. She handed it to him. "Read point number one."</w:t>
      </w:r>
    </w:p>
    <w:p w14:paraId="1C201F92" w14:textId="1260D809" w:rsidR="43048CF5" w:rsidRDefault="43048CF5" w:rsidP="39068F0D">
      <w:r w:rsidRPr="39068F0D">
        <w:t>Patrick read it. Patrick Bennett is hereby designated as a "Primary Safety Support Asset".</w:t>
      </w:r>
    </w:p>
    <w:p w14:paraId="0BDE25E5" w14:textId="5C5CE01C" w:rsidR="43048CF5" w:rsidRDefault="43048CF5" w:rsidP="39068F0D">
      <w:r w:rsidRPr="39068F0D">
        <w:t>He read it again.</w:t>
      </w:r>
    </w:p>
    <w:p w14:paraId="14ACCB3B" w14:textId="27CBCD3D" w:rsidR="43048CF5" w:rsidRDefault="43048CF5" w:rsidP="39068F0D">
      <w:r w:rsidRPr="39068F0D">
        <w:lastRenderedPageBreak/>
        <w:t>"Does this mean I can't get in detention for helping her?" Patrick asked.</w:t>
      </w:r>
    </w:p>
    <w:p w14:paraId="16F3D055" w14:textId="2F9D4985" w:rsidR="43048CF5" w:rsidRDefault="43048CF5" w:rsidP="39068F0D">
      <w:r w:rsidRPr="39068F0D">
        <w:t>"It means," Tom said, walking into the room behind Ellen, "that if a teacher tries to stop you from getting to her, they are the ones breaking the rules. You have a federal license to rescue your sister."</w:t>
      </w:r>
    </w:p>
    <w:p w14:paraId="44505E9E" w14:textId="73801E1A" w:rsidR="43048CF5" w:rsidRDefault="43048CF5" w:rsidP="39068F0D">
      <w:r w:rsidRPr="39068F0D">
        <w:t>Patrick looked at Nichole. She looked back at him, sensing the shift in the room's energy.</w:t>
      </w:r>
    </w:p>
    <w:p w14:paraId="0922EC82" w14:textId="142F14F6" w:rsidR="43048CF5" w:rsidRDefault="43048CF5" w:rsidP="39068F0D">
      <w:r w:rsidRPr="39068F0D">
        <w:t>He showed her the paper. He pointed to his name. Then he pointed to the word ASSET.</w:t>
      </w:r>
    </w:p>
    <w:p w14:paraId="3A471DF0" w14:textId="43E6C563" w:rsidR="43048CF5" w:rsidRDefault="43048CF5" w:rsidP="39068F0D">
      <w:r w:rsidRPr="39068F0D">
        <w:t>"I'm an Asset," Patrick grinned.</w:t>
      </w:r>
    </w:p>
    <w:p w14:paraId="2BA8CA14" w14:textId="414762B1" w:rsidR="43048CF5" w:rsidRDefault="43048CF5" w:rsidP="39068F0D">
      <w:r w:rsidRPr="39068F0D">
        <w:t>Nichole smiled. She tapped her letter board.</w:t>
      </w:r>
    </w:p>
    <w:p w14:paraId="0B3BB2FD" w14:textId="24C0D8B7" w:rsidR="43048CF5" w:rsidRDefault="43048CF5" w:rsidP="39068F0D">
      <w:r w:rsidRPr="39068F0D">
        <w:t>HIRED.</w:t>
      </w:r>
    </w:p>
    <w:p w14:paraId="775E7ACC" w14:textId="4AE1B81E" w:rsidR="43048CF5" w:rsidRDefault="43048CF5" w:rsidP="39068F0D">
      <w:r w:rsidRPr="39068F0D">
        <w:t>It was official. The Bennett Machine was no longer a rogue operation. It was district policy.</w:t>
      </w:r>
    </w:p>
    <w:p w14:paraId="2946D875" w14:textId="3C58F397" w:rsidR="00D47168" w:rsidRPr="00D47168" w:rsidRDefault="000545AF" w:rsidP="000545AF">
      <w:pPr>
        <w:pStyle w:val="Heading3"/>
        <w:rPr>
          <w:rStyle w:val="citation-143"/>
        </w:rPr>
      </w:pPr>
      <w:r>
        <w:rPr>
          <w:rStyle w:val="citation-143"/>
        </w:rPr>
        <w:t xml:space="preserve">Part </w:t>
      </w:r>
      <w:r w:rsidR="00B876CD">
        <w:rPr>
          <w:rStyle w:val="citation-143"/>
        </w:rPr>
        <w:t>2</w:t>
      </w:r>
      <w:r>
        <w:rPr>
          <w:rStyle w:val="citation-143"/>
        </w:rPr>
        <w:t xml:space="preserve">: </w:t>
      </w:r>
      <w:r w:rsidR="00D47168" w:rsidRPr="00D47168">
        <w:rPr>
          <w:rStyle w:val="citation-143"/>
        </w:rPr>
        <w:t>The Replacement</w:t>
      </w:r>
    </w:p>
    <w:p w14:paraId="1DEAC31E" w14:textId="77777777" w:rsidR="00D47168" w:rsidRPr="00D47168" w:rsidRDefault="00D47168" w:rsidP="000545AF">
      <w:pPr>
        <w:rPr>
          <w:rStyle w:val="citation-143"/>
        </w:rPr>
      </w:pPr>
      <w:r w:rsidRPr="00D47168">
        <w:rPr>
          <w:rStyle w:val="citation-143"/>
        </w:rPr>
        <w:t>Date: October 21, 1996 (The Following Monday)</w:t>
      </w:r>
    </w:p>
    <w:p w14:paraId="524C1BBB" w14:textId="77777777" w:rsidR="00D47168" w:rsidRPr="00D47168" w:rsidRDefault="00D47168" w:rsidP="000545AF">
      <w:pPr>
        <w:rPr>
          <w:rStyle w:val="citation-143"/>
        </w:rPr>
      </w:pPr>
      <w:r w:rsidRPr="00D47168">
        <w:rPr>
          <w:rStyle w:val="citation-143"/>
        </w:rPr>
        <w:t>Time: 7:45 AM</w:t>
      </w:r>
    </w:p>
    <w:p w14:paraId="4CD0B9DD" w14:textId="77777777" w:rsidR="00D47168" w:rsidRPr="00D47168" w:rsidRDefault="00D47168" w:rsidP="000545AF">
      <w:pPr>
        <w:rPr>
          <w:rStyle w:val="citation-143"/>
        </w:rPr>
      </w:pPr>
      <w:r w:rsidRPr="00D47168">
        <w:rPr>
          <w:rStyle w:val="citation-143"/>
        </w:rPr>
        <w:t>Location: The Intersection of Delaney Street &amp; Brandon Boulevard</w:t>
      </w:r>
    </w:p>
    <w:p w14:paraId="7E772075" w14:textId="77777777" w:rsidR="00D47168" w:rsidRPr="00D47168" w:rsidRDefault="00D47168" w:rsidP="000545AF">
      <w:pPr>
        <w:rPr>
          <w:rStyle w:val="citation-143"/>
        </w:rPr>
      </w:pPr>
      <w:r w:rsidRPr="00D47168">
        <w:rPr>
          <w:rStyle w:val="citation-143"/>
        </w:rPr>
        <w:t>The morning air was crisp. The sun was cutting through the autumn leaves on Brandon Boulevard.</w:t>
      </w:r>
    </w:p>
    <w:p w14:paraId="3B252C27" w14:textId="77777777" w:rsidR="00D47168" w:rsidRPr="00D47168" w:rsidRDefault="00D47168" w:rsidP="000545AF">
      <w:pPr>
        <w:rPr>
          <w:rStyle w:val="citation-143"/>
        </w:rPr>
      </w:pPr>
      <w:r w:rsidRPr="00D47168">
        <w:rPr>
          <w:rStyle w:val="citation-143"/>
        </w:rPr>
        <w:t>At the corner of Delaney Street, there was no diesel rumble. There was no screech of hydraulics. There was no yellow short bus waiting to collect its cargo.</w:t>
      </w:r>
    </w:p>
    <w:p w14:paraId="1C1BB38E" w14:textId="77777777" w:rsidR="00D47168" w:rsidRPr="00D47168" w:rsidRDefault="00D47168" w:rsidP="000545AF">
      <w:pPr>
        <w:rPr>
          <w:rStyle w:val="citation-143"/>
        </w:rPr>
      </w:pPr>
      <w:r w:rsidRPr="00D47168">
        <w:rPr>
          <w:rStyle w:val="citation-143"/>
        </w:rPr>
        <w:t>Tom and Ellen had checked the box on the IEP addendum: TRANSPORTATION DECLINED.</w:t>
      </w:r>
    </w:p>
    <w:p w14:paraId="6DC40AD3" w14:textId="77777777" w:rsidR="00D47168" w:rsidRPr="00D47168" w:rsidRDefault="00D47168" w:rsidP="000545AF">
      <w:pPr>
        <w:rPr>
          <w:rStyle w:val="citation-143"/>
        </w:rPr>
      </w:pPr>
      <w:r w:rsidRPr="00D47168">
        <w:rPr>
          <w:rStyle w:val="citation-143"/>
        </w:rPr>
        <w:t>The street was quiet. It belonged to them.</w:t>
      </w:r>
    </w:p>
    <w:p w14:paraId="14E0425B" w14:textId="77777777" w:rsidR="00D47168" w:rsidRPr="00D47168" w:rsidRDefault="00D47168" w:rsidP="000545AF">
      <w:pPr>
        <w:rPr>
          <w:rStyle w:val="citation-143"/>
        </w:rPr>
      </w:pPr>
      <w:r w:rsidRPr="00D47168">
        <w:rPr>
          <w:rStyle w:val="citation-143"/>
        </w:rPr>
        <w:t>Patrick stood on the corner, his hands resting firmly on the push handles of the purple Titan AeroMotion Lite. Nichole sat bundled in her jacket, her backpack slung over the back of the chair, watching the other neighborhood kids walking to school in groups.</w:t>
      </w:r>
    </w:p>
    <w:p w14:paraId="7A5E60B7" w14:textId="77777777" w:rsidR="00D47168" w:rsidRPr="00D47168" w:rsidRDefault="00D47168" w:rsidP="000545AF">
      <w:pPr>
        <w:rPr>
          <w:rStyle w:val="citation-143"/>
        </w:rPr>
      </w:pPr>
      <w:r w:rsidRPr="00D47168">
        <w:rPr>
          <w:rStyle w:val="citation-143"/>
        </w:rPr>
        <w:t>She took a deep breath of the cold air. No fumes. No rattling windows. No feeling of being trapped in a rolling cage.</w:t>
      </w:r>
    </w:p>
    <w:p w14:paraId="11B14D83" w14:textId="77777777" w:rsidR="00D47168" w:rsidRPr="00D47168" w:rsidRDefault="00D47168" w:rsidP="000545AF">
      <w:pPr>
        <w:rPr>
          <w:rStyle w:val="citation-143"/>
        </w:rPr>
      </w:pPr>
      <w:r w:rsidRPr="00D47168">
        <w:rPr>
          <w:rStyle w:val="citation-143"/>
        </w:rPr>
        <w:t>She looked down the sidewalk stretching along Brandon Boulevard. It was wide, flat, and inviting. It was a straight shot to the school, just three blocks away.</w:t>
      </w:r>
    </w:p>
    <w:p w14:paraId="59F745D2" w14:textId="77777777" w:rsidR="00D47168" w:rsidRPr="00D47168" w:rsidRDefault="00D47168" w:rsidP="000545AF">
      <w:pPr>
        <w:rPr>
          <w:rStyle w:val="citation-143"/>
        </w:rPr>
      </w:pPr>
      <w:r w:rsidRPr="00D47168">
        <w:rPr>
          <w:rStyle w:val="citation-143"/>
        </w:rPr>
        <w:t>Patrick looked down at her. "Ready to roll, Commuter?"</w:t>
      </w:r>
    </w:p>
    <w:p w14:paraId="7E3E8212" w14:textId="2A8A77AC" w:rsidR="00D47168" w:rsidRPr="00D47168" w:rsidRDefault="00D47168" w:rsidP="000545AF">
      <w:pPr>
        <w:rPr>
          <w:rStyle w:val="citation-143"/>
        </w:rPr>
      </w:pPr>
      <w:r w:rsidRPr="00D47168">
        <w:rPr>
          <w:rStyle w:val="citation-143"/>
        </w:rPr>
        <w:lastRenderedPageBreak/>
        <w:t xml:space="preserve">Nichole nodded. She reached for her </w:t>
      </w:r>
      <w:r w:rsidR="00B876CD">
        <w:rPr>
          <w:rStyle w:val="citation-143"/>
        </w:rPr>
        <w:t>AAC</w:t>
      </w:r>
      <w:r w:rsidRPr="00D47168">
        <w:rPr>
          <w:rStyle w:val="citation-143"/>
        </w:rPr>
        <w:t>.</w:t>
      </w:r>
    </w:p>
    <w:p w14:paraId="3F10E540" w14:textId="77777777" w:rsidR="00D47168" w:rsidRPr="00D47168" w:rsidRDefault="00D47168" w:rsidP="000545AF">
      <w:pPr>
        <w:rPr>
          <w:rStyle w:val="citation-143"/>
        </w:rPr>
      </w:pPr>
      <w:r w:rsidRPr="00D47168">
        <w:rPr>
          <w:rStyle w:val="citation-143"/>
        </w:rPr>
        <w:t>"WALK."</w:t>
      </w:r>
    </w:p>
    <w:p w14:paraId="063793B5" w14:textId="77777777" w:rsidR="00D47168" w:rsidRPr="00D47168" w:rsidRDefault="00D47168" w:rsidP="000545AF">
      <w:pPr>
        <w:rPr>
          <w:rStyle w:val="citation-143"/>
        </w:rPr>
      </w:pPr>
      <w:r w:rsidRPr="00D47168">
        <w:rPr>
          <w:rStyle w:val="citation-143"/>
        </w:rPr>
        <w:t>Patrick unlocked the brakes. He pushed her off the curb cut and onto the smooth pavement of Brandon Boulevard.</w:t>
      </w:r>
    </w:p>
    <w:p w14:paraId="1D2A36DC" w14:textId="77777777" w:rsidR="00D47168" w:rsidRPr="00D47168" w:rsidRDefault="00D47168" w:rsidP="000545AF">
      <w:pPr>
        <w:rPr>
          <w:rStyle w:val="citation-143"/>
        </w:rPr>
      </w:pPr>
      <w:r w:rsidRPr="00D47168">
        <w:rPr>
          <w:rStyle w:val="citation-143"/>
        </w:rPr>
        <w:t>They fell into a rhythm immediately. The click-clack of the solid tires on the sidewalk seams was a steady, calming beat. They weren't separated from the world behind glass; they were in it.</w:t>
      </w:r>
    </w:p>
    <w:p w14:paraId="778760EC" w14:textId="77777777" w:rsidR="00D47168" w:rsidRPr="00D47168" w:rsidRDefault="00D47168" w:rsidP="000545AF">
      <w:pPr>
        <w:rPr>
          <w:rStyle w:val="citation-143"/>
        </w:rPr>
      </w:pPr>
      <w:r w:rsidRPr="00D47168">
        <w:rPr>
          <w:rStyle w:val="citation-143"/>
        </w:rPr>
        <w:t>They passed the other middle schoolers. A few looked at the chair, but mostly they just saw two kids going to school.</w:t>
      </w:r>
    </w:p>
    <w:p w14:paraId="1F9E371F" w14:textId="77777777" w:rsidR="00D47168" w:rsidRPr="00D47168" w:rsidRDefault="00D47168" w:rsidP="000545AF">
      <w:pPr>
        <w:rPr>
          <w:rStyle w:val="citation-143"/>
        </w:rPr>
      </w:pPr>
      <w:r w:rsidRPr="00D47168">
        <w:rPr>
          <w:rStyle w:val="citation-143"/>
        </w:rPr>
        <w:t>Time: 7:55 AM</w:t>
      </w:r>
    </w:p>
    <w:p w14:paraId="13B55DA2" w14:textId="77777777" w:rsidR="00D47168" w:rsidRPr="00D47168" w:rsidRDefault="00D47168" w:rsidP="000545AF">
      <w:pPr>
        <w:rPr>
          <w:rStyle w:val="citation-143"/>
        </w:rPr>
      </w:pPr>
      <w:r w:rsidRPr="00D47168">
        <w:rPr>
          <w:rStyle w:val="citation-143"/>
        </w:rPr>
        <w:t>Location: Morrison Middle School, Main Entrance</w:t>
      </w:r>
    </w:p>
    <w:p w14:paraId="2FD5BA43" w14:textId="77777777" w:rsidR="00D47168" w:rsidRPr="00D47168" w:rsidRDefault="00D47168" w:rsidP="000545AF">
      <w:pPr>
        <w:rPr>
          <w:rStyle w:val="citation-143"/>
        </w:rPr>
      </w:pPr>
      <w:r w:rsidRPr="00D47168">
        <w:rPr>
          <w:rStyle w:val="citation-143"/>
        </w:rPr>
        <w:t>They rolled up to the school property, bypassing the bus loop entirely.</w:t>
      </w:r>
    </w:p>
    <w:p w14:paraId="35576ED6" w14:textId="77777777" w:rsidR="00D47168" w:rsidRPr="00D47168" w:rsidRDefault="00D47168" w:rsidP="000545AF">
      <w:pPr>
        <w:rPr>
          <w:rStyle w:val="citation-143"/>
        </w:rPr>
      </w:pPr>
      <w:r w:rsidRPr="00D47168">
        <w:rPr>
          <w:rStyle w:val="citation-143"/>
        </w:rPr>
        <w:t>Standing at the main entrance, waiting by the curb, was a woman they hadn't seen before.</w:t>
      </w:r>
    </w:p>
    <w:p w14:paraId="7643E10E" w14:textId="77777777" w:rsidR="00D47168" w:rsidRPr="00D47168" w:rsidRDefault="00D47168" w:rsidP="000545AF">
      <w:pPr>
        <w:rPr>
          <w:rStyle w:val="citation-143"/>
        </w:rPr>
      </w:pPr>
      <w:r w:rsidRPr="00D47168">
        <w:rPr>
          <w:rStyle w:val="citation-143"/>
        </w:rPr>
        <w:t>She wasn't Mrs. Gable. She was younger, wearing comfortable sneakers and a utility belt fanny pack that held gloves, tissues, and a chewy-tube.</w:t>
      </w:r>
    </w:p>
    <w:p w14:paraId="251DC3B5" w14:textId="77777777" w:rsidR="00D47168" w:rsidRPr="00D47168" w:rsidRDefault="00D47168" w:rsidP="000545AF">
      <w:pPr>
        <w:rPr>
          <w:rStyle w:val="citation-143"/>
        </w:rPr>
      </w:pPr>
      <w:r w:rsidRPr="00D47168">
        <w:rPr>
          <w:rStyle w:val="citation-143"/>
        </w:rPr>
        <w:t>She saw them coming down the sidewalk. She didn't rush forward to grab the chair. She didn't look panicked that they weren't on a bus manifest. She just waited, checking her watch.</w:t>
      </w:r>
    </w:p>
    <w:p w14:paraId="01E9C6B5" w14:textId="77777777" w:rsidR="00D47168" w:rsidRPr="00D47168" w:rsidRDefault="00D47168" w:rsidP="000545AF">
      <w:pPr>
        <w:rPr>
          <w:rStyle w:val="citation-143"/>
        </w:rPr>
      </w:pPr>
      <w:r w:rsidRPr="00D47168">
        <w:rPr>
          <w:rStyle w:val="citation-143"/>
        </w:rPr>
        <w:t>Patrick stopped the chair in front of her.</w:t>
      </w:r>
    </w:p>
    <w:p w14:paraId="0078B9F7" w14:textId="77777777" w:rsidR="00D47168" w:rsidRPr="00D47168" w:rsidRDefault="00D47168" w:rsidP="000545AF">
      <w:pPr>
        <w:rPr>
          <w:rStyle w:val="citation-143"/>
        </w:rPr>
      </w:pPr>
      <w:r w:rsidRPr="00D47168">
        <w:rPr>
          <w:rStyle w:val="citation-143"/>
        </w:rPr>
        <w:t>"Good morning," the woman said. She looked at Patrick, then looked directly at Nichole. "I'm Ms. Alvarez. I read your file. I saw that you're a walker—great cardio. I know you don't like loud noises. And I know Patrick is your partner."</w:t>
      </w:r>
    </w:p>
    <w:p w14:paraId="3282F2A7" w14:textId="77777777" w:rsidR="00D47168" w:rsidRPr="00D47168" w:rsidRDefault="00D47168" w:rsidP="000545AF">
      <w:pPr>
        <w:rPr>
          <w:rStyle w:val="citation-143"/>
        </w:rPr>
      </w:pPr>
      <w:r w:rsidRPr="00D47168">
        <w:rPr>
          <w:rStyle w:val="citation-143"/>
        </w:rPr>
        <w:t>She didn't pat Nichole’s head. She didn't use a baby voice.</w:t>
      </w:r>
    </w:p>
    <w:p w14:paraId="64A3CACD" w14:textId="77777777" w:rsidR="00D47168" w:rsidRPr="00D47168" w:rsidRDefault="00D47168" w:rsidP="000545AF">
      <w:pPr>
        <w:rPr>
          <w:rStyle w:val="citation-143"/>
        </w:rPr>
      </w:pPr>
      <w:r w:rsidRPr="00D47168">
        <w:rPr>
          <w:rStyle w:val="citation-143"/>
        </w:rPr>
        <w:t>She turned to Patrick. "I see you're the designated Safety Asset. Nice to meet you."</w:t>
      </w:r>
    </w:p>
    <w:p w14:paraId="7AA7F4E8" w14:textId="77777777" w:rsidR="00D47168" w:rsidRPr="00D47168" w:rsidRDefault="00D47168" w:rsidP="000545AF">
      <w:pPr>
        <w:rPr>
          <w:rStyle w:val="citation-143"/>
        </w:rPr>
      </w:pPr>
      <w:r w:rsidRPr="00D47168">
        <w:rPr>
          <w:rStyle w:val="citation-143"/>
        </w:rPr>
        <w:t>Patrick looked at her. He looked at her sneakers (ready to run). He looked at the way she stood next to the chair, not looming over it.</w:t>
      </w:r>
    </w:p>
    <w:p w14:paraId="186B71B4" w14:textId="77777777" w:rsidR="00D47168" w:rsidRPr="00D47168" w:rsidRDefault="00D47168" w:rsidP="000545AF">
      <w:pPr>
        <w:rPr>
          <w:rStyle w:val="citation-143"/>
        </w:rPr>
      </w:pPr>
      <w:r w:rsidRPr="00D47168">
        <w:rPr>
          <w:rStyle w:val="citation-143"/>
        </w:rPr>
        <w:t>He looked at Nichole.</w:t>
      </w:r>
    </w:p>
    <w:p w14:paraId="6CF5BECF" w14:textId="77777777" w:rsidR="00D47168" w:rsidRPr="00D47168" w:rsidRDefault="00D47168" w:rsidP="000545AF">
      <w:pPr>
        <w:rPr>
          <w:rStyle w:val="citation-143"/>
        </w:rPr>
      </w:pPr>
      <w:r w:rsidRPr="00D47168">
        <w:rPr>
          <w:rStyle w:val="citation-143"/>
        </w:rPr>
        <w:t>Nichole studied the new woman. She wasn't Mrs. Gable. She didn't smell like peppermint and panic. She smelled like coffee and competence.</w:t>
      </w:r>
    </w:p>
    <w:p w14:paraId="2AA602C9" w14:textId="77777777" w:rsidR="00D47168" w:rsidRPr="00D47168" w:rsidRDefault="00D47168" w:rsidP="000545AF">
      <w:pPr>
        <w:rPr>
          <w:rStyle w:val="citation-143"/>
        </w:rPr>
      </w:pPr>
      <w:r w:rsidRPr="00D47168">
        <w:rPr>
          <w:rStyle w:val="citation-143"/>
        </w:rPr>
        <w:lastRenderedPageBreak/>
        <w:t>Nichole tapped her armrest twice. Okay.</w:t>
      </w:r>
    </w:p>
    <w:p w14:paraId="3DC5AEF6" w14:textId="77777777" w:rsidR="00D47168" w:rsidRPr="00D47168" w:rsidRDefault="00D47168" w:rsidP="000545AF">
      <w:pPr>
        <w:rPr>
          <w:rStyle w:val="citation-143"/>
        </w:rPr>
      </w:pPr>
      <w:r w:rsidRPr="00D47168">
        <w:rPr>
          <w:rStyle w:val="citation-143"/>
        </w:rPr>
        <w:t>"She says you're clear," Patrick translated.</w:t>
      </w:r>
    </w:p>
    <w:p w14:paraId="63D5FA51" w14:textId="77777777" w:rsidR="00D47168" w:rsidRPr="00D47168" w:rsidRDefault="00D47168" w:rsidP="000545AF">
      <w:pPr>
        <w:rPr>
          <w:rStyle w:val="citation-143"/>
        </w:rPr>
      </w:pPr>
      <w:r w:rsidRPr="00D47168">
        <w:rPr>
          <w:rStyle w:val="citation-143"/>
        </w:rPr>
        <w:t>"Great," Ms. Alvarez said, falling into step beside them—not pushing, just walking with them. "Let's get to class."</w:t>
      </w:r>
    </w:p>
    <w:p w14:paraId="22F0E54C" w14:textId="77777777" w:rsidR="00D47168" w:rsidRPr="00D47168" w:rsidRDefault="00D47168" w:rsidP="000545AF">
      <w:pPr>
        <w:rPr>
          <w:rStyle w:val="citation-143"/>
        </w:rPr>
      </w:pPr>
      <w:r w:rsidRPr="00D47168">
        <w:rPr>
          <w:rStyle w:val="citation-143"/>
        </w:rPr>
        <w:t>They rolled into the building together. The bus was gone. Mrs. Gable was gone.</w:t>
      </w:r>
    </w:p>
    <w:p w14:paraId="0E994F5B" w14:textId="77777777" w:rsidR="00D47168" w:rsidRPr="0029041A" w:rsidRDefault="00D47168" w:rsidP="00E05E15">
      <w:r w:rsidRPr="00D47168">
        <w:rPr>
          <w:rStyle w:val="citation-143"/>
        </w:rPr>
        <w:t>The Machine had upgraded its staff, and it had claimed</w:t>
      </w:r>
      <w:r w:rsidRPr="00D47168">
        <w:rPr>
          <w:rFonts w:ascii=".SFUI-Regular" w:eastAsiaTheme="minorEastAsia" w:hAnsi=".SFUI-Regular" w:cs="Times New Roman"/>
          <w:color w:val="FFFFFF"/>
          <w:kern w:val="0"/>
          <w14:ligatures w14:val="none"/>
        </w:rPr>
        <w:t xml:space="preserve"> </w:t>
      </w:r>
      <w:r w:rsidRPr="0029041A">
        <w:t>the commute.</w:t>
      </w:r>
    </w:p>
    <w:p w14:paraId="09DFDE3E" w14:textId="409B4FE5" w:rsidR="18A26B69" w:rsidRDefault="18A26B69" w:rsidP="39068F0D">
      <w:pPr>
        <w:pStyle w:val="Heading3"/>
      </w:pPr>
      <w:r w:rsidRPr="39068F0D">
        <w:t xml:space="preserve">Part </w:t>
      </w:r>
      <w:r w:rsidR="00A12824">
        <w:t>3:</w:t>
      </w:r>
      <w:r w:rsidR="49E59B93" w:rsidRPr="39068F0D">
        <w:t xml:space="preserve"> The Third Wheel</w:t>
      </w:r>
    </w:p>
    <w:p w14:paraId="0E5467FA" w14:textId="02057D1C" w:rsidR="49E59B93" w:rsidRDefault="49E59B93" w:rsidP="39068F0D">
      <w:pPr>
        <w:pStyle w:val="Heading4"/>
      </w:pPr>
      <w:r w:rsidRPr="39068F0D">
        <w:t>Date: November 12, 1997 Grade: 7th Grade Location: Mrs. Miller’s Life Science Room, Morrison Middle School</w:t>
      </w:r>
    </w:p>
    <w:p w14:paraId="69B3DFC9" w14:textId="3ECB04CD" w:rsidR="49E59B93" w:rsidRDefault="49E59B93" w:rsidP="39068F0D">
      <w:r w:rsidRPr="39068F0D">
        <w:t>The assignment was standard 7th-grade curriculum, but the logistics were a nightmare.</w:t>
      </w:r>
    </w:p>
    <w:p w14:paraId="239499B3" w14:textId="7499EEFB" w:rsidR="49E59B93" w:rsidRDefault="49E59B93" w:rsidP="39068F0D">
      <w:r w:rsidRPr="39068F0D">
        <w:t>"Cell Models," Mrs. Miller announced, placing a box of Styrofoam balls and modeling clay on her desk. "You are to build a 3D model of an animal cell. Nucleus, mitochondria, cell membrane. The works. You need groups of three."</w:t>
      </w:r>
    </w:p>
    <w:p w14:paraId="19D94812" w14:textId="04546B8D" w:rsidR="49E59B93" w:rsidRDefault="49E59B93" w:rsidP="39068F0D">
      <w:r w:rsidRPr="39068F0D">
        <w:t>Patrick sighed. He sat at a high-top lab table, his legs hooked around the stool. Next to him, parked in the open space at the end of the table, was Nichole in her purple Titan AeroMotion Lite.</w:t>
      </w:r>
    </w:p>
    <w:p w14:paraId="4F4DA12D" w14:textId="78B0521E" w:rsidR="49E59B93" w:rsidRDefault="49E59B93" w:rsidP="39068F0D">
      <w:r w:rsidRPr="39068F0D">
        <w:t>Finding a third partner was always a gamble. Most kids avoided them because they assumed Nichole meant "extra work." They assumed she was a dead weight who would drag down the grade.</w:t>
      </w:r>
    </w:p>
    <w:p w14:paraId="2DB78EEC" w14:textId="696BC7AF" w:rsidR="49E59B93" w:rsidRDefault="49E59B93" w:rsidP="39068F0D">
      <w:r w:rsidRPr="39068F0D">
        <w:t>"I'm with you guys," a voice said.</w:t>
      </w:r>
    </w:p>
    <w:p w14:paraId="434342A7" w14:textId="7C8A44ED" w:rsidR="49E59B93" w:rsidRDefault="49E59B93" w:rsidP="39068F0D">
      <w:r w:rsidRPr="39068F0D">
        <w:t>Patrick looked up. It was Kevin.</w:t>
      </w:r>
    </w:p>
    <w:p w14:paraId="21C5E05C" w14:textId="74F480FF" w:rsidR="49E59B93" w:rsidRDefault="49E59B93" w:rsidP="39068F0D">
      <w:r w:rsidRPr="39068F0D">
        <w:t>Kevin was new to Morrison Middle this year. He wore oversized sports jerseys, used too much hair gel, and had a loud, braying laugh that usually signaled he was making fun of someone.</w:t>
      </w:r>
    </w:p>
    <w:p w14:paraId="73E6F229" w14:textId="08745ABE" w:rsidR="49E59B93" w:rsidRDefault="49E59B93" w:rsidP="39068F0D">
      <w:r w:rsidRPr="39068F0D">
        <w:t>"Okay," Patrick said, guarding his optimism. "Grab a stool."</w:t>
      </w:r>
    </w:p>
    <w:p w14:paraId="23E1B416" w14:textId="273CED84" w:rsidR="49E59B93" w:rsidRDefault="49E59B93" w:rsidP="39068F0D">
      <w:r w:rsidRPr="39068F0D">
        <w:t>Kevin slid onto the stool opposite Patrick. He dropped his backpack on the floor with a heavy thud. He looked at Patrick, then glanced briefly at Nichole before looking back at Patrick.</w:t>
      </w:r>
    </w:p>
    <w:p w14:paraId="3C548E26" w14:textId="4CD6C2E4" w:rsidR="49E59B93" w:rsidRDefault="49E59B93" w:rsidP="39068F0D">
      <w:r w:rsidRPr="39068F0D">
        <w:t>"So," Kevin said, cracking his knuckles. "Easy A, right? I figure you handle the science part, I'll handle the supplies, and..." He gestured vaguely at Nichole with his thumb. "She can just... be the mascot."</w:t>
      </w:r>
    </w:p>
    <w:p w14:paraId="15F92741" w14:textId="5A6986D6" w:rsidR="49E59B93" w:rsidRDefault="49E59B93" w:rsidP="39068F0D">
      <w:r w:rsidRPr="39068F0D">
        <w:lastRenderedPageBreak/>
        <w:t>Patrick stopped opening his textbook. The air at the table instantly got colder.</w:t>
      </w:r>
    </w:p>
    <w:p w14:paraId="43CD65BC" w14:textId="1ABF53FB" w:rsidR="49E59B93" w:rsidRDefault="49E59B93" w:rsidP="39068F0D">
      <w:r w:rsidRPr="39068F0D">
        <w:t>"She's not a mascot," Patrick said, his voice flat. "She's my sister. And she has the best grades in the class."</w:t>
      </w:r>
    </w:p>
    <w:p w14:paraId="785ABE8A" w14:textId="429DDE73" w:rsidR="49E59B93" w:rsidRDefault="49E59B93" w:rsidP="39068F0D">
      <w:r w:rsidRPr="39068F0D">
        <w:t>Kevin scoffed, leaning back and balancing on the rear legs of his stool. "Yeah, okay. Look, I don't care if she's Einstein. She can't exactly roll clay with those hands, can she?"</w:t>
      </w:r>
    </w:p>
    <w:p w14:paraId="49E0777F" w14:textId="29DED5FE" w:rsidR="49E59B93" w:rsidRDefault="49E59B93" w:rsidP="39068F0D">
      <w:r w:rsidRPr="39068F0D">
        <w:t>Nichole stared at him. Her hands were resting on her lap tray, curled slightly due to her resting tone. She felt the heat rising in her cheeks. It wasn't just the insult to her dexterity; it was the assumption that her physical limits equaled mental absence.</w:t>
      </w:r>
    </w:p>
    <w:p w14:paraId="10ED060F" w14:textId="724621E8" w:rsidR="49E59B93" w:rsidRDefault="49E59B93" w:rsidP="39068F0D">
      <w:r w:rsidRPr="39068F0D">
        <w:t>"She contributes," Patrick said, his jaw tightening. "We work as a team."</w:t>
      </w:r>
    </w:p>
    <w:p w14:paraId="365A2A93" w14:textId="452F60A2" w:rsidR="49E59B93" w:rsidRDefault="49E59B93" w:rsidP="39068F0D">
      <w:r w:rsidRPr="39068F0D">
        <w:t>"Whatever, man," Kevin waved a hand dismissively. "My dad says girls in group projects are just there for decoration anyway. Eye candy, right?"</w:t>
      </w:r>
    </w:p>
    <w:p w14:paraId="229F5C3F" w14:textId="54D1EE8A" w:rsidR="49E59B93" w:rsidRDefault="49E59B93" w:rsidP="39068F0D">
      <w:r w:rsidRPr="39068F0D">
        <w:t>He grinned at Nichole, a greasy, conspiratorial smile that made her stomach turn.</w:t>
      </w:r>
    </w:p>
    <w:p w14:paraId="40FB74A9" w14:textId="364F6217" w:rsidR="49E59B93" w:rsidRDefault="49E59B93" w:rsidP="39068F0D">
      <w:r w:rsidRPr="39068F0D">
        <w:t>"At least you're pretty," Kevin added, winking at her. "So just sit there and look nice while the men do the work."</w:t>
      </w:r>
    </w:p>
    <w:p w14:paraId="317BE360" w14:textId="43E87BB5" w:rsidR="49E59B93" w:rsidRDefault="49E59B93" w:rsidP="39068F0D">
      <w:r w:rsidRPr="39068F0D">
        <w:t>The silence that followed was absolute.</w:t>
      </w:r>
    </w:p>
    <w:p w14:paraId="40C461C8" w14:textId="2BE0015A" w:rsidR="49E59B93" w:rsidRDefault="49E59B93" w:rsidP="39068F0D">
      <w:r w:rsidRPr="39068F0D">
        <w:t>Nichole felt a wave of pure, unfiltered disgust wash over her. Eye candy. She was twelve. He was twelve. The phrase sounded alien and rehearsed, something he had parroted from a bad movie or a toxic uncle. It was gross. It reduced her from a student to an object in two different ways simultaneously: first as a cripple, then as a prop.</w:t>
      </w:r>
    </w:p>
    <w:p w14:paraId="29DEF883" w14:textId="3510E5F0" w:rsidR="49E59B93" w:rsidRDefault="49E59B93" w:rsidP="39068F0D">
      <w:r w:rsidRPr="39068F0D">
        <w:t>Patrick stood up.</w:t>
      </w:r>
    </w:p>
    <w:p w14:paraId="1D425510" w14:textId="21F9B43B" w:rsidR="49E59B93" w:rsidRDefault="49E59B93" w:rsidP="39068F0D">
      <w:r w:rsidRPr="39068F0D">
        <w:t>He didn't yell. He didn't flip the table. He moved with the scary, controlled precision of someone who had recently been designated a "Federal Safety Asset."</w:t>
      </w:r>
    </w:p>
    <w:p w14:paraId="0F161400" w14:textId="53884049" w:rsidR="49E59B93" w:rsidRDefault="49E59B93" w:rsidP="39068F0D">
      <w:r w:rsidRPr="39068F0D">
        <w:t>He leaned across the lab table, invading Kevin’s personal space until Kevin lost his balance on the stool and had to grab the edge of the table to keep from falling backward.</w:t>
      </w:r>
    </w:p>
    <w:p w14:paraId="635DFB12" w14:textId="36596E44" w:rsidR="49E59B93" w:rsidRDefault="49E59B93" w:rsidP="39068F0D">
      <w:r w:rsidRPr="39068F0D">
        <w:t>"Listen to me," Patrick whispered. It was a dangerous whisper. "She isn't decoration. She isn't a mascot. And if you ever call my sister 'eye candy' again, you're going to be eating that Styrofoam ball."</w:t>
      </w:r>
    </w:p>
    <w:p w14:paraId="5365B5EB" w14:textId="1ABAFDE6" w:rsidR="49E59B93" w:rsidRDefault="49E59B93" w:rsidP="39068F0D">
      <w:r w:rsidRPr="39068F0D">
        <w:t>Kevin’s eyes widened. He scrambled to right his stool. "Whoa, chill. It was a joke. Can't you take a joke?"</w:t>
      </w:r>
    </w:p>
    <w:p w14:paraId="573ACED9" w14:textId="44A94FDD" w:rsidR="49E59B93" w:rsidRDefault="49E59B93" w:rsidP="39068F0D">
      <w:r w:rsidRPr="39068F0D">
        <w:t>"No," Patrick said. He sat back down, but he didn't relax. "We don't joke like that."</w:t>
      </w:r>
    </w:p>
    <w:p w14:paraId="4A7A70CF" w14:textId="7230D7C2" w:rsidR="49E59B93" w:rsidRDefault="49E59B93" w:rsidP="39068F0D">
      <w:r w:rsidRPr="39068F0D">
        <w:lastRenderedPageBreak/>
        <w:t>Patrick turned to Nichole. He saw the look on her face—the crinkled nose, the tight lips. It was her "I smell something rotten" face.</w:t>
      </w:r>
    </w:p>
    <w:p w14:paraId="00FB51B6" w14:textId="772C5F7F" w:rsidR="49E59B93" w:rsidRDefault="49E59B93" w:rsidP="39068F0D">
      <w:r w:rsidRPr="39068F0D">
        <w:t>"You okay?" Patrick asked.</w:t>
      </w:r>
    </w:p>
    <w:p w14:paraId="43713D1C" w14:textId="3FB41283" w:rsidR="49E59B93" w:rsidRDefault="49E59B93" w:rsidP="39068F0D">
      <w:r w:rsidRPr="39068F0D">
        <w:t>Nichole nodded. She was angry, but she was also focused. She didn't want to run away. She wanted to crush him.</w:t>
      </w:r>
    </w:p>
    <w:p w14:paraId="564F0AE6" w14:textId="703BB1DF" w:rsidR="49E59B93" w:rsidRDefault="49E59B93" w:rsidP="39068F0D">
      <w:r w:rsidRPr="39068F0D">
        <w:t>She reached for her VocaLink 3000. The heavy gray device was mounted to her tray.</w:t>
      </w:r>
    </w:p>
    <w:p w14:paraId="125C099C" w14:textId="1661C7F4" w:rsidR="49E59B93" w:rsidRDefault="49E59B93" w:rsidP="39068F0D">
      <w:r w:rsidRPr="39068F0D">
        <w:t>She didn't have a button for "Sexist Pig" yet—she hadn't anticipated needing it in 7th grade—so she improvised.</w:t>
      </w:r>
    </w:p>
    <w:p w14:paraId="777034F1" w14:textId="3CE0AA41" w:rsidR="49E59B93" w:rsidRDefault="49E59B93" w:rsidP="39068F0D">
      <w:r w:rsidRPr="39068F0D">
        <w:t>She hit the button for WORK.</w:t>
      </w:r>
    </w:p>
    <w:p w14:paraId="257289C5" w14:textId="7509269C" w:rsidR="49E59B93" w:rsidRDefault="49E59B93" w:rsidP="39068F0D">
      <w:r w:rsidRPr="39068F0D">
        <w:t>"WORK."</w:t>
      </w:r>
    </w:p>
    <w:p w14:paraId="021686AB" w14:textId="62D52D33" w:rsidR="49E59B93" w:rsidRDefault="49E59B93" w:rsidP="39068F0D">
      <w:r w:rsidRPr="39068F0D">
        <w:t>The synthesized voice cut through the tension.</w:t>
      </w:r>
    </w:p>
    <w:p w14:paraId="63DA8EF9" w14:textId="2DC18F82" w:rsidR="49E59B93" w:rsidRDefault="49E59B93" w:rsidP="39068F0D">
      <w:r w:rsidRPr="39068F0D">
        <w:t>She looked at Kevin. She tapped the table with her left hand—hard. Pay attention.</w:t>
      </w:r>
    </w:p>
    <w:p w14:paraId="21431551" w14:textId="724E87B6" w:rsidR="49E59B93" w:rsidRDefault="49E59B93" w:rsidP="39068F0D">
      <w:r w:rsidRPr="39068F0D">
        <w:t>She navigated to the academic page.</w:t>
      </w:r>
    </w:p>
    <w:p w14:paraId="57347EAE" w14:textId="325CDB79" w:rsidR="49E59B93" w:rsidRDefault="49E59B93" w:rsidP="39068F0D">
      <w:r w:rsidRPr="39068F0D">
        <w:t>"I. AM. THE. BRAINS."</w:t>
      </w:r>
    </w:p>
    <w:p w14:paraId="79779A86" w14:textId="388CE597" w:rsidR="49E59B93" w:rsidRDefault="49E59B93" w:rsidP="39068F0D">
      <w:r w:rsidRPr="39068F0D">
        <w:t>She looked at Kevin, dead in the eye.</w:t>
      </w:r>
    </w:p>
    <w:p w14:paraId="3C059658" w14:textId="3C53FB67" w:rsidR="49E59B93" w:rsidRDefault="49E59B93" w:rsidP="39068F0D">
      <w:r w:rsidRPr="39068F0D">
        <w:t>"YOU. ARE. THE. MUSCLE."</w:t>
      </w:r>
    </w:p>
    <w:p w14:paraId="63E28200" w14:textId="146E8F1E" w:rsidR="49E59B93" w:rsidRDefault="49E59B93" w:rsidP="39068F0D">
      <w:r w:rsidRPr="39068F0D">
        <w:t>Kevin blinked, looking from the machine to the girl. "Did she just call me stupid?"</w:t>
      </w:r>
    </w:p>
    <w:p w14:paraId="6CCB7A2D" w14:textId="13712EC2" w:rsidR="49E59B93" w:rsidRDefault="49E59B93" w:rsidP="39068F0D">
      <w:r w:rsidRPr="39068F0D">
        <w:t>"No," Patrick smiled, opening the bag of clay. "She called you labor. Now pick up the clay, Kevin. The Boss has spoken."</w:t>
      </w:r>
    </w:p>
    <w:p w14:paraId="3EEA6C82" w14:textId="15545B50" w:rsidR="49E59B93" w:rsidRDefault="49E59B93" w:rsidP="39068F0D">
      <w:r w:rsidRPr="39068F0D">
        <w:t>Nichole poised her finger over the VocaLink's thermal printer button. She wasn't going to be the mascot. She was going to be the Architect.</w:t>
      </w:r>
    </w:p>
    <w:p w14:paraId="29BE765E" w14:textId="5468C37E" w:rsidR="49E59B93" w:rsidRDefault="49E59B93" w:rsidP="39068F0D">
      <w:r w:rsidRPr="39068F0D">
        <w:t>"Let's build a cell," Patrick said.</w:t>
      </w:r>
    </w:p>
    <w:p w14:paraId="65DC4C45" w14:textId="511B7BF7" w:rsidR="229CD6E6" w:rsidRDefault="229CD6E6" w:rsidP="39068F0D">
      <w:pPr>
        <w:pStyle w:val="Heading3"/>
      </w:pPr>
      <w:r w:rsidRPr="39068F0D">
        <w:t xml:space="preserve">Part </w:t>
      </w:r>
      <w:r w:rsidR="00A12824">
        <w:t>4</w:t>
      </w:r>
      <w:r w:rsidRPr="39068F0D">
        <w:t>: The Architect and the Laborer</w:t>
      </w:r>
    </w:p>
    <w:p w14:paraId="27652CB4" w14:textId="0901FFE0" w:rsidR="229CD6E6" w:rsidRDefault="229CD6E6" w:rsidP="39068F0D">
      <w:pPr>
        <w:pStyle w:val="Heading4"/>
      </w:pPr>
      <w:r w:rsidRPr="39068F0D">
        <w:t>Date: November 12, 1997 Time: 10:45 AM Location: Mrs. Miller’s Life Science Room</w:t>
      </w:r>
    </w:p>
    <w:p w14:paraId="16C46916" w14:textId="081799A4" w:rsidR="229CD6E6" w:rsidRDefault="229CD6E6" w:rsidP="39068F0D">
      <w:r w:rsidRPr="39068F0D">
        <w:t>For the next forty minutes, the table became a microcosm of the real world.</w:t>
      </w:r>
    </w:p>
    <w:p w14:paraId="3F21764E" w14:textId="0488AA9B" w:rsidR="229CD6E6" w:rsidRDefault="229CD6E6" w:rsidP="39068F0D">
      <w:r w:rsidRPr="39068F0D">
        <w:t>Kevin, true to his word, provided the "muscle"—but only in the laziest sense possible. He rolled a few balls of clay, flattened them poorly, and then spent ten minutes trying to make a clay snake to scare the girls at the next table.</w:t>
      </w:r>
    </w:p>
    <w:p w14:paraId="4F953072" w14:textId="2DB84180" w:rsidR="229CD6E6" w:rsidRDefault="229CD6E6" w:rsidP="39068F0D">
      <w:r w:rsidRPr="39068F0D">
        <w:lastRenderedPageBreak/>
        <w:t>"Kevin," Patrick snapped, gluing a Styrofoam ball to the cardboard base. "We need the Golgi apparatus. Flatten the yellow clay. Thin strips."</w:t>
      </w:r>
    </w:p>
    <w:p w14:paraId="31217260" w14:textId="00785C70" w:rsidR="229CD6E6" w:rsidRDefault="229CD6E6" w:rsidP="39068F0D">
      <w:r w:rsidRPr="39068F0D">
        <w:t>"I'm on it, I'm on it," Kevin muttered, barely looking at the diagram. He rolled a lump of yellow clay into a lumpy, uneven worm. "There. Good enough."</w:t>
      </w:r>
    </w:p>
    <w:p w14:paraId="009F3111" w14:textId="73D001F3" w:rsidR="229CD6E6" w:rsidRDefault="229CD6E6" w:rsidP="39068F0D">
      <w:r w:rsidRPr="39068F0D">
        <w:t>"NO."</w:t>
      </w:r>
    </w:p>
    <w:p w14:paraId="558E6E3D" w14:textId="19FD7222" w:rsidR="229CD6E6" w:rsidRDefault="229CD6E6" w:rsidP="39068F0D">
      <w:r w:rsidRPr="39068F0D">
        <w:t>The synthetic voice from the head of the table was sharp. Nichole was glaring at the yellow worm. She didn't have the dexterity to roll the clay herself, but she had standards.</w:t>
      </w:r>
    </w:p>
    <w:p w14:paraId="33CB455E" w14:textId="36857778" w:rsidR="229CD6E6" w:rsidRDefault="229CD6E6" w:rsidP="39068F0D">
      <w:r w:rsidRPr="39068F0D">
        <w:t>She navigated her VocaLink 3000 menu. She hit the PRINT command.</w:t>
      </w:r>
    </w:p>
    <w:p w14:paraId="5B1E0370" w14:textId="4B7190C1" w:rsidR="229CD6E6" w:rsidRDefault="229CD6E6" w:rsidP="39068F0D">
      <w:r w:rsidRPr="39068F0D">
        <w:t>Vzzzzzt.</w:t>
      </w:r>
    </w:p>
    <w:p w14:paraId="135C1A2A" w14:textId="0D127B9A" w:rsidR="229CD6E6" w:rsidRDefault="229CD6E6" w:rsidP="39068F0D">
      <w:r w:rsidRPr="39068F0D">
        <w:t>A thin strip of thermal paper curled out of the side of the gray device. Patrick ripped it off.</w:t>
      </w:r>
    </w:p>
    <w:p w14:paraId="05FC33D7" w14:textId="3D743A61" w:rsidR="229CD6E6" w:rsidRDefault="229CD6E6" w:rsidP="39068F0D">
      <w:r w:rsidRPr="39068F0D">
        <w:t>"Definition," Patrick read aloud. "Golgi apparatus: A complex of vesicles and folded membranes. Folded. Not a worm, Kevin. Fold it."</w:t>
      </w:r>
    </w:p>
    <w:p w14:paraId="7B031301" w14:textId="5A06AF37" w:rsidR="229CD6E6" w:rsidRDefault="229CD6E6" w:rsidP="39068F0D">
      <w:r w:rsidRPr="39068F0D">
        <w:t>Kevin rolled his eyes. "She’s so bossy."</w:t>
      </w:r>
    </w:p>
    <w:p w14:paraId="6EFA26EB" w14:textId="68E66A8C" w:rsidR="229CD6E6" w:rsidRDefault="229CD6E6" w:rsidP="39068F0D">
      <w:r w:rsidRPr="39068F0D">
        <w:t>"She’s the architect," Patrick said, crushing Kevin’s yellow worm and handing it back to him. "Do it again."</w:t>
      </w:r>
    </w:p>
    <w:p w14:paraId="50053F7D" w14:textId="3A96CD1F" w:rsidR="229CD6E6" w:rsidRDefault="229CD6E6" w:rsidP="39068F0D">
      <w:r w:rsidRPr="39068F0D">
        <w:t>While Kevin grumbled and re-rolled the clay, Nichole continued her work. She wasn't just watching; she was generating the documentation.</w:t>
      </w:r>
    </w:p>
    <w:p w14:paraId="3BF0A177" w14:textId="56D5F0DF" w:rsidR="229CD6E6" w:rsidRDefault="229CD6E6" w:rsidP="39068F0D">
      <w:r w:rsidRPr="39068F0D">
        <w:t>She typed out the labels for every organelle: Nucleus, Mitochondria, Ribosomes. She added brief functional descriptions for extra credit.</w:t>
      </w:r>
    </w:p>
    <w:p w14:paraId="2468BFC1" w14:textId="0BED776D" w:rsidR="229CD6E6" w:rsidRDefault="229CD6E6" w:rsidP="39068F0D">
      <w:r w:rsidRPr="39068F0D">
        <w:t>Vzzzt. Vzzzt. Vzzzt.</w:t>
      </w:r>
    </w:p>
    <w:p w14:paraId="5878580C" w14:textId="52927531" w:rsidR="229CD6E6" w:rsidRDefault="229CD6E6" w:rsidP="39068F0D">
      <w:r w:rsidRPr="39068F0D">
        <w:t>Patrick took the thermal strips and taped them to toothpicks, planting them into the model like flags on conquered territory. The result was clean, legible, and professional—a stark contrast to the messy handwriting on the other groups' projects.</w:t>
      </w:r>
    </w:p>
    <w:p w14:paraId="7FFE54C8" w14:textId="1A9E58AF" w:rsidR="229CD6E6" w:rsidRDefault="229CD6E6" w:rsidP="39068F0D">
      <w:r w:rsidRPr="39068F0D">
        <w:t>By 11:15 AM, the Bennett-Kevin model was a masterpiece of 7th-grade engineering. The clay was sculpted precisely (thanks to Patrick’s hands and Nichole’s quality control), and the labeling was type-written (thanks to the VocaLink).</w:t>
      </w:r>
    </w:p>
    <w:p w14:paraId="3FE06B52" w14:textId="20C88589" w:rsidR="229CD6E6" w:rsidRDefault="229CD6E6" w:rsidP="39068F0D">
      <w:r w:rsidRPr="39068F0D">
        <w:t>Kevin, having contributed approximately three lumpy balls of clay, leaned back on his stool and wiped his hands on his oversized jersey.</w:t>
      </w:r>
    </w:p>
    <w:p w14:paraId="410372E7" w14:textId="6B228BAB" w:rsidR="229CD6E6" w:rsidRDefault="229CD6E6" w:rsidP="39068F0D">
      <w:r w:rsidRPr="39068F0D">
        <w:t>"Man, we killed it," Kevin grinned, looking at the model. "That's definitely an A. You're welcome, ladies."</w:t>
      </w:r>
    </w:p>
    <w:p w14:paraId="0D8BA569" w14:textId="24C56855" w:rsidR="229CD6E6" w:rsidRDefault="229CD6E6" w:rsidP="39068F0D">
      <w:r w:rsidRPr="39068F0D">
        <w:lastRenderedPageBreak/>
        <w:t>Nichole looked at him. She looked at the model. Then she looked at Mrs. Miller, who was standing a few feet away with her grade book, watching the entire exchange over the rim of her glasses.</w:t>
      </w:r>
    </w:p>
    <w:p w14:paraId="13D3B6D3" w14:textId="2846957E" w:rsidR="229CD6E6" w:rsidRDefault="229CD6E6" w:rsidP="39068F0D">
      <w:pPr>
        <w:pStyle w:val="Heading4"/>
      </w:pPr>
      <w:r w:rsidRPr="39068F0D">
        <w:t>The Grade, Date: November 14, 1997 (Two Days Later) Location: Mrs. Miller’s Life Science Room</w:t>
      </w:r>
    </w:p>
    <w:p w14:paraId="0E8F4D31" w14:textId="4D25DDC1" w:rsidR="229CD6E6" w:rsidRDefault="229CD6E6" w:rsidP="39068F0D">
      <w:r w:rsidRPr="39068F0D">
        <w:t>The graded rubrics were placed face-down on the tables.</w:t>
      </w:r>
    </w:p>
    <w:p w14:paraId="4CF2CAC7" w14:textId="5DCD5245" w:rsidR="229CD6E6" w:rsidRDefault="229CD6E6" w:rsidP="39068F0D">
      <w:r w:rsidRPr="39068F0D">
        <w:t>Kevin snatched the paper up before Patrick could grab it. He flipped it over, expecting to see the bold red letter at the top.</w:t>
      </w:r>
    </w:p>
    <w:p w14:paraId="7C61ACC0" w14:textId="2F0B48B9" w:rsidR="229CD6E6" w:rsidRDefault="229CD6E6" w:rsidP="39068F0D">
      <w:r w:rsidRPr="39068F0D">
        <w:t>He froze.</w:t>
      </w:r>
    </w:p>
    <w:p w14:paraId="5043DC84" w14:textId="19FAD91C" w:rsidR="229CD6E6" w:rsidRDefault="229CD6E6" w:rsidP="39068F0D">
      <w:r w:rsidRPr="39068F0D">
        <w:t>"What the...?" Kevin stammered. "Is this a joke?"</w:t>
      </w:r>
    </w:p>
    <w:p w14:paraId="6181B09D" w14:textId="6907F580" w:rsidR="229CD6E6" w:rsidRDefault="229CD6E6" w:rsidP="39068F0D">
      <w:r w:rsidRPr="39068F0D">
        <w:t>He slammed the paper down in front of Patrick.</w:t>
      </w:r>
    </w:p>
    <w:p w14:paraId="0F6BC6FB" w14:textId="5BFB3B5F" w:rsidR="229CD6E6" w:rsidRDefault="229CD6E6" w:rsidP="39068F0D">
      <w:r w:rsidRPr="39068F0D">
        <w:t>Grade: E Score: 55/100</w:t>
      </w:r>
    </w:p>
    <w:p w14:paraId="1A52081D" w14:textId="3D7B6B0E" w:rsidR="40BE9FD9" w:rsidRDefault="40BE9FD9" w:rsidP="39068F0D">
      <w:r w:rsidRPr="39068F0D">
        <w:t>"An E?" Kevin shouted, drawing the attention of the whole class. "But the model is perfect! Look at it!"</w:t>
      </w:r>
    </w:p>
    <w:p w14:paraId="751FE403" w14:textId="0FC96FB0" w:rsidR="40BE9FD9" w:rsidRDefault="40BE9FD9" w:rsidP="39068F0D">
      <w:r w:rsidRPr="39068F0D">
        <w:t>Patrick looked at his own rubric, which Mrs. Miller had just slid onto the table in front of him and Nichole.</w:t>
      </w:r>
    </w:p>
    <w:p w14:paraId="5832BA70" w14:textId="2563F29B" w:rsidR="40BE9FD9" w:rsidRDefault="40BE9FD9" w:rsidP="39068F0D">
      <w:r w:rsidRPr="39068F0D">
        <w:t>Grade: A Score: 98/100 Comments: Excellent construction and labeling. Great teamwork.</w:t>
      </w:r>
    </w:p>
    <w:p w14:paraId="52E69A50" w14:textId="417DFED3" w:rsidR="40BE9FD9" w:rsidRDefault="40BE9FD9" w:rsidP="39068F0D">
      <w:r w:rsidRPr="39068F0D">
        <w:t>"Mrs. Miller!" Kevin yelled, waving his failing paper. "You made a mistake! Patrick and Nichole got an A!"</w:t>
      </w:r>
    </w:p>
    <w:p w14:paraId="2173699F" w14:textId="3E6CA621" w:rsidR="40BE9FD9" w:rsidRDefault="40BE9FD9" w:rsidP="39068F0D">
      <w:r w:rsidRPr="39068F0D">
        <w:t>Mrs. Miller walked over. She didn't look flustered. She looked bored.</w:t>
      </w:r>
    </w:p>
    <w:p w14:paraId="220CCEB6" w14:textId="423C6EAA" w:rsidR="40BE9FD9" w:rsidRDefault="40BE9FD9" w:rsidP="39068F0D">
      <w:r w:rsidRPr="39068F0D">
        <w:t>"There is no mistake, Kevin," she said calmly.</w:t>
      </w:r>
    </w:p>
    <w:p w14:paraId="5EFD4F4D" w14:textId="59E76B4D" w:rsidR="40BE9FD9" w:rsidRDefault="40BE9FD9" w:rsidP="39068F0D">
      <w:r w:rsidRPr="39068F0D">
        <w:t>"But it's a group project!" Kevin argued. "We all get the same grade!"</w:t>
      </w:r>
    </w:p>
    <w:p w14:paraId="0218066D" w14:textId="4661E5EC" w:rsidR="40BE9FD9" w:rsidRDefault="40BE9FD9" w:rsidP="39068F0D">
      <w:r w:rsidRPr="39068F0D">
        <w:t>"Usually, yes," Mrs. Miller agreed. "But I watched your group very closely on Tuesday. I saw Patrick building the structure. I saw Nichole generating the labels and directing the design."</w:t>
      </w:r>
    </w:p>
    <w:p w14:paraId="57AFEEEE" w14:textId="3D1E46FA" w:rsidR="40BE9FD9" w:rsidRDefault="40BE9FD9" w:rsidP="39068F0D">
      <w:r w:rsidRPr="39068F0D">
        <w:t>She crossed her arms, looking Kevin up and down.</w:t>
      </w:r>
    </w:p>
    <w:p w14:paraId="0E42937A" w14:textId="0442C4EF" w:rsidR="40BE9FD9" w:rsidRDefault="40BE9FD9" w:rsidP="39068F0D">
      <w:r w:rsidRPr="39068F0D">
        <w:t>"And I saw you making a clay snake and bothering Jenny at Table 4."</w:t>
      </w:r>
    </w:p>
    <w:p w14:paraId="4CD4FA45" w14:textId="0011830C" w:rsidR="40BE9FD9" w:rsidRDefault="40BE9FD9" w:rsidP="39068F0D">
      <w:r w:rsidRPr="39068F0D">
        <w:t>"I was just talking to her!" Kevin protested.</w:t>
      </w:r>
    </w:p>
    <w:p w14:paraId="6B52C39B" w14:textId="1DF85FF3" w:rsidR="40BE9FD9" w:rsidRDefault="40BE9FD9" w:rsidP="39068F0D">
      <w:r w:rsidRPr="39068F0D">
        <w:t>"Jenny was trying to work, Kevin," Mrs. Miller said sharply. "She moved her chair three times to get away from you. That isn't 'talking.' That's being a nuisance."</w:t>
      </w:r>
    </w:p>
    <w:p w14:paraId="283EC8EC" w14:textId="7F3EE954" w:rsidR="40BE9FD9" w:rsidRDefault="40BE9FD9" w:rsidP="39068F0D">
      <w:r w:rsidRPr="39068F0D">
        <w:lastRenderedPageBreak/>
        <w:t>Nichole watched the exchange. She tilted her head.</w:t>
      </w:r>
    </w:p>
    <w:p w14:paraId="4B16787B" w14:textId="0FC446B5" w:rsidR="40BE9FD9" w:rsidRDefault="40BE9FD9" w:rsidP="39068F0D">
      <w:r w:rsidRPr="39068F0D">
        <w:t>She remembered earlier, when Kevin had called her "eye candy" and winked. At the time, she hadn't understood the data.</w:t>
      </w:r>
    </w:p>
    <w:p w14:paraId="73080F69" w14:textId="3C7CBCED" w:rsidR="40BE9FD9" w:rsidRDefault="40BE9FD9" w:rsidP="39068F0D">
      <w:r w:rsidRPr="39068F0D">
        <w:t>Eye candy. Candy is for eating. Eyes are for seeing. The metaphor didn't parse. And the winking—was it a tic? Was there dust in the room?</w:t>
      </w:r>
    </w:p>
    <w:p w14:paraId="4B86539E" w14:textId="3CADD497" w:rsidR="40BE9FD9" w:rsidRDefault="40BE9FD9" w:rsidP="39068F0D">
      <w:r w:rsidRPr="39068F0D">
        <w:t>She had just stared at him, confused, trying to run the social algorithm to figure out if he was offering her food or asking for medical help.</w:t>
      </w:r>
    </w:p>
    <w:p w14:paraId="36ED276D" w14:textId="6CD25E07" w:rsidR="40BE9FD9" w:rsidRDefault="40BE9FD9" w:rsidP="39068F0D">
      <w:r w:rsidRPr="39068F0D">
        <w:t>But Patrick had known. Patrick had stiffened immediately. Patrick had stepped in and threatened to make Kevin eat the Styrofoam because Patrick understood the subtext that Nichole missed: Kevin was treating girls like things.</w:t>
      </w:r>
    </w:p>
    <w:p w14:paraId="695F246E" w14:textId="0930F8F0" w:rsidR="40BE9FD9" w:rsidRDefault="40BE9FD9" w:rsidP="39068F0D">
      <w:r w:rsidRPr="39068F0D">
        <w:t>Now, watching Kevin turn red as Mrs. Miller scolded him for bothering Jenny, the pattern finally clicked into place for Nichole.</w:t>
      </w:r>
    </w:p>
    <w:p w14:paraId="6ABBFB29" w14:textId="7F88D1AA" w:rsidR="40BE9FD9" w:rsidRDefault="40BE9FD9" w:rsidP="39068F0D">
      <w:r w:rsidRPr="39068F0D">
        <w:t>He thinks he is charming, she realized. He is incorrect.</w:t>
      </w:r>
    </w:p>
    <w:p w14:paraId="69977626" w14:textId="78A59120" w:rsidR="40BE9FD9" w:rsidRDefault="40BE9FD9" w:rsidP="39068F0D">
      <w:r w:rsidRPr="39068F0D">
        <w:t>"In this classroom, you get the grade you earn," Mrs. Miller finished, tapping Kevin’s desk. "You claimed you were the 'muscle,' remember? But you didn't do any lifting."</w:t>
      </w:r>
    </w:p>
    <w:p w14:paraId="76B7A76F" w14:textId="1BB17078" w:rsidR="40BE9FD9" w:rsidRDefault="40BE9FD9" w:rsidP="39068F0D">
      <w:r w:rsidRPr="39068F0D">
        <w:t>The class went silent. A few kids snickered. Kevin slumped into his seat, crushing the rubric in his hand, his ego deflated.</w:t>
      </w:r>
    </w:p>
    <w:p w14:paraId="7EA82DFD" w14:textId="10A96EA7" w:rsidR="40BE9FD9" w:rsidRDefault="40BE9FD9" w:rsidP="39068F0D">
      <w:r w:rsidRPr="39068F0D">
        <w:t>Nichole felt a deep, satisfying warmth in her chest. It wasn't just petty revenge; it was data validation. The system had worked. The person who contributed nothing—and treated people like objects—got nothing.</w:t>
      </w:r>
    </w:p>
    <w:p w14:paraId="12FFC07A" w14:textId="2DE3B375" w:rsidR="40BE9FD9" w:rsidRDefault="40BE9FD9" w:rsidP="39068F0D">
      <w:r w:rsidRPr="39068F0D">
        <w:t>She reached for her mouse. She didn't look at Mrs. Miller or Patrick. She looked directly at Kevin.</w:t>
      </w:r>
    </w:p>
    <w:p w14:paraId="3F12CF4D" w14:textId="5DBFE13E" w:rsidR="40BE9FD9" w:rsidRDefault="40BE9FD9" w:rsidP="39068F0D">
      <w:r w:rsidRPr="39068F0D">
        <w:t>She navigated to her pre-programmed phrases. She found the one she had typed out specifically for this moment, just in case.</w:t>
      </w:r>
    </w:p>
    <w:p w14:paraId="707A991E" w14:textId="54812A54" w:rsidR="40BE9FD9" w:rsidRDefault="40BE9FD9" w:rsidP="39068F0D">
      <w:r w:rsidRPr="39068F0D">
        <w:t>She hit the button.</w:t>
      </w:r>
    </w:p>
    <w:p w14:paraId="28C5C3B4" w14:textId="5C44DEF1" w:rsidR="40BE9FD9" w:rsidRDefault="40BE9FD9" w:rsidP="39068F0D">
      <w:r w:rsidRPr="39068F0D">
        <w:t>"CLASS. DISMISSED."</w:t>
      </w:r>
    </w:p>
    <w:p w14:paraId="69326B61" w14:textId="76622700" w:rsidR="40BE9FD9" w:rsidRDefault="40BE9FD9" w:rsidP="39068F0D">
      <w:r w:rsidRPr="39068F0D">
        <w:t>The bell rang on cue.</w:t>
      </w:r>
    </w:p>
    <w:p w14:paraId="082F9946" w14:textId="4080767A" w:rsidR="40BE9FD9" w:rsidRDefault="40BE9FD9" w:rsidP="39068F0D">
      <w:r w:rsidRPr="39068F0D">
        <w:t>Patrick grinned, sliding his A paper into his binder. He grabbed the push handles of the Titan AeroMotion.</w:t>
      </w:r>
    </w:p>
    <w:p w14:paraId="011A6EE6" w14:textId="7F42F0C6" w:rsidR="40BE9FD9" w:rsidRDefault="40BE9FD9" w:rsidP="39068F0D">
      <w:r w:rsidRPr="39068F0D">
        <w:t>"Come on, Brains," Patrick said. "Let's go to lunch."</w:t>
      </w:r>
    </w:p>
    <w:p w14:paraId="395813B1" w14:textId="22CCB763" w:rsidR="40BE9FD9" w:rsidRDefault="40BE9FD9" w:rsidP="39068F0D">
      <w:r w:rsidRPr="39068F0D">
        <w:lastRenderedPageBreak/>
        <w:t>They rolled out of the classroom, leaving the "muscle" behind to explain his E to his parents. The partnership was solidified: Patrick built the frame, Nichole wrote the code, and dead weight got left at the dock.</w:t>
      </w:r>
    </w:p>
    <w:p w14:paraId="7ADD7B13" w14:textId="117F07E3" w:rsidR="40BE9FD9" w:rsidRDefault="40BE9FD9" w:rsidP="39068F0D">
      <w:r w:rsidRPr="39068F0D">
        <w:t>Bennett Dynamics had just won its first contract.</w:t>
      </w:r>
    </w:p>
    <w:p w14:paraId="2FA9CF95" w14:textId="1763853E" w:rsidR="0082289E" w:rsidRDefault="0082289E" w:rsidP="0082289E">
      <w:pPr>
        <w:pStyle w:val="Heading1"/>
      </w:pPr>
      <w:r>
        <w:t xml:space="preserve">Book: </w:t>
      </w:r>
      <w:r w:rsidRPr="00190226">
        <w:t>Freshman</w:t>
      </w:r>
      <w:r>
        <w:t xml:space="preserve"> Year</w:t>
      </w:r>
    </w:p>
    <w:p w14:paraId="208D421A" w14:textId="77777777" w:rsidR="0082289E" w:rsidRDefault="0082289E" w:rsidP="0082289E">
      <w:pPr>
        <w:pStyle w:val="Heading2"/>
      </w:pPr>
      <w:r>
        <w:t xml:space="preserve">Chapter 1: </w:t>
      </w:r>
      <w:r w:rsidRPr="00190226">
        <w:t>Welcome</w:t>
      </w:r>
      <w:r>
        <w:t xml:space="preserve"> to Northwood High School</w:t>
      </w:r>
    </w:p>
    <w:p w14:paraId="662D910C" w14:textId="77777777" w:rsidR="0082289E" w:rsidRDefault="0082289E" w:rsidP="0082289E">
      <w:pPr>
        <w:pStyle w:val="Heading3"/>
      </w:pPr>
      <w:r>
        <w:t>Part 1: The 5 AM Alarm</w:t>
      </w:r>
    </w:p>
    <w:p w14:paraId="7D225CA3" w14:textId="77777777" w:rsidR="0082289E" w:rsidRPr="009057BB" w:rsidRDefault="0082289E" w:rsidP="00573463">
      <w:r w:rsidRPr="009057BB">
        <w:t>The red digits of the alarm clock clicked from 4:59 to 5:00.</w:t>
      </w:r>
    </w:p>
    <w:p w14:paraId="2A48CCE8" w14:textId="77777777" w:rsidR="0082289E" w:rsidRPr="009057BB" w:rsidRDefault="0082289E" w:rsidP="00573463">
      <w:r w:rsidRPr="009057BB">
        <w:t>BEEP. BEEP. BEEP.</w:t>
      </w:r>
    </w:p>
    <w:p w14:paraId="45E9A524" w14:textId="77777777" w:rsidR="0082289E" w:rsidRPr="009057BB" w:rsidRDefault="0082289E" w:rsidP="00573463">
      <w:r w:rsidRPr="009057BB">
        <w:t>The sound cut through the darkness of the bedroom like a siren. In the center of the room, under a heavy quilt on the queen-sized bed, the lump of tangled limbs shifted.</w:t>
      </w:r>
    </w:p>
    <w:p w14:paraId="2F712D25" w14:textId="77777777" w:rsidR="0082289E" w:rsidRPr="009057BB" w:rsidRDefault="0082289E" w:rsidP="00573463">
      <w:r w:rsidRPr="009057BB">
        <w:t>Patrick Bennett groaned, his voice rough with sleep. He fumbled blindly for the snooze button, his hand brushing against the warm, solid weight of his sister’s arm. He found the button and silenced the noise, leaving only the hum of the air conditioning and the rhythmic breathing of two people who had spent the last fourteen years never more than a few feet apart.</w:t>
      </w:r>
    </w:p>
    <w:p w14:paraId="23DDC0D4" w14:textId="78066559" w:rsidR="0082289E" w:rsidRPr="009057BB" w:rsidRDefault="0082289E" w:rsidP="00573463">
      <w:r w:rsidRPr="009057BB">
        <w:t>"Nikki," Patrick whispered, his voice cracking. "It's time. The Big Day."</w:t>
      </w:r>
    </w:p>
    <w:p w14:paraId="0D3B5D6F" w14:textId="77777777" w:rsidR="0082289E" w:rsidRPr="009057BB" w:rsidRDefault="0082289E" w:rsidP="00573463">
      <w:r w:rsidRPr="009057BB">
        <w:t>Beside him, Nichole stirred. She didn't wake up gently; she woke up with a full-body stretch that sent a spasm of extension tone through her legs. Her feet kicked against Patrick’s shin under the covers.</w:t>
      </w:r>
    </w:p>
    <w:p w14:paraId="397C2BB0" w14:textId="77777777" w:rsidR="0082289E" w:rsidRPr="009057BB" w:rsidRDefault="0082289E" w:rsidP="00573463">
      <w:r w:rsidRPr="009057BB">
        <w:t>"Ow. Okay, I'm up," Patrick mumbled, rubbing his eyes. He sat up, the mattress shifting under his weight. His left leg—the "bad" one—felt stiff and heavy, the muscles tight from eight hours of stillness. He swung his legs over the side of the bed, planting his feet on the carpet to test his balance.</w:t>
      </w:r>
    </w:p>
    <w:p w14:paraId="6BA4D9E6" w14:textId="2AF07CD5" w:rsidR="0082289E" w:rsidRPr="009057BB" w:rsidRDefault="0082289E" w:rsidP="00573463">
      <w:r w:rsidRPr="009057BB">
        <w:t xml:space="preserve">He turned back to Nikki. She was blinking up at him, her dark hair a chaotic halo on the pillow. She looked sleepy, her eyes unfocused, but she offered a soft, upward-inflected hum. </w:t>
      </w:r>
      <w:r w:rsidRPr="009057BB">
        <w:rPr>
          <w:i/>
          <w:iCs/>
        </w:rPr>
        <w:t>Mmm-hmm.</w:t>
      </w:r>
    </w:p>
    <w:p w14:paraId="2E483A07" w14:textId="77777777" w:rsidR="0082289E" w:rsidRPr="009057BB" w:rsidRDefault="0082289E" w:rsidP="00573463">
      <w:r w:rsidRPr="009057BB">
        <w:t>"Yeah. High school," Patrick said, answering her unspoken thought. "Let's do this."</w:t>
      </w:r>
    </w:p>
    <w:p w14:paraId="23E6E08F" w14:textId="624DED0B" w:rsidR="0082289E" w:rsidRPr="009057BB" w:rsidRDefault="0082289E" w:rsidP="00573463">
      <w:r w:rsidRPr="009057BB">
        <w:t xml:space="preserve">He stood up, ignoring the twinge in his ankle, and walked around to her side of the bed. He pulled the covers back. Nikki was wearing an oversized t-shirt, her legs curled up slightly. </w:t>
      </w:r>
      <w:r w:rsidRPr="009057BB">
        <w:lastRenderedPageBreak/>
        <w:t>There was no hesitation, no awkwardness. This was the machine, and they were the operators.</w:t>
      </w:r>
    </w:p>
    <w:p w14:paraId="6B418266" w14:textId="77777777" w:rsidR="0082289E" w:rsidRPr="009057BB" w:rsidRDefault="0082289E" w:rsidP="00573463">
      <w:r w:rsidRPr="009057BB">
        <w:t>"Arms up," Patrick murmured.</w:t>
      </w:r>
    </w:p>
    <w:p w14:paraId="4B346297" w14:textId="25A03FCC" w:rsidR="0082289E" w:rsidRPr="009057BB" w:rsidRDefault="0082289E" w:rsidP="00573463">
      <w:r w:rsidRPr="009057BB">
        <w:t>Nikki raised her arms obediently. Patrick leaned down, sliding his hands under her knees and behind her back. He counted softly, "One, two, three."</w:t>
      </w:r>
    </w:p>
    <w:p w14:paraId="33B7051C" w14:textId="431CD541" w:rsidR="0082289E" w:rsidRPr="009057BB" w:rsidRDefault="0082289E" w:rsidP="00573463">
      <w:r w:rsidRPr="009057BB">
        <w:t>On three, he lifted. Nikki locked her arms around his neck, burying her face in his shoulder—the morning version of their "Gym Door" hug. She was dead weight, heavy and trusting, but Patrick’s body knew the leverage perfectly. He pivoted on his good leg, carrying her three steps into the attached bathroom.</w:t>
      </w:r>
    </w:p>
    <w:p w14:paraId="0F4BDD3D" w14:textId="77777777" w:rsidR="0082289E" w:rsidRPr="009057BB" w:rsidRDefault="0082289E" w:rsidP="00573463">
      <w:r w:rsidRPr="009057BB">
        <w:t>The fluorescent light flickered on, harsh and white.</w:t>
      </w:r>
    </w:p>
    <w:p w14:paraId="6C732D5F" w14:textId="77777777" w:rsidR="0082289E" w:rsidRPr="009057BB" w:rsidRDefault="0082289E" w:rsidP="00573463">
      <w:r w:rsidRPr="009057BB">
        <w:t>Patrick set her down gently on the toilet. He moved with practiced efficiency—managing her clothing, helping her balance, waiting while she did what she needed to do. There was no shame here. The concept of "privacy" didn't exist between them; it was a luxury for people whose bodies worked perfectly. For the Bennett twins, privacy was just another wall that made things harder.</w:t>
      </w:r>
    </w:p>
    <w:p w14:paraId="19A088E7" w14:textId="77777777" w:rsidR="0082289E" w:rsidRPr="009057BB" w:rsidRDefault="0082289E" w:rsidP="00573463">
      <w:r w:rsidRPr="009057BB">
        <w:t>"Shower?" Patrick asked, leaning against the sink while she finished.</w:t>
      </w:r>
    </w:p>
    <w:p w14:paraId="3EB0D544" w14:textId="347016FE" w:rsidR="0082289E" w:rsidRPr="009057BB" w:rsidRDefault="0082289E" w:rsidP="00573463">
      <w:r w:rsidRPr="009057BB">
        <w:t xml:space="preserve">Nikki made a sharp clicking sound with her tongue and squeezed her eyes shut. </w:t>
      </w:r>
      <w:r w:rsidRPr="009057BB">
        <w:rPr>
          <w:i/>
          <w:iCs/>
        </w:rPr>
        <w:t>No.</w:t>
      </w:r>
    </w:p>
    <w:p w14:paraId="20F27942" w14:textId="77777777" w:rsidR="0082289E" w:rsidRPr="009057BB" w:rsidRDefault="0082289E" w:rsidP="00573463">
      <w:r w:rsidRPr="009057BB">
        <w:t>"Just a wash, then. Good call. We don't have time."</w:t>
      </w:r>
    </w:p>
    <w:p w14:paraId="11228D81" w14:textId="77777777" w:rsidR="0082289E" w:rsidRPr="009057BB" w:rsidRDefault="0082289E" w:rsidP="00573463">
      <w:r w:rsidRPr="009057BB">
        <w:t>He wet a washcloth with warm water. He wiped her face, careful around her eyes, then her hands. She leaned into his touch, her head tilting to follow the warmth of the cloth. When he was done, he washed his own face, splashing cold water to shock himself awake.</w:t>
      </w:r>
    </w:p>
    <w:p w14:paraId="759B4E00" w14:textId="77777777" w:rsidR="0082289E" w:rsidRPr="009057BB" w:rsidRDefault="0082289E" w:rsidP="00573463">
      <w:r w:rsidRPr="009057BB">
        <w:t>Then came the armor.</w:t>
      </w:r>
    </w:p>
    <w:p w14:paraId="620C426B" w14:textId="77777777" w:rsidR="0082289E" w:rsidRPr="009057BB" w:rsidRDefault="0082289E" w:rsidP="00573463">
      <w:r w:rsidRPr="009057BB">
        <w:t xml:space="preserve">Back in the bedroom, Patrick pulled her clothes from the dresser. Fall 1999 meant baggy denim. He wrestled her legs into a pair of loose-fitting </w:t>
      </w:r>
      <w:r w:rsidRPr="009057BB">
        <w:rPr>
          <w:b/>
          <w:bCs/>
        </w:rPr>
        <w:t>Mammoth</w:t>
      </w:r>
      <w:r w:rsidRPr="009057BB">
        <w:t xml:space="preserve"> jeans—a struggle against her spasticity, which fought him every inch of the way.</w:t>
      </w:r>
    </w:p>
    <w:p w14:paraId="0B5CFCC8" w14:textId="532D1DFA" w:rsidR="0082289E" w:rsidRPr="009057BB" w:rsidRDefault="0082289E" w:rsidP="00573463">
      <w:r w:rsidRPr="009057BB">
        <w:t xml:space="preserve">"Relax, </w:t>
      </w:r>
      <w:r w:rsidR="00705A6D">
        <w:t>Nikki</w:t>
      </w:r>
      <w:r w:rsidRPr="009057BB">
        <w:t>. Let it go," he whispered, massaging her calf until the muscle loosened enough to slide the denim up.</w:t>
      </w:r>
    </w:p>
    <w:p w14:paraId="095A4C71" w14:textId="77777777" w:rsidR="0082289E" w:rsidRPr="009057BB" w:rsidRDefault="0082289E" w:rsidP="00573463">
      <w:r w:rsidRPr="009057BB">
        <w:t xml:space="preserve">He pulled a black band t-shirt over her head. He adjusted her arms through the sleeves, smoothing the fabric down. Then he got dressed himself—baggy </w:t>
      </w:r>
      <w:r w:rsidRPr="009057BB">
        <w:rPr>
          <w:b/>
          <w:bCs/>
        </w:rPr>
        <w:t>Mammoths</w:t>
      </w:r>
      <w:r w:rsidRPr="009057BB">
        <w:t xml:space="preserve"> that hid his left leg's thinness, a matching t-shirt.</w:t>
      </w:r>
    </w:p>
    <w:p w14:paraId="68333EF9" w14:textId="77777777" w:rsidR="0082289E" w:rsidRPr="009057BB" w:rsidRDefault="0082289E" w:rsidP="00573463">
      <w:r w:rsidRPr="009057BB">
        <w:lastRenderedPageBreak/>
        <w:t>He sat on the edge of the bed and strapped on his white plastic AFO brace, the velcro tearing loud in the quiet room. He pulled his sneaker over it, tying it tight.</w:t>
      </w:r>
    </w:p>
    <w:p w14:paraId="1103D1F1" w14:textId="77777777" w:rsidR="0082289E" w:rsidRPr="009057BB" w:rsidRDefault="0082289E" w:rsidP="00573463">
      <w:r w:rsidRPr="009057BB">
        <w:t>Finally, the Transfer.</w:t>
      </w:r>
    </w:p>
    <w:p w14:paraId="5A99CB36" w14:textId="77777777" w:rsidR="0082289E" w:rsidRPr="009057BB" w:rsidRDefault="0082289E" w:rsidP="00573463">
      <w:r w:rsidRPr="009057BB">
        <w:t xml:space="preserve">Patrick wheeled her heavy black </w:t>
      </w:r>
      <w:r w:rsidRPr="009057BB">
        <w:rPr>
          <w:b/>
          <w:bCs/>
        </w:rPr>
        <w:t>AeroMotion</w:t>
      </w:r>
      <w:r w:rsidRPr="009057BB">
        <w:t xml:space="preserve"> tilt-in-space chair over to the bed. He locked the brakes. He lifted her one last time, settling her deep into the custom molded seat. He buckled the chest strap. He adjusted the headrest. He connected the heavy grey arm of the </w:t>
      </w:r>
      <w:r w:rsidRPr="009057BB">
        <w:rPr>
          <w:b/>
          <w:bCs/>
        </w:rPr>
        <w:t>VocaLink 3000</w:t>
      </w:r>
      <w:r w:rsidRPr="009057BB">
        <w:t>, swinging the screen in front of her chest.</w:t>
      </w:r>
    </w:p>
    <w:p w14:paraId="5915CD74" w14:textId="77777777" w:rsidR="0082289E" w:rsidRPr="009057BB" w:rsidRDefault="0082289E" w:rsidP="00573463">
      <w:r w:rsidRPr="009057BB">
        <w:t>Click.</w:t>
      </w:r>
    </w:p>
    <w:p w14:paraId="3477B821" w14:textId="5FC82682" w:rsidR="0082289E" w:rsidRPr="009057BB" w:rsidRDefault="0082289E" w:rsidP="00573463">
      <w:r w:rsidRPr="009057BB">
        <w:t xml:space="preserve">Nikki tapped the screen. The synthesized voice of </w:t>
      </w:r>
      <w:r w:rsidRPr="009057BB">
        <w:rPr>
          <w:b/>
          <w:bCs/>
        </w:rPr>
        <w:t>'Digital Dan'</w:t>
      </w:r>
      <w:r w:rsidRPr="009057BB">
        <w:t xml:space="preserve"> filled the room. </w:t>
      </w:r>
      <w:r w:rsidRPr="009057BB">
        <w:rPr>
          <w:b/>
          <w:bCs/>
        </w:rPr>
        <w:t>"READY."</w:t>
      </w:r>
    </w:p>
    <w:p w14:paraId="6FDF8D6C" w14:textId="77777777" w:rsidR="0082289E" w:rsidRPr="0064680E" w:rsidRDefault="0082289E" w:rsidP="00573463">
      <w:r w:rsidRPr="009057BB">
        <w:t>Patrick grabbed the push handles. He leaned his weight on them, feeling his balance steady. "Ready," he echoed.</w:t>
      </w:r>
    </w:p>
    <w:p w14:paraId="6E41545A" w14:textId="77777777" w:rsidR="0082289E" w:rsidRPr="0064680E" w:rsidRDefault="0082289E" w:rsidP="0082289E">
      <w:pPr>
        <w:pStyle w:val="Heading3"/>
      </w:pPr>
      <w:r w:rsidRPr="0064680E">
        <w:t>Part 2: The War Room (Breakfast)</w:t>
      </w:r>
    </w:p>
    <w:p w14:paraId="5B4E0518" w14:textId="77777777" w:rsidR="0082289E" w:rsidRPr="0064680E" w:rsidRDefault="0082289E" w:rsidP="00573463">
      <w:r w:rsidRPr="0064680E">
        <w:t>The kitchen was bright, smelling of coffee and burnt toast.</w:t>
      </w:r>
    </w:p>
    <w:p w14:paraId="5B26420F" w14:textId="77777777" w:rsidR="0082289E" w:rsidRPr="0064680E" w:rsidRDefault="0082289E" w:rsidP="00573463">
      <w:r w:rsidRPr="0064680E">
        <w:t xml:space="preserve">Their mother, Ellen, was already at the counter, frantically packing brown paper sacks. Their father, Tom, was leaning against the refrigerator, nursing a mug of coffee and reading the </w:t>
      </w:r>
      <w:r w:rsidRPr="0064680E">
        <w:rPr>
          <w:i/>
          <w:iCs/>
        </w:rPr>
        <w:t>Virginian-Pilot</w:t>
      </w:r>
      <w:r w:rsidRPr="0064680E">
        <w:t>.</w:t>
      </w:r>
    </w:p>
    <w:p w14:paraId="65C11935" w14:textId="77777777" w:rsidR="0082289E" w:rsidRPr="0064680E" w:rsidRDefault="0082289E" w:rsidP="00573463">
      <w:r w:rsidRPr="0064680E">
        <w:t xml:space="preserve">"Morning, troops," Tom said, lowering the paper. He eyed their outfits—the baggy </w:t>
      </w:r>
      <w:r w:rsidRPr="0064680E">
        <w:rPr>
          <w:b/>
          <w:bCs/>
        </w:rPr>
        <w:t>Mammoth</w:t>
      </w:r>
      <w:r w:rsidRPr="0064680E">
        <w:t xml:space="preserve"> jeans that swallowed their legs. "We going for the 'parachuting into enemy territory' look today?"</w:t>
      </w:r>
    </w:p>
    <w:p w14:paraId="3BF0E557" w14:textId="19883C56" w:rsidR="0082289E" w:rsidRPr="0064680E" w:rsidRDefault="0082289E" w:rsidP="00573463">
      <w:r w:rsidRPr="0064680E">
        <w:t xml:space="preserve">"It's called fashion, Dad," Patrick said, steering Nikki’s </w:t>
      </w:r>
      <w:r w:rsidRPr="0064680E">
        <w:rPr>
          <w:b/>
          <w:bCs/>
        </w:rPr>
        <w:t>AeroMotion</w:t>
      </w:r>
      <w:r w:rsidRPr="0064680E">
        <w:t xml:space="preserve"> chair up to the table. He locked her brakes with a practiced </w:t>
      </w:r>
      <w:r w:rsidRPr="0064680E">
        <w:rPr>
          <w:i/>
          <w:iCs/>
        </w:rPr>
        <w:t>click-click</w:t>
      </w:r>
      <w:r w:rsidRPr="0064680E">
        <w:t xml:space="preserve"> and sat down next to her.</w:t>
      </w:r>
    </w:p>
    <w:p w14:paraId="239B0157" w14:textId="77777777" w:rsidR="0082289E" w:rsidRPr="0064680E" w:rsidRDefault="0082289E" w:rsidP="00573463">
      <w:r w:rsidRPr="0064680E">
        <w:t>Ellen turned around, wiping her hands on a towel. She looked tired but smiled when she saw them. "Big day. Big, big day. Do you have everything? Schedules? Map of the school? The emergency quarters for the payphone?"</w:t>
      </w:r>
    </w:p>
    <w:p w14:paraId="0C8F2C11" w14:textId="243D1B8B" w:rsidR="0082289E" w:rsidRPr="0064680E" w:rsidRDefault="0082289E" w:rsidP="00573463">
      <w:r w:rsidRPr="0064680E">
        <w:t>"Yes, Mom," Patrick said, reaching for the cereal box. He poured a bowl for himself and a bowl for Nikki.</w:t>
      </w:r>
    </w:p>
    <w:p w14:paraId="6B9A4A43" w14:textId="77777777" w:rsidR="0082289E" w:rsidRPr="0064680E" w:rsidRDefault="0082289E" w:rsidP="00573463">
      <w:r w:rsidRPr="0064680E">
        <w:t>"And the note?" Ellen asked, her voice dropping an octave. "Did you put the note in your backpack, Patrick?"</w:t>
      </w:r>
    </w:p>
    <w:p w14:paraId="191FCE20" w14:textId="77777777" w:rsidR="0082289E" w:rsidRPr="0064680E" w:rsidRDefault="0082289E" w:rsidP="00573463">
      <w:r w:rsidRPr="0064680E">
        <w:t>Patrick stopped pouring milk. "The one about the Clinic?"</w:t>
      </w:r>
    </w:p>
    <w:p w14:paraId="743356BF" w14:textId="59FAE629" w:rsidR="0082289E" w:rsidRPr="0064680E" w:rsidRDefault="0082289E" w:rsidP="00573463">
      <w:r w:rsidRPr="0064680E">
        <w:t>"The one that says you are allowed—</w:t>
      </w:r>
      <w:r w:rsidRPr="0064680E">
        <w:rPr>
          <w:i/>
          <w:iCs/>
        </w:rPr>
        <w:t>expressly allowed by your parents</w:t>
      </w:r>
      <w:r w:rsidRPr="0064680E">
        <w:t xml:space="preserve">—to assist Nichole in the event of a toileting emergency," Ellen said, reciting it like a legal statute. "If Mrs. </w:t>
      </w:r>
      <w:r w:rsidR="00E32FC9">
        <w:lastRenderedPageBreak/>
        <w:t>Albright</w:t>
      </w:r>
      <w:r w:rsidRPr="0064680E">
        <w:t xml:space="preserve"> or anyone else gives you grief, you show them that paper. I don't care what the district policy says. If she needs you, you go."</w:t>
      </w:r>
    </w:p>
    <w:p w14:paraId="7093D545" w14:textId="40B7C123" w:rsidR="0082289E" w:rsidRPr="0064680E" w:rsidRDefault="0082289E" w:rsidP="00573463">
      <w:r w:rsidRPr="0064680E">
        <w:t xml:space="preserve">Nikki tapped her </w:t>
      </w:r>
      <w:r w:rsidRPr="0064680E">
        <w:rPr>
          <w:b/>
          <w:bCs/>
        </w:rPr>
        <w:t>VocaLink</w:t>
      </w:r>
      <w:r w:rsidRPr="0064680E">
        <w:t xml:space="preserve"> screen. </w:t>
      </w:r>
      <w:r w:rsidRPr="0064680E">
        <w:rPr>
          <w:b/>
          <w:bCs/>
        </w:rPr>
        <w:t xml:space="preserve">"I. HATE. </w:t>
      </w:r>
      <w:r w:rsidR="00E32FC9">
        <w:rPr>
          <w:b/>
          <w:bCs/>
        </w:rPr>
        <w:t>ALBRIGHT</w:t>
      </w:r>
      <w:r w:rsidRPr="0064680E">
        <w:rPr>
          <w:b/>
          <w:bCs/>
        </w:rPr>
        <w:t>,"</w:t>
      </w:r>
      <w:r w:rsidRPr="0064680E">
        <w:t xml:space="preserve"> the deep, monotone voice of Digital Dan announced.</w:t>
      </w:r>
    </w:p>
    <w:p w14:paraId="7269A9E1" w14:textId="1B1F0235" w:rsidR="0082289E" w:rsidRPr="0064680E" w:rsidRDefault="0082289E" w:rsidP="00573463">
      <w:r w:rsidRPr="0064680E">
        <w:t xml:space="preserve">Tom chuckled into his coffee. "See? Dan agrees. </w:t>
      </w:r>
      <w:r w:rsidR="00E32FC9">
        <w:t>Albright</w:t>
      </w:r>
      <w:r w:rsidRPr="0064680E">
        <w:t xml:space="preserve"> is a bureaucrat."</w:t>
      </w:r>
    </w:p>
    <w:p w14:paraId="5AA719A4" w14:textId="44097C32" w:rsidR="0082289E" w:rsidRPr="0064680E" w:rsidRDefault="0082289E" w:rsidP="00573463">
      <w:r w:rsidRPr="0064680E">
        <w:t>"Eat," Patrick said, sliding a spoon into Nikki’s hand. She had motor control enough to feed herself, but she needed a built-up handle for grip.</w:t>
      </w:r>
    </w:p>
    <w:p w14:paraId="578FA0FD" w14:textId="684297BB" w:rsidR="0082289E" w:rsidRPr="0064680E" w:rsidRDefault="0082289E" w:rsidP="00573463">
      <w:r w:rsidRPr="0064680E">
        <w:t>They ate in their usual rhythm. Patrick would take a bite, then watch Nikki. If she struggled to scoop the milk, he would casually nudge her bowl to a better angle without breaking his own chewing rhythm. It was a dance they had perfected over a decade.</w:t>
      </w:r>
    </w:p>
    <w:p w14:paraId="3C1FDFC7" w14:textId="77777777" w:rsidR="0082289E" w:rsidRPr="0064680E" w:rsidRDefault="0082289E" w:rsidP="00573463">
      <w:r w:rsidRPr="0064680E">
        <w:t>"Bus will be here in ten," Tom warned, checking his watch. "The Short Bus waits for no man."</w:t>
      </w:r>
    </w:p>
    <w:p w14:paraId="2DD8B547" w14:textId="77777777" w:rsidR="0082289E" w:rsidRPr="0064680E" w:rsidRDefault="0082289E" w:rsidP="00573463">
      <w:r w:rsidRPr="0064680E">
        <w:t>"Don't call it that," Ellen said automatically.</w:t>
      </w:r>
    </w:p>
    <w:p w14:paraId="6DAF326B" w14:textId="77777777" w:rsidR="0082289E" w:rsidRPr="0064680E" w:rsidRDefault="0082289E" w:rsidP="00573463">
      <w:r w:rsidRPr="0064680E">
        <w:t>"It is what it is, El," Tom shrugged. "It's shorter than the other ones."</w:t>
      </w:r>
    </w:p>
    <w:p w14:paraId="752E139A" w14:textId="39962774" w:rsidR="0082289E" w:rsidRPr="0064680E" w:rsidRDefault="0082289E" w:rsidP="00573463">
      <w:r w:rsidRPr="0064680E">
        <w:t>Patrick finished his bowl and stood up. He grabbed his backpack, slinging it over one shoulder. The weight threw him off balance for a second, his bad ankle wobbling, but he steadied himself on Nikki’s push handle.</w:t>
      </w:r>
    </w:p>
    <w:p w14:paraId="03B2E7F8" w14:textId="77777777" w:rsidR="0082289E" w:rsidRPr="0064680E" w:rsidRDefault="0082289E" w:rsidP="00573463">
      <w:r w:rsidRPr="0064680E">
        <w:t>"We got this," Patrick said, though his stomach felt like it was full of cold lead.</w:t>
      </w:r>
    </w:p>
    <w:p w14:paraId="0179D3AA" w14:textId="1DE44E3E" w:rsidR="0082289E" w:rsidRPr="0064680E" w:rsidRDefault="0082289E" w:rsidP="00573463">
      <w:r w:rsidRPr="0064680E">
        <w:t>He looked at Nikki. She was wiping milk off her chin with the back of her hand. She looked up at him, her eyes wide. She tapped her screen again.</w:t>
      </w:r>
    </w:p>
    <w:p w14:paraId="39B9C792" w14:textId="77777777" w:rsidR="0082289E" w:rsidRPr="0064680E" w:rsidRDefault="0082289E" w:rsidP="00573463">
      <w:r w:rsidRPr="0064680E">
        <w:t>"SCARED."</w:t>
      </w:r>
    </w:p>
    <w:p w14:paraId="272A0954" w14:textId="77777777" w:rsidR="0082289E" w:rsidRPr="0064680E" w:rsidRDefault="0082289E" w:rsidP="00573463">
      <w:r w:rsidRPr="0064680E">
        <w:t>The deep male voice made the word sound heavy, final. The kitchen went quiet.</w:t>
      </w:r>
    </w:p>
    <w:p w14:paraId="12B49FEE" w14:textId="7277BD6A" w:rsidR="0082289E" w:rsidRPr="0064680E" w:rsidRDefault="0082289E" w:rsidP="00573463">
      <w:r w:rsidRPr="0064680E">
        <w:t>Ellen walked over and kissed the top of Nikki’s head. "You are going to be great, Nichole. You’re smart, you’re tough, and you have Patrick. You two are a tank. Nothing gets through the armor, right?"</w:t>
      </w:r>
    </w:p>
    <w:p w14:paraId="36681AB8" w14:textId="037D27CF" w:rsidR="0082289E" w:rsidRPr="0064680E" w:rsidRDefault="0082289E" w:rsidP="00573463">
      <w:r w:rsidRPr="0064680E">
        <w:t>Nikki looked at her mom, then at Patrick. She took a breath and gave a small, shaky nod.</w:t>
      </w:r>
    </w:p>
    <w:p w14:paraId="52D5D398" w14:textId="77777777" w:rsidR="0082289E" w:rsidRPr="0064680E" w:rsidRDefault="0082289E" w:rsidP="00573463">
      <w:r w:rsidRPr="0064680E">
        <w:t>Patrick gripped the handles of the chair. He felt the familiar solidity of the frame connecting to his palms. "Armor up," Patrick whispered.</w:t>
      </w:r>
    </w:p>
    <w:p w14:paraId="70234462" w14:textId="77777777" w:rsidR="0082289E" w:rsidRPr="0064680E" w:rsidRDefault="0082289E" w:rsidP="00573463">
      <w:r w:rsidRPr="0064680E">
        <w:t>He unlocked the brakes. "Let's go."</w:t>
      </w:r>
    </w:p>
    <w:p w14:paraId="1E4EDF79" w14:textId="1019BA91" w:rsidR="00FD66CE" w:rsidRDefault="0082289E" w:rsidP="00573463">
      <w:r w:rsidRPr="0064680E">
        <w:lastRenderedPageBreak/>
        <w:t>They rolled out the front door into the humid Virginia morning, leaving the safety of the house behind. At the end of the driveway, the bright yellow bus was already turning the corner, its air brakes hissing like a predator.</w:t>
      </w:r>
    </w:p>
    <w:p w14:paraId="244D17A6" w14:textId="38907274" w:rsidR="002D0D7D" w:rsidRPr="002D0D7D" w:rsidRDefault="002D0D7D" w:rsidP="002D0D7D">
      <w:pPr>
        <w:pStyle w:val="Heading3"/>
      </w:pPr>
      <w:r>
        <w:t>Part 3</w:t>
      </w:r>
      <w:r w:rsidRPr="002D0D7D">
        <w:t>: The Soft Trap (Sensory-Coded)</w:t>
      </w:r>
    </w:p>
    <w:p w14:paraId="3C9108DB" w14:textId="77777777" w:rsidR="002D0D7D" w:rsidRPr="002D0D7D" w:rsidRDefault="002D0D7D" w:rsidP="00573463">
      <w:r w:rsidRPr="002D0D7D">
        <w:t>Date: September 1999</w:t>
      </w:r>
    </w:p>
    <w:p w14:paraId="230D9353" w14:textId="77777777" w:rsidR="002D0D7D" w:rsidRPr="002D0D7D" w:rsidRDefault="002D0D7D" w:rsidP="00573463">
      <w:r w:rsidRPr="002D0D7D">
        <w:t>Location: The Wrestling Room (Adapted PE)</w:t>
      </w:r>
    </w:p>
    <w:p w14:paraId="5AD9A1DB" w14:textId="77777777" w:rsidR="002D0D7D" w:rsidRPr="002D0D7D" w:rsidRDefault="002D0D7D" w:rsidP="00573463">
      <w:r w:rsidRPr="002D0D7D">
        <w:t>Current Sensory Level: Level 2 (The Glitch)</w:t>
      </w:r>
    </w:p>
    <w:p w14:paraId="6A232C11" w14:textId="77777777" w:rsidR="002D0D7D" w:rsidRPr="002D0D7D" w:rsidRDefault="002D0D7D" w:rsidP="00573463">
      <w:r w:rsidRPr="002D0D7D">
        <w:rPr>
          <w:b/>
          <w:bCs/>
        </w:rPr>
        <w:t>Triggers:</w:t>
      </w:r>
      <w:r w:rsidRPr="002D0D7D">
        <w:t xml:space="preserve"> The smell of disinfectant. The "sinking" feeling of the </w:t>
      </w:r>
      <w:r w:rsidRPr="002D0D7D">
        <w:rPr>
          <w:b/>
          <w:bCs/>
        </w:rPr>
        <w:t>Titan AeroMotion</w:t>
      </w:r>
      <w:r w:rsidRPr="002D0D7D">
        <w:t xml:space="preserve"> wheels in the purple foam mats</w:t>
      </w:r>
      <w:r w:rsidRPr="002D0D7D">
        <w:rPr>
          <w:vertAlign w:val="superscript"/>
        </w:rPr>
        <w:t>6</w:t>
      </w:r>
      <w:r w:rsidRPr="002D0D7D">
        <w:t>.</w:t>
      </w:r>
    </w:p>
    <w:p w14:paraId="625E7C63" w14:textId="31B2492E" w:rsidR="002D0D7D" w:rsidRPr="002D0D7D" w:rsidRDefault="002D0D7D" w:rsidP="00573463">
      <w:r w:rsidRPr="002D0D7D">
        <w:rPr>
          <w:b/>
          <w:bCs/>
        </w:rPr>
        <w:t>Signs:</w:t>
      </w:r>
      <w:r w:rsidRPr="002D0D7D">
        <w:t xml:space="preserve"> Nikki is clicking her tongue rhythmically against the roof of her mouth. Her neck is stiff.</w:t>
      </w:r>
    </w:p>
    <w:p w14:paraId="5DD6D79A" w14:textId="77777777" w:rsidR="002D0D7D" w:rsidRPr="002D0D7D" w:rsidRDefault="002D0D7D" w:rsidP="00573463">
      <w:r w:rsidRPr="002D0D7D">
        <w:t>"Come on, Nichole, let's keep moving," Mrs. Hatcher chirped.</w:t>
      </w:r>
    </w:p>
    <w:p w14:paraId="161A0F88" w14:textId="77743728" w:rsidR="002D0D7D" w:rsidRPr="002D0D7D" w:rsidRDefault="002D0D7D" w:rsidP="00573463">
      <w:r w:rsidRPr="002D0D7D">
        <w:t>The aide’s voice was too high. It scraped against Nikki’s eardrums.</w:t>
      </w:r>
    </w:p>
    <w:p w14:paraId="00D28D0E" w14:textId="603C0E76" w:rsidR="002D0D7D" w:rsidRPr="002D0D7D" w:rsidRDefault="002D0D7D" w:rsidP="00573463">
      <w:r w:rsidRPr="002D0D7D">
        <w:t>Nikki stopped pushing. Her arms burned. She dropped her chin to her chest.</w:t>
      </w:r>
    </w:p>
    <w:p w14:paraId="287A11DA" w14:textId="639F8845" w:rsidR="002D0D7D" w:rsidRPr="002D0D7D" w:rsidRDefault="002D0D7D" w:rsidP="00573463">
      <w:r w:rsidRPr="002D0D7D">
        <w:t xml:space="preserve">Escalation </w:t>
      </w:r>
      <w:r w:rsidRPr="002D0D7D">
        <w:rPr>
          <w:rFonts w:ascii="Wingdings" w:eastAsia="Wingdings" w:hAnsi="Wingdings" w:cs="Wingdings"/>
        </w:rPr>
        <w:sym w:font="Wingdings" w:char="F0E0"/>
      </w:r>
      <w:r w:rsidRPr="002D0D7D">
        <w:t xml:space="preserve"> Level 3 (The Shutdown)</w:t>
      </w:r>
    </w:p>
    <w:p w14:paraId="6E0BA1C6" w14:textId="77777777" w:rsidR="002D0D7D" w:rsidRPr="002D0D7D" w:rsidRDefault="002D0D7D" w:rsidP="00573463">
      <w:r w:rsidRPr="002D0D7D">
        <w:rPr>
          <w:b/>
          <w:bCs/>
        </w:rPr>
        <w:t>Internal State:</w:t>
      </w:r>
      <w:r w:rsidRPr="002D0D7D">
        <w:t xml:space="preserve"> The world is underwater. Disconnect to survive.</w:t>
      </w:r>
    </w:p>
    <w:p w14:paraId="4F4A1C82" w14:textId="77777777" w:rsidR="002D0D7D" w:rsidRPr="002D0D7D" w:rsidRDefault="002D0D7D" w:rsidP="00573463">
      <w:r w:rsidRPr="002D0D7D">
        <w:rPr>
          <w:b/>
          <w:bCs/>
        </w:rPr>
        <w:t>Signs:</w:t>
      </w:r>
      <w:r w:rsidRPr="002D0D7D">
        <w:t xml:space="preserve"> </w:t>
      </w:r>
      <w:r w:rsidRPr="002D0D7D">
        <w:rPr>
          <w:b/>
          <w:bCs/>
        </w:rPr>
        <w:t>"Turtle Mode."</w:t>
      </w:r>
      <w:r w:rsidRPr="002D0D7D">
        <w:t xml:space="preserve"> Shoulders hunched up to ears</w:t>
      </w:r>
      <w:r w:rsidRPr="002D0D7D">
        <w:rPr>
          <w:vertAlign w:val="superscript"/>
        </w:rPr>
        <w:t>7</w:t>
      </w:r>
      <w:r w:rsidRPr="002D0D7D">
        <w:t xml:space="preserve">. The low hum begins: </w:t>
      </w:r>
      <w:r w:rsidRPr="002D0D7D">
        <w:rPr>
          <w:i/>
          <w:iCs/>
        </w:rPr>
        <w:t>Mmmmmmmmmm</w:t>
      </w:r>
      <w:r w:rsidRPr="002D0D7D">
        <w:rPr>
          <w:vertAlign w:val="superscript"/>
        </w:rPr>
        <w:t>8</w:t>
      </w:r>
      <w:r w:rsidRPr="002D0D7D">
        <w:t>.</w:t>
      </w:r>
    </w:p>
    <w:p w14:paraId="1C70D00F" w14:textId="77777777" w:rsidR="002D0D7D" w:rsidRPr="002D0D7D" w:rsidRDefault="002D0D7D" w:rsidP="00573463">
      <w:r w:rsidRPr="002D0D7D">
        <w:t>"Nichole?" Mrs. Hatcher stepped closer, invading the perimeter. "Use your words, honey. Are we tired?"</w:t>
      </w:r>
    </w:p>
    <w:p w14:paraId="2EEA9A27" w14:textId="5498FB2D" w:rsidR="002D0D7D" w:rsidRPr="002D0D7D" w:rsidRDefault="002D0D7D" w:rsidP="00573463">
      <w:r w:rsidRPr="002D0D7D">
        <w:rPr>
          <w:i/>
          <w:iCs/>
        </w:rPr>
        <w:t>Use your words.</w:t>
      </w:r>
      <w:r w:rsidRPr="002D0D7D">
        <w:t xml:space="preserve"> The phrase was a jagged rock. Nikki couldn't find the words. The menu on the </w:t>
      </w:r>
      <w:r w:rsidRPr="002D0D7D">
        <w:rPr>
          <w:b/>
          <w:bCs/>
        </w:rPr>
        <w:t>VocaLink</w:t>
      </w:r>
      <w:r w:rsidRPr="002D0D7D">
        <w:t xml:space="preserve"> was too deep</w:t>
      </w:r>
      <w:r w:rsidRPr="002D0D7D">
        <w:rPr>
          <w:vertAlign w:val="superscript"/>
        </w:rPr>
        <w:t>9</w:t>
      </w:r>
      <w:r w:rsidRPr="002D0D7D">
        <w:t>. It would take too long to find "STOP."</w:t>
      </w:r>
    </w:p>
    <w:p w14:paraId="7928A7AD" w14:textId="77777777" w:rsidR="002D0D7D" w:rsidRPr="002D0D7D" w:rsidRDefault="002D0D7D" w:rsidP="00573463">
      <w:r w:rsidRPr="002D0D7D">
        <w:t xml:space="preserve">The hum got louder. </w:t>
      </w:r>
      <w:r w:rsidRPr="002D0D7D">
        <w:rPr>
          <w:i/>
          <w:iCs/>
        </w:rPr>
        <w:t>MMMMMMMMMM.</w:t>
      </w:r>
    </w:p>
    <w:p w14:paraId="27B58C10" w14:textId="77777777" w:rsidR="002D0D7D" w:rsidRPr="002D0D7D" w:rsidRDefault="002D0D7D" w:rsidP="00573463">
      <w:r w:rsidRPr="002D0D7D">
        <w:t>Mrs. Hatcher made the fatal mistake. She misinterpreted the hum as sadness, not a warning siren.</w:t>
      </w:r>
    </w:p>
    <w:p w14:paraId="7ACB1129" w14:textId="77777777" w:rsidR="002D0D7D" w:rsidRPr="002D0D7D" w:rsidRDefault="002D0D7D" w:rsidP="00573463">
      <w:r w:rsidRPr="002D0D7D">
        <w:t>"It's okay," Mrs. Hatcher cooed.</w:t>
      </w:r>
    </w:p>
    <w:p w14:paraId="5B5E3972" w14:textId="7CC9871F" w:rsidR="002D0D7D" w:rsidRPr="002D0D7D" w:rsidRDefault="002D0D7D" w:rsidP="00573463">
      <w:r w:rsidRPr="002D0D7D">
        <w:t>She reached out and lightly patted the back of Nikki’s hand.</w:t>
      </w:r>
    </w:p>
    <w:p w14:paraId="48CEA54D" w14:textId="6C350E28" w:rsidR="002D0D7D" w:rsidRPr="002D0D7D" w:rsidRDefault="002D0D7D" w:rsidP="002D0D7D">
      <w:pPr>
        <w:pStyle w:val="Heading4"/>
      </w:pPr>
      <w:r w:rsidRPr="002D0D7D">
        <w:t xml:space="preserve">CRITICAL FAILURE </w:t>
      </w:r>
      <w:r w:rsidRPr="002D0D7D">
        <w:rPr>
          <w:rFonts w:ascii="Wingdings" w:eastAsia="Wingdings" w:hAnsi="Wingdings" w:cs="Wingdings"/>
        </w:rPr>
        <w:sym w:font="Wingdings" w:char="F0E0"/>
      </w:r>
      <w:r w:rsidRPr="002D0D7D">
        <w:t xml:space="preserve"> Level 5 (The Collapse)</w:t>
      </w:r>
    </w:p>
    <w:p w14:paraId="3AA8617A" w14:textId="2C2DAE83" w:rsidR="002D0D7D" w:rsidRPr="002D0D7D" w:rsidRDefault="002D0D7D" w:rsidP="00573463">
      <w:r w:rsidRPr="002D0D7D">
        <w:rPr>
          <w:b/>
          <w:bCs/>
        </w:rPr>
        <w:t>Trigger:</w:t>
      </w:r>
      <w:r w:rsidRPr="002D0D7D">
        <w:t xml:space="preserve"> Unsolicited Light Touch (Tier 4 Violation).</w:t>
      </w:r>
    </w:p>
    <w:p w14:paraId="68B04B60" w14:textId="77777777" w:rsidR="002D0D7D" w:rsidRPr="002D0D7D" w:rsidRDefault="002D0D7D" w:rsidP="00573463">
      <w:r w:rsidRPr="002D0D7D">
        <w:rPr>
          <w:b/>
          <w:bCs/>
        </w:rPr>
        <w:lastRenderedPageBreak/>
        <w:t>Internal State:</w:t>
      </w:r>
      <w:r w:rsidRPr="002D0D7D">
        <w:t xml:space="preserve"> System Crash. Fight or Flight.</w:t>
      </w:r>
    </w:p>
    <w:p w14:paraId="4E489BB5" w14:textId="77777777" w:rsidR="002D0D7D" w:rsidRPr="002D0D7D" w:rsidRDefault="002D0D7D" w:rsidP="00573463">
      <w:r w:rsidRPr="002D0D7D">
        <w:rPr>
          <w:b/>
          <w:bCs/>
        </w:rPr>
        <w:t>Action:</w:t>
      </w:r>
      <w:r w:rsidRPr="002D0D7D">
        <w:t xml:space="preserve"> Spastic Extension.</w:t>
      </w:r>
    </w:p>
    <w:p w14:paraId="528A55EE" w14:textId="0BFF8A91" w:rsidR="002D0D7D" w:rsidRPr="002D0D7D" w:rsidRDefault="002D0D7D" w:rsidP="00573463">
      <w:r w:rsidRPr="002D0D7D">
        <w:t>Nikki didn't pull away; she exploded.</w:t>
      </w:r>
    </w:p>
    <w:p w14:paraId="200F69DF" w14:textId="1104B854" w:rsidR="002D0D7D" w:rsidRPr="002D0D7D" w:rsidRDefault="002D0D7D" w:rsidP="00573463">
      <w:r w:rsidRPr="002D0D7D">
        <w:t xml:space="preserve">Her legs shot straight out, locking rigid against the footplates. She threw her head back against the headrest with a violent </w:t>
      </w:r>
      <w:r w:rsidRPr="002D0D7D">
        <w:rPr>
          <w:i/>
          <w:iCs/>
        </w:rPr>
        <w:t>crack</w:t>
      </w:r>
      <w:r w:rsidRPr="002D0D7D">
        <w:t>.</w:t>
      </w:r>
    </w:p>
    <w:p w14:paraId="0A5D64C2" w14:textId="77777777" w:rsidR="002D0D7D" w:rsidRPr="002D0D7D" w:rsidRDefault="002D0D7D" w:rsidP="00573463">
      <w:r w:rsidRPr="002D0D7D">
        <w:t>A raw, high-pitched shriek tore out of her throat.</w:t>
      </w:r>
    </w:p>
    <w:p w14:paraId="3BEF2AA9" w14:textId="77777777" w:rsidR="002D0D7D" w:rsidRPr="002D0D7D" w:rsidRDefault="002D0D7D" w:rsidP="00573463">
      <w:r w:rsidRPr="002D0D7D">
        <w:t>"Whoa, okay!" Mrs. Hatcher jumped back. "Calm down, Nichole. Quiet hands!"</w:t>
      </w:r>
    </w:p>
    <w:p w14:paraId="61447A79" w14:textId="1C9C2348" w:rsidR="002D0D7D" w:rsidRPr="002D0D7D" w:rsidRDefault="002D0D7D" w:rsidP="00573463">
      <w:r w:rsidRPr="002D0D7D">
        <w:t>Nikki slammed her fists against her own thighs. She couldn't see the room anymore. She was just a raw nerve ending on fire. She thrashed against the chest strap, the chair lurching in the soft foam.</w:t>
      </w:r>
    </w:p>
    <w:p w14:paraId="1B1B4F13" w14:textId="77777777" w:rsidR="002D0D7D" w:rsidRPr="002D0D7D" w:rsidRDefault="002D0D7D" w:rsidP="00573463">
      <w:r w:rsidRPr="002D0D7D">
        <w:t>Mrs. Hatcher grabbed her walkie-talkie. "Clinic? This is Hatcher. She's having an episode."</w:t>
      </w:r>
    </w:p>
    <w:p w14:paraId="01B53A96" w14:textId="77777777" w:rsidR="002D0D7D" w:rsidRPr="002D0D7D" w:rsidRDefault="002D0D7D" w:rsidP="00573463">
      <w:r w:rsidRPr="002D0D7D">
        <w:t>Episode.</w:t>
      </w:r>
    </w:p>
    <w:p w14:paraId="19B27409" w14:textId="4D6FA58F" w:rsidR="002D0D7D" w:rsidRPr="002D0D7D" w:rsidRDefault="002D0D7D" w:rsidP="00573463">
      <w:r w:rsidRPr="002D0D7D">
        <w:t>Nikki screamed again, a sound of pure sensory agony. She needed weight. She needed gravity. She was floating away, and the aide’s perfume was suffocating her.</w:t>
      </w:r>
    </w:p>
    <w:p w14:paraId="6E1A4A85" w14:textId="58238562" w:rsidR="002D0D7D" w:rsidRPr="002D0D7D" w:rsidRDefault="00F215F8" w:rsidP="002D0D7D">
      <w:pPr>
        <w:pStyle w:val="Heading4"/>
      </w:pPr>
      <w:r>
        <w:t>The Main Gym</w:t>
      </w:r>
    </w:p>
    <w:p w14:paraId="7CCCCCE6" w14:textId="77777777" w:rsidR="00F215F8" w:rsidRPr="00F215F8" w:rsidRDefault="00F215F8" w:rsidP="00573463">
      <w:r w:rsidRPr="00F215F8">
        <w:t>Patrick Bennett wiped sweat from his forehead with the hem of his t-shirt. The gym was loud—sneakers squeaking on the high-gloss wood, basketballs thudding against the backboards.</w:t>
      </w:r>
    </w:p>
    <w:p w14:paraId="57DD8A9D" w14:textId="77777777" w:rsidR="00F215F8" w:rsidRPr="00F215F8" w:rsidRDefault="00F215F8" w:rsidP="00573463">
      <w:r w:rsidRPr="00F215F8">
        <w:t>He felt a twinge in his left ankle. The AFO brace was rubbing against his skin. He needed to adjust it, and he needed water.</w:t>
      </w:r>
    </w:p>
    <w:p w14:paraId="691B9B00" w14:textId="77777777" w:rsidR="00F215F8" w:rsidRPr="00F215F8" w:rsidRDefault="00F215F8" w:rsidP="00573463">
      <w:r w:rsidRPr="00F215F8">
        <w:t>He jogged over to the coach, who was blowing a whistle at a group of sophomores.</w:t>
      </w:r>
    </w:p>
    <w:p w14:paraId="63163367" w14:textId="77777777" w:rsidR="00F215F8" w:rsidRPr="00F215F8" w:rsidRDefault="00F215F8" w:rsidP="00573463">
      <w:r w:rsidRPr="00F215F8">
        <w:t>"Coach? Bathroom," Patrick said, pointing toward the double doors in the corner.</w:t>
      </w:r>
    </w:p>
    <w:p w14:paraId="65BEDF8A" w14:textId="77777777" w:rsidR="00F215F8" w:rsidRPr="00F215F8" w:rsidRDefault="00F215F8" w:rsidP="00573463">
      <w:r w:rsidRPr="00F215F8">
        <w:t>The coach nodded without looking at him. "Make it quick, Bennett."</w:t>
      </w:r>
    </w:p>
    <w:p w14:paraId="6692AB44" w14:textId="77777777" w:rsidR="00F215F8" w:rsidRPr="00F215F8" w:rsidRDefault="00F215F8" w:rsidP="00573463">
      <w:r w:rsidRPr="00F215F8">
        <w:t xml:space="preserve">Patrick pushed through the heavy double doors and stepped out of the noise of the gym and into the </w:t>
      </w:r>
      <w:r w:rsidRPr="00F215F8">
        <w:rPr>
          <w:b/>
          <w:bCs/>
        </w:rPr>
        <w:t>Locker Room Corridor</w:t>
      </w:r>
      <w:r w:rsidRPr="00F215F8">
        <w:t>.</w:t>
      </w:r>
    </w:p>
    <w:p w14:paraId="23C12C64" w14:textId="77777777" w:rsidR="00F215F8" w:rsidRPr="00F215F8" w:rsidRDefault="00F215F8" w:rsidP="00F215F8">
      <w:pPr>
        <w:pStyle w:val="Heading4"/>
      </w:pPr>
      <w:r w:rsidRPr="00F215F8">
        <w:t>The Corridor</w:t>
      </w:r>
    </w:p>
    <w:p w14:paraId="44D0C641" w14:textId="3EB07593" w:rsidR="00F215F8" w:rsidRPr="00F215F8" w:rsidRDefault="00F215F8" w:rsidP="00573463">
      <w:r w:rsidRPr="00F215F8">
        <w:t>The silence here was sudden. The air was cooler, smelling of chlorine from the old locker room mildew.</w:t>
      </w:r>
    </w:p>
    <w:p w14:paraId="185281DC" w14:textId="2A612D8F" w:rsidR="00F215F8" w:rsidRPr="00F215F8" w:rsidRDefault="00F215F8" w:rsidP="00573463">
      <w:r w:rsidRPr="00F215F8">
        <w:lastRenderedPageBreak/>
        <w:t xml:space="preserve">Patrick walked down the hallway, his limp echoing slightly off the cinderblock walls. </w:t>
      </w:r>
      <w:r>
        <w:t xml:space="preserve">In front of him </w:t>
      </w:r>
      <w:r w:rsidRPr="00F215F8">
        <w:t xml:space="preserve">was the Men's Locker Room entrance. To his right, the heavy metal door of the </w:t>
      </w:r>
      <w:r w:rsidRPr="00F215F8">
        <w:rPr>
          <w:b/>
          <w:bCs/>
        </w:rPr>
        <w:t>Wrestling Room</w:t>
      </w:r>
      <w:r w:rsidRPr="00F215F8">
        <w:t xml:space="preserve"> stood propped open by a rubber wedge.</w:t>
      </w:r>
    </w:p>
    <w:p w14:paraId="304C8B05" w14:textId="77777777" w:rsidR="00F215F8" w:rsidRPr="00F215F8" w:rsidRDefault="00F215F8" w:rsidP="00573463">
      <w:r w:rsidRPr="00F215F8">
        <w:t>He didn't mean to look inside. He was just walking past.</w:t>
      </w:r>
    </w:p>
    <w:p w14:paraId="037E1E34" w14:textId="77777777" w:rsidR="00F215F8" w:rsidRPr="00F215F8" w:rsidRDefault="00F215F8" w:rsidP="00573463">
      <w:r w:rsidRPr="00F215F8">
        <w:t>But as he passed the open doorway, a sound hit him.</w:t>
      </w:r>
    </w:p>
    <w:p w14:paraId="18596D23" w14:textId="77777777" w:rsidR="00F215F8" w:rsidRPr="00F215F8" w:rsidRDefault="00F215F8" w:rsidP="00573463">
      <w:r w:rsidRPr="00F215F8">
        <w:t>It wasn't a word. It was a high-pitched, ragged shriek. The kind of sound an animal makes when it’s caught in a trap.</w:t>
      </w:r>
    </w:p>
    <w:p w14:paraId="39BC8CB1" w14:textId="77777777" w:rsidR="00F215F8" w:rsidRPr="00F215F8" w:rsidRDefault="00F215F8" w:rsidP="00573463">
      <w:r w:rsidRPr="00F215F8">
        <w:t>Patrick stopped. He turned his head.</w:t>
      </w:r>
    </w:p>
    <w:p w14:paraId="116E25E4" w14:textId="77777777" w:rsidR="00F215F8" w:rsidRPr="00F215F8" w:rsidRDefault="00F215F8" w:rsidP="00573463">
      <w:r w:rsidRPr="00F215F8">
        <w:t xml:space="preserve">Through the open door, he saw the purple mats. He saw the </w:t>
      </w:r>
      <w:r w:rsidRPr="00F215F8">
        <w:rPr>
          <w:b/>
          <w:bCs/>
        </w:rPr>
        <w:t>Titan AeroMotion</w:t>
      </w:r>
      <w:r w:rsidRPr="00F215F8">
        <w:t xml:space="preserve"> sunk deep into the foam, tilted at an awkward angle.</w:t>
      </w:r>
    </w:p>
    <w:p w14:paraId="49B04929" w14:textId="77777777" w:rsidR="00F215F8" w:rsidRPr="00F215F8" w:rsidRDefault="00F215F8" w:rsidP="00573463">
      <w:r w:rsidRPr="00F215F8">
        <w:t>He saw the aide, Mrs. Hatcher, backing away with her hands raised, as if fending off an attacker.</w:t>
      </w:r>
    </w:p>
    <w:p w14:paraId="0AF37F9E" w14:textId="638DF8F0" w:rsidR="00F215F8" w:rsidRPr="00F215F8" w:rsidRDefault="00F215F8" w:rsidP="00573463">
      <w:r w:rsidRPr="00F215F8">
        <w:t>And he saw Nikki.</w:t>
      </w:r>
    </w:p>
    <w:p w14:paraId="3A737C15" w14:textId="77777777" w:rsidR="00F215F8" w:rsidRPr="00F215F8" w:rsidRDefault="00F215F8" w:rsidP="00573463">
      <w:r w:rsidRPr="00F215F8">
        <w:t xml:space="preserve">She was in </w:t>
      </w:r>
      <w:r w:rsidRPr="00F215F8">
        <w:rPr>
          <w:b/>
          <w:bCs/>
        </w:rPr>
        <w:t>Level 5 (The Collapse)</w:t>
      </w:r>
      <w:r w:rsidRPr="00F215F8">
        <w:t>. Her legs were locked straight out in a spastic extension so violent her heels were hammering the footplates. Her head was thrown back, eyes squeezed shut, and she was hitting her own thighs with clenched fists.</w:t>
      </w:r>
    </w:p>
    <w:p w14:paraId="7B6C077E" w14:textId="77777777" w:rsidR="00F215F8" w:rsidRPr="00F215F8" w:rsidRDefault="00F215F8" w:rsidP="00573463">
      <w:r w:rsidRPr="00F215F8">
        <w:t>She was screaming, but she wasn't breathing enough to sustain it. It was a choking, panicked noise.</w:t>
      </w:r>
    </w:p>
    <w:p w14:paraId="7A68731E" w14:textId="77777777" w:rsidR="00F215F8" w:rsidRPr="00F215F8" w:rsidRDefault="00F215F8" w:rsidP="00573463">
      <w:r w:rsidRPr="00F215F8">
        <w:t>The "Bathroom Pass" was forgotten. The Coach was forgotten.</w:t>
      </w:r>
    </w:p>
    <w:p w14:paraId="141539F7" w14:textId="77777777" w:rsidR="00F215F8" w:rsidRPr="00F215F8" w:rsidRDefault="00F215F8" w:rsidP="00573463">
      <w:r w:rsidRPr="00F215F8">
        <w:t>Patrick didn't think. He pivoted on his good heel and bolted through the doorway.</w:t>
      </w:r>
    </w:p>
    <w:p w14:paraId="0D5D7A25" w14:textId="77777777" w:rsidR="00F215F8" w:rsidRPr="00F215F8" w:rsidRDefault="00F215F8" w:rsidP="00F215F8">
      <w:pPr>
        <w:pStyle w:val="Heading4"/>
      </w:pPr>
      <w:r w:rsidRPr="00F215F8">
        <w:t>The Intervention</w:t>
      </w:r>
    </w:p>
    <w:p w14:paraId="5623A6DF" w14:textId="77777777" w:rsidR="00F215F8" w:rsidRPr="00F215F8" w:rsidRDefault="00F215F8" w:rsidP="00573463">
      <w:r w:rsidRPr="00F215F8">
        <w:t>"Get back!" Patrick yelled at the aide as he crossed the threshold.</w:t>
      </w:r>
    </w:p>
    <w:p w14:paraId="30C59327" w14:textId="77777777" w:rsidR="00F215F8" w:rsidRPr="00F215F8" w:rsidRDefault="00F215F8" w:rsidP="00573463">
      <w:r w:rsidRPr="00F215F8">
        <w:t>Mrs. Hatcher jumped, turning around. "Patrick? You can't be in here! This is a restricted—"</w:t>
      </w:r>
    </w:p>
    <w:p w14:paraId="26AB065A" w14:textId="40EEBA38" w:rsidR="00F215F8" w:rsidRPr="00F215F8" w:rsidRDefault="00F215F8" w:rsidP="00573463">
      <w:r w:rsidRPr="00F215F8">
        <w:t>Patrick ignored her. He ignored the "Student Not Allowed" policy. He crossed the squishy purple mats in three strides, his sneakers sinking deep, fighting the floor just like Nikki’s wheels did.</w:t>
      </w:r>
    </w:p>
    <w:p w14:paraId="0A1F739B" w14:textId="77777777" w:rsidR="00F215F8" w:rsidRPr="00F215F8" w:rsidRDefault="00F215F8" w:rsidP="00573463">
      <w:r w:rsidRPr="00F215F8">
        <w:t>He dropped to his knees beside the chair.</w:t>
      </w:r>
    </w:p>
    <w:p w14:paraId="73A2AAAB" w14:textId="19629104" w:rsidR="00F215F8" w:rsidRPr="00F215F8" w:rsidRDefault="00F215F8" w:rsidP="00573463">
      <w:r w:rsidRPr="00F215F8">
        <w:t>Nikki didn't know he was there. She was lost in the static. She was thrashing against the chest strap, her glasses crooked on her face.</w:t>
      </w:r>
    </w:p>
    <w:p w14:paraId="427A4627" w14:textId="77777777" w:rsidR="00F215F8" w:rsidRPr="00F215F8" w:rsidRDefault="00F215F8" w:rsidP="00573463">
      <w:r w:rsidRPr="00F215F8">
        <w:t>Patrick moved with the muscle memory of a lifetime.</w:t>
      </w:r>
    </w:p>
    <w:p w14:paraId="66076005" w14:textId="619B5F38" w:rsidR="00F215F8" w:rsidRPr="00F215F8" w:rsidRDefault="00F215F8" w:rsidP="00573463">
      <w:r w:rsidRPr="00F215F8">
        <w:lastRenderedPageBreak/>
        <w:t>He wrapped his arms around her from the side, pinning her flailing arms gently but firmly against her ribs. He leaned his weight into her, pressing his chest against her shoulder.</w:t>
      </w:r>
      <w:r>
        <w:t xml:space="preserve"> </w:t>
      </w:r>
      <w:r w:rsidRPr="00F215F8">
        <w:rPr>
          <w:b/>
          <w:bCs/>
        </w:rPr>
        <w:t>Deep Pressure.</w:t>
      </w:r>
    </w:p>
    <w:p w14:paraId="43FB9CDF" w14:textId="77777777" w:rsidR="00F215F8" w:rsidRPr="00F215F8" w:rsidRDefault="00F215F8" w:rsidP="00573463">
      <w:r w:rsidRPr="00F215F8">
        <w:t>He buried his face in the crook of her neck. He held the squeeze.</w:t>
      </w:r>
    </w:p>
    <w:p w14:paraId="26BDF6EC" w14:textId="77777777" w:rsidR="00F215F8" w:rsidRPr="00F215F8" w:rsidRDefault="00F215F8" w:rsidP="00573463">
      <w:r w:rsidRPr="00F215F8">
        <w:t>"I got you," he said, his voice a low rumble against her skin. "I'm here."</w:t>
      </w:r>
    </w:p>
    <w:p w14:paraId="60B68264" w14:textId="4DCEADD4" w:rsidR="00F215F8" w:rsidRPr="00F215F8" w:rsidRDefault="00F215F8" w:rsidP="00573463">
      <w:r w:rsidRPr="00F215F8">
        <w:t>Nikki gasped. The scream died in her throat, replaced by a wet, ragged sob. She felt the weight. She felt the anchor.</w:t>
      </w:r>
    </w:p>
    <w:p w14:paraId="54B51B2E" w14:textId="77777777" w:rsidR="00F215F8" w:rsidRPr="00F215F8" w:rsidRDefault="00F215F8" w:rsidP="00573463">
      <w:r w:rsidRPr="00F215F8">
        <w:t>Her body knew this feeling. This was the signal that gravity existed.</w:t>
      </w:r>
    </w:p>
    <w:p w14:paraId="42E0A048" w14:textId="77777777" w:rsidR="00F215F8" w:rsidRPr="00F215F8" w:rsidRDefault="00F215F8" w:rsidP="00573463">
      <w:r w:rsidRPr="00F215F8">
        <w:t>The spastic rigidity in her legs began to tremble, then release. Her head slumped sideways, knocking against Patrick’s shoulder.</w:t>
      </w:r>
    </w:p>
    <w:p w14:paraId="3E71CB90" w14:textId="77777777" w:rsidR="00F215F8" w:rsidRPr="00F215F8" w:rsidRDefault="00F215F8" w:rsidP="00573463">
      <w:r w:rsidRPr="00F215F8">
        <w:t>"Patrick," the nurse stood in the doorway now, alerted by the aide. Her face was stern. "You need to step away. We have a protocol for this."</w:t>
      </w:r>
    </w:p>
    <w:p w14:paraId="2E9B323F" w14:textId="77777777" w:rsidR="00F215F8" w:rsidRPr="00F215F8" w:rsidRDefault="00F215F8" w:rsidP="00573463">
      <w:r w:rsidRPr="00F215F8">
        <w:t>Patrick didn't let go. He kept his arms locked around his sister, shielding her from the room, from the purple mats, from the people who thought "giving space" was the answer to abandonment.</w:t>
      </w:r>
    </w:p>
    <w:p w14:paraId="12E37A0C" w14:textId="77777777" w:rsidR="00F215F8" w:rsidRPr="00F215F8" w:rsidRDefault="00F215F8" w:rsidP="00573463">
      <w:r w:rsidRPr="00F215F8">
        <w:t>He looked up at the nurse, his eyes cold.</w:t>
      </w:r>
    </w:p>
    <w:p w14:paraId="3BCDEC10" w14:textId="77777777" w:rsidR="00F215F8" w:rsidRPr="00F215F8" w:rsidRDefault="00F215F8" w:rsidP="00573463">
      <w:r w:rsidRPr="00F215F8">
        <w:t>"Your protocol isn't working," Patrick said. "I am."</w:t>
      </w:r>
    </w:p>
    <w:p w14:paraId="65E5E326" w14:textId="77777777" w:rsidR="00F215F8" w:rsidRPr="00F215F8" w:rsidRDefault="00F215F8" w:rsidP="00573463">
      <w:r w:rsidRPr="00F215F8">
        <w:t xml:space="preserve">He held her until the trembling stopped. Until the </w:t>
      </w:r>
      <w:r w:rsidRPr="00F215F8">
        <w:rPr>
          <w:b/>
          <w:bCs/>
        </w:rPr>
        <w:t>Level 5</w:t>
      </w:r>
      <w:r w:rsidRPr="00F215F8">
        <w:t xml:space="preserve"> fire burned down to a </w:t>
      </w:r>
      <w:r w:rsidRPr="00F215F8">
        <w:rPr>
          <w:b/>
          <w:bCs/>
        </w:rPr>
        <w:t>Level 2</w:t>
      </w:r>
      <w:r w:rsidRPr="00F215F8">
        <w:t xml:space="preserve"> flicker.</w:t>
      </w:r>
    </w:p>
    <w:p w14:paraId="3F4811A1" w14:textId="77777777" w:rsidR="00F215F8" w:rsidRPr="00F215F8" w:rsidRDefault="00F215F8" w:rsidP="00573463">
      <w:r w:rsidRPr="00F215F8">
        <w:t>Only then did he pull back, checking her face. He reached out and straightened her glasses.</w:t>
      </w:r>
    </w:p>
    <w:p w14:paraId="4AD92BBF" w14:textId="77777777" w:rsidR="00F215F8" w:rsidRPr="00F215F8" w:rsidRDefault="00F215F8" w:rsidP="00573463">
      <w:r w:rsidRPr="00F215F8">
        <w:t>"Bathroom break," Patrick whispered to her, a small, sad smile on his face. "Lucky timing, huh?"</w:t>
      </w:r>
    </w:p>
    <w:p w14:paraId="08702B90" w14:textId="57E77479" w:rsidR="00F215F8" w:rsidRPr="00F215F8" w:rsidRDefault="00F215F8" w:rsidP="00573463">
      <w:r w:rsidRPr="00F215F8">
        <w:t>Nikki looked at him. She didn't smile. She just let out a long, shuddering breath and tapped her armrest.</w:t>
      </w:r>
    </w:p>
    <w:p w14:paraId="73DDCF4F" w14:textId="6A91FAAA" w:rsidR="00F215F8" w:rsidRDefault="00F215F8" w:rsidP="00573463">
      <w:r w:rsidRPr="00F215F8">
        <w:t>Stay.</w:t>
      </w:r>
    </w:p>
    <w:p w14:paraId="66C578DD" w14:textId="3874CCB3" w:rsidR="002D0D7D" w:rsidRPr="002D0D7D" w:rsidRDefault="002D0D7D" w:rsidP="00573463">
      <w:r w:rsidRPr="002D0D7D">
        <w:t>"I got you," Patrick whispered, his voice a low rumble against her ear. "I'm here."</w:t>
      </w:r>
    </w:p>
    <w:p w14:paraId="40BAAB06" w14:textId="77777777" w:rsidR="002D0D7D" w:rsidRPr="002D0D7D" w:rsidRDefault="002D0D7D" w:rsidP="00573463">
      <w:r w:rsidRPr="002D0D7D">
        <w:t>The nurse stepped forward, clipboard in hand. "Patrick, that is not the approved restraint protocol. You need to release her immediately."</w:t>
      </w:r>
    </w:p>
    <w:p w14:paraId="543FDEDE" w14:textId="77777777" w:rsidR="002D0D7D" w:rsidRPr="002D0D7D" w:rsidRDefault="002D0D7D" w:rsidP="00573463">
      <w:r w:rsidRPr="002D0D7D">
        <w:t>Patrick didn't let go. He looked up at the nurse, his chin resting on his sister's shoulder.</w:t>
      </w:r>
    </w:p>
    <w:p w14:paraId="3155D4C0" w14:textId="77777777" w:rsidR="002D0D7D" w:rsidRPr="002D0D7D" w:rsidRDefault="002D0D7D" w:rsidP="00573463">
      <w:r w:rsidRPr="002D0D7D">
        <w:lastRenderedPageBreak/>
        <w:t>"She's not restrained," Patrick said, his voice flat and hard. "She's grounded."</w:t>
      </w:r>
    </w:p>
    <w:p w14:paraId="44CF8505" w14:textId="02B8C801" w:rsidR="002D0D7D" w:rsidRPr="002D0D7D" w:rsidRDefault="002D0D7D" w:rsidP="00573463">
      <w:r w:rsidRPr="002D0D7D">
        <w:t>He held the squeeze for another ten seconds, until he felt Nikki’s breathing sync with his own. Only then did he pull back, just enough to look at her face.</w:t>
      </w:r>
    </w:p>
    <w:p w14:paraId="682EDE4A" w14:textId="77777777" w:rsidR="002D0D7D" w:rsidRPr="002D0D7D" w:rsidRDefault="002D0D7D" w:rsidP="00573463">
      <w:r w:rsidRPr="002D0D7D">
        <w:t xml:space="preserve">He tapped her armrest twice. </w:t>
      </w:r>
      <w:r w:rsidRPr="002D0D7D">
        <w:rPr>
          <w:i/>
          <w:iCs/>
        </w:rPr>
        <w:t>You back?</w:t>
      </w:r>
    </w:p>
    <w:p w14:paraId="6912B60A" w14:textId="2037CAD9" w:rsidR="002D0D7D" w:rsidRPr="002D0D7D" w:rsidRDefault="002D0D7D" w:rsidP="00573463">
      <w:r w:rsidRPr="002D0D7D">
        <w:t xml:space="preserve">Nikki blinked behind her glasses. She let out a long, shaky breath and gave a tiny, upward tilt of her eyes. </w:t>
      </w:r>
      <w:r w:rsidRPr="002D0D7D">
        <w:rPr>
          <w:i/>
          <w:iCs/>
        </w:rPr>
        <w:t>Yes.</w:t>
      </w:r>
    </w:p>
    <w:p w14:paraId="0DDE92D3" w14:textId="77777777" w:rsidR="002D0D7D" w:rsidRDefault="002D0D7D" w:rsidP="00573463">
      <w:r w:rsidRPr="002D0D7D">
        <w:t xml:space="preserve">"Write me up," Patrick said to the nurse, standing up and unlocking the brakes of the </w:t>
      </w:r>
      <w:r w:rsidRPr="002D0D7D">
        <w:rPr>
          <w:b/>
          <w:bCs/>
        </w:rPr>
        <w:t>Titan</w:t>
      </w:r>
      <w:r w:rsidRPr="002D0D7D">
        <w:t>. "We're going to Latin."</w:t>
      </w:r>
    </w:p>
    <w:p w14:paraId="70C6CFC9" w14:textId="2466E9BB" w:rsidR="008E52B6" w:rsidRPr="002D0D7D" w:rsidRDefault="00252853" w:rsidP="00252853">
      <w:pPr>
        <w:pStyle w:val="Heading3"/>
      </w:pPr>
      <w:r>
        <w:t xml:space="preserve">Part 4: </w:t>
      </w:r>
      <w:r w:rsidR="008E52B6">
        <w:t>The Reckoning</w:t>
      </w:r>
    </w:p>
    <w:p w14:paraId="76CC70E6" w14:textId="77777777" w:rsidR="00976124" w:rsidRDefault="00976124" w:rsidP="00976124">
      <w:r>
        <w:rPr>
          <w:rStyle w:val="citation-713"/>
        </w:rPr>
        <w:t>The conference room was air-conditioned to a frigid temperature</w:t>
      </w:r>
      <w:r>
        <w:t>. In the center was a long mahogany table.</w:t>
      </w:r>
    </w:p>
    <w:p w14:paraId="1C141AF2" w14:textId="2FDE7D17" w:rsidR="00976124" w:rsidRDefault="00976124" w:rsidP="00976124">
      <w:r>
        <w:t xml:space="preserve">On one side sat Principal Harrison and the School Nurse, Mrs. </w:t>
      </w:r>
      <w:r w:rsidR="00E32FC9">
        <w:t>Albright</w:t>
      </w:r>
      <w:r>
        <w:t>.</w:t>
      </w:r>
    </w:p>
    <w:p w14:paraId="4A5A8543" w14:textId="0C3A1D88" w:rsidR="00976124" w:rsidRDefault="00976124" w:rsidP="00976124">
      <w:r>
        <w:t xml:space="preserve">On the other side sat Ellen Bennett. Next to her sat Patrick. </w:t>
      </w:r>
      <w:r>
        <w:rPr>
          <w:rStyle w:val="citation-712"/>
        </w:rPr>
        <w:t xml:space="preserve">He was still wearing his gym clothes, his watch looking cheap against the expensive wood of the </w:t>
      </w:r>
      <w:r w:rsidR="00E15397">
        <w:rPr>
          <w:rStyle w:val="citation-712"/>
        </w:rPr>
        <w:t>table.</w:t>
      </w:r>
      <w:r>
        <w:t xml:space="preserve"> </w:t>
      </w:r>
      <w:r>
        <w:rPr>
          <w:rStyle w:val="citation-711"/>
        </w:rPr>
        <w:t>He picked at a loose thread on his shorts, waiting for the lecture</w:t>
      </w:r>
      <w:r>
        <w:t>.</w:t>
      </w:r>
    </w:p>
    <w:p w14:paraId="0DB742E5" w14:textId="77777777" w:rsidR="00976124" w:rsidRDefault="00976124" w:rsidP="00976124">
      <w:r>
        <w:t>He knew how this went. He remembered Principal Valenti’s office in 6th grade. He remembered being told he was "insubordinate" for saving his sister from a fire drill. He braced himself for the same speech about safety perimeters and liability.</w:t>
      </w:r>
    </w:p>
    <w:p w14:paraId="4A8DFFB7" w14:textId="77777777" w:rsidR="00976124" w:rsidRDefault="00976124" w:rsidP="00976124">
      <w:r>
        <w:rPr>
          <w:rStyle w:val="citation-710"/>
        </w:rPr>
        <w:t>Principal Harrison picked up the pink disciplinary referral slip lying on the table</w:t>
      </w:r>
      <w:r>
        <w:t>. He read it in silence.</w:t>
      </w:r>
    </w:p>
    <w:p w14:paraId="4497F5FB" w14:textId="77777777" w:rsidR="00976124" w:rsidRDefault="00976124" w:rsidP="00976124">
      <w:r>
        <w:t>Then, he opened a second folder—Patrick’s cumulative record.</w:t>
      </w:r>
    </w:p>
    <w:p w14:paraId="14C48A9C" w14:textId="77777777" w:rsidR="00976124" w:rsidRDefault="00976124" w:rsidP="00976124">
      <w:r>
        <w:t xml:space="preserve">Harrison flipped past the current report card. He stopped at a document near the back. It was a heavy, formal letter on thick bond paper, dated </w:t>
      </w:r>
      <w:r>
        <w:rPr>
          <w:b/>
          <w:bCs/>
        </w:rPr>
        <w:t>October 14, 1996</w:t>
      </w:r>
      <w:r>
        <w:t xml:space="preserve">. It was stamped with the seals of the Virginia Beach City Public Schools Board of Education and the </w:t>
      </w:r>
      <w:r>
        <w:rPr>
          <w:b/>
          <w:bCs/>
        </w:rPr>
        <w:t>U.S. Department of Education Office for Civil Rights</w:t>
      </w:r>
      <w:r>
        <w:t>.</w:t>
      </w:r>
    </w:p>
    <w:p w14:paraId="53062FC7" w14:textId="77777777" w:rsidR="00976124" w:rsidRDefault="00976124" w:rsidP="00976124">
      <w:r>
        <w:t xml:space="preserve">Harrison read the bolded text in the 1996 settlement: </w:t>
      </w:r>
      <w:r>
        <w:rPr>
          <w:i/>
          <w:iCs/>
        </w:rPr>
        <w:t>Patrick Bennett is hereby designated as a "Primary Safety Support Asset." In the event of emergency or distress, his intervention is authorized and protected.</w:t>
      </w:r>
    </w:p>
    <w:p w14:paraId="2F63CC78" w14:textId="77777777" w:rsidR="00976124" w:rsidRDefault="00976124" w:rsidP="00976124">
      <w:r>
        <w:t xml:space="preserve">Harrison looked at the pink slip in his hand: </w:t>
      </w:r>
      <w:r>
        <w:rPr>
          <w:i/>
          <w:iCs/>
        </w:rPr>
        <w:t>Referral for: Unauthorized contact. Disruption of class.</w:t>
      </w:r>
    </w:p>
    <w:p w14:paraId="22A7F601" w14:textId="77777777" w:rsidR="00976124" w:rsidRDefault="00976124" w:rsidP="00976124">
      <w:r>
        <w:t>He looked back at the 1996 letter.</w:t>
      </w:r>
    </w:p>
    <w:p w14:paraId="2095591C" w14:textId="77777777" w:rsidR="00976124" w:rsidRDefault="00976124" w:rsidP="00976124">
      <w:r>
        <w:lastRenderedPageBreak/>
        <w:t>The school hadn't just disciplined a student; they had violated a federal corrective action plan established three years ago.</w:t>
      </w:r>
    </w:p>
    <w:p w14:paraId="1C884B5C" w14:textId="77777777" w:rsidR="00976124" w:rsidRDefault="00976124" w:rsidP="00976124">
      <w:r>
        <w:rPr>
          <w:rStyle w:val="citation-709"/>
        </w:rPr>
        <w:t>The hum of the air conditioner seemed very loud</w:t>
      </w:r>
      <w:r>
        <w:t>.</w:t>
      </w:r>
    </w:p>
    <w:p w14:paraId="33BFC723" w14:textId="73B76E10" w:rsidR="00976124" w:rsidRDefault="00976124" w:rsidP="00976124">
      <w:r>
        <w:t xml:space="preserve">Finally, Harrison looked up. He didn't look at Ellen. </w:t>
      </w:r>
      <w:r>
        <w:rPr>
          <w:rStyle w:val="citation-708"/>
        </w:rPr>
        <w:t xml:space="preserve">He looked directly at Mrs. </w:t>
      </w:r>
      <w:r w:rsidR="00E32FC9">
        <w:rPr>
          <w:rStyle w:val="citation-708"/>
        </w:rPr>
        <w:t>Albright</w:t>
      </w:r>
      <w:r>
        <w:rPr>
          <w:rStyle w:val="citation-708"/>
        </w:rPr>
        <w:t>, his expression tightening not with authority, but with disappointment</w:t>
      </w:r>
      <w:r>
        <w:t>.</w:t>
      </w:r>
    </w:p>
    <w:p w14:paraId="5F4764D3" w14:textId="0DCC07D4" w:rsidR="00976124" w:rsidRDefault="00976124" w:rsidP="00976124">
      <w:r>
        <w:t xml:space="preserve">"Mrs. </w:t>
      </w:r>
      <w:r w:rsidR="00E32FC9">
        <w:t>Albright</w:t>
      </w:r>
      <w:r>
        <w:t xml:space="preserve">," Harrison said, his voice low. </w:t>
      </w:r>
      <w:r>
        <w:rPr>
          <w:rStyle w:val="citation-707"/>
        </w:rPr>
        <w:t xml:space="preserve">"I am reading a referral here that says Patrick Bennett is being disciplined for... comforting a student in distress. Is that accurate?" </w:t>
      </w:r>
    </w:p>
    <w:p w14:paraId="50F3EE0F" w14:textId="46ACC554" w:rsidR="00976124" w:rsidRDefault="00976124" w:rsidP="00976124">
      <w:r>
        <w:t xml:space="preserve">Mrs. </w:t>
      </w:r>
      <w:r w:rsidR="00E32FC9">
        <w:t>Albright</w:t>
      </w:r>
      <w:r>
        <w:t xml:space="preserve"> straightened her spine. </w:t>
      </w:r>
      <w:r>
        <w:rPr>
          <w:rStyle w:val="citation-706"/>
        </w:rPr>
        <w:t xml:space="preserve">"He used an unapproved restraint hold. He violated the no-touch policy." </w:t>
      </w:r>
    </w:p>
    <w:p w14:paraId="39009582" w14:textId="77777777" w:rsidR="00976124" w:rsidRDefault="00976124" w:rsidP="00976124">
      <w:r>
        <w:t xml:space="preserve">"He hugged her," Harrison corrected, tapping the paper. </w:t>
      </w:r>
      <w:r>
        <w:rPr>
          <w:rStyle w:val="citation-705"/>
        </w:rPr>
        <w:t xml:space="preserve">"Because, according to the incident report, she was screaming and self-injuring, and the staff present were doing nothing." </w:t>
      </w:r>
    </w:p>
    <w:p w14:paraId="667470D2" w14:textId="40F8A741" w:rsidR="00976124" w:rsidRDefault="00976124" w:rsidP="00976124">
      <w:r>
        <w:t xml:space="preserve">"We were following protocol," Mrs. </w:t>
      </w:r>
      <w:r w:rsidR="00E32FC9">
        <w:t>Albright</w:t>
      </w:r>
      <w:r>
        <w:t xml:space="preserve"> insisted. </w:t>
      </w:r>
      <w:r>
        <w:rPr>
          <w:rStyle w:val="citation-704"/>
        </w:rPr>
        <w:t xml:space="preserve">"Liability—" </w:t>
      </w:r>
    </w:p>
    <w:p w14:paraId="1C1904E7" w14:textId="77777777" w:rsidR="00976124" w:rsidRDefault="00976124" w:rsidP="00976124">
      <w:r>
        <w:t xml:space="preserve">"Liability?" Harrison cut her off. He slammed his hand on the table, making the Nurse jump. </w:t>
      </w:r>
      <w:r>
        <w:rPr>
          <w:rStyle w:val="citation-703"/>
        </w:rPr>
        <w:t xml:space="preserve">"You want to talk about liability, Nancy?" </w:t>
      </w:r>
    </w:p>
    <w:p w14:paraId="06DDD8E1" w14:textId="77777777" w:rsidR="00976124" w:rsidRDefault="00976124" w:rsidP="00976124">
      <w:r>
        <w:t>Harrison spun the cumulative file around, shoving the 1996 document across the mahogany toward her.</w:t>
      </w:r>
    </w:p>
    <w:p w14:paraId="07D5E3BE" w14:textId="77777777" w:rsidR="00976124" w:rsidRDefault="00976124" w:rsidP="00976124">
      <w:r>
        <w:t xml:space="preserve">"Liability is ignoring a federally filed Civil Rights agreement that explicitly designates this boy as a safety asset for his sister," Harrison said, his voice icy. </w:t>
      </w:r>
      <w:r>
        <w:rPr>
          <w:rStyle w:val="citation-702"/>
        </w:rPr>
        <w:t xml:space="preserve">"Liability is letting a child scream in a padded room until her brother has to run in from gym class to save her, exactly like the district failed her in 1996." </w:t>
      </w:r>
    </w:p>
    <w:p w14:paraId="338EA5C0" w14:textId="77777777" w:rsidR="001862C6" w:rsidRPr="001862C6" w:rsidRDefault="001862C6" w:rsidP="00573463">
      <w:r>
        <w:rPr>
          <w:rStyle w:val="citation-701"/>
        </w:rPr>
        <w:t>He stood up, grabbing the pink slip</w:t>
      </w:r>
      <w:r w:rsidRPr="001862C6">
        <w:t>.</w:t>
      </w:r>
    </w:p>
    <w:p w14:paraId="0279734C" w14:textId="77777777" w:rsidR="001862C6" w:rsidRPr="001862C6" w:rsidRDefault="001862C6" w:rsidP="00573463">
      <w:r w:rsidRPr="001862C6">
        <w:t xml:space="preserve">"We failed in our duty of care today," Harrison announced to the room. </w:t>
      </w:r>
      <w:r>
        <w:rPr>
          <w:rStyle w:val="citation-700"/>
        </w:rPr>
        <w:t>"We failed Nichole. And now you want me to punish the only person who actually did his job?"</w:t>
      </w:r>
      <w:r w:rsidR="00976124">
        <w:rPr>
          <w:rStyle w:val="citation-700"/>
        </w:rPr>
        <w:t xml:space="preserve"> </w:t>
      </w:r>
    </w:p>
    <w:p w14:paraId="0848D519" w14:textId="77777777" w:rsidR="001862C6" w:rsidRPr="001862C6" w:rsidRDefault="001862C6" w:rsidP="00573463">
      <w:r w:rsidRPr="001862C6">
        <w:t xml:space="preserve">He walked over to the shredder in the corner. </w:t>
      </w:r>
      <w:r>
        <w:rPr>
          <w:rStyle w:val="citation-699"/>
        </w:rPr>
        <w:t>He fed the pink slip into the teeth</w:t>
      </w:r>
      <w:r w:rsidRPr="001862C6">
        <w:t>.</w:t>
      </w:r>
    </w:p>
    <w:p w14:paraId="6D23D32F" w14:textId="77777777" w:rsidR="001862C6" w:rsidRPr="001862C6" w:rsidRDefault="001862C6" w:rsidP="00573463">
      <w:r>
        <w:rPr>
          <w:rStyle w:val="citation-698"/>
          <w:i/>
        </w:rPr>
        <w:t>Whirrrrrr.</w:t>
      </w:r>
      <w:r w:rsidR="00976124">
        <w:rPr>
          <w:rStyle w:val="citation-698"/>
        </w:rPr>
        <w:t xml:space="preserve"> </w:t>
      </w:r>
    </w:p>
    <w:p w14:paraId="12699E44" w14:textId="77777777" w:rsidR="00976124" w:rsidRDefault="00976124" w:rsidP="00976124">
      <w:r>
        <w:t xml:space="preserve">Patrick watched the paper disappear. </w:t>
      </w:r>
      <w:r>
        <w:rPr>
          <w:rStyle w:val="citation-697"/>
        </w:rPr>
        <w:t>He stopped picking at his shorts</w:t>
      </w:r>
      <w:r>
        <w:t>. He looked at the Principal. Valenti had torn up the slip only after his father had threatened to sue. Harrison was shredding it because he knew it was wrong.</w:t>
      </w:r>
    </w:p>
    <w:p w14:paraId="78E945FB" w14:textId="77777777" w:rsidR="001862C6" w:rsidRPr="001862C6" w:rsidRDefault="001862C6" w:rsidP="00573463">
      <w:r w:rsidRPr="001862C6">
        <w:t xml:space="preserve">Harrison sat back down and turned to Ellen Bennett. </w:t>
      </w:r>
      <w:r>
        <w:rPr>
          <w:rStyle w:val="citation-696"/>
        </w:rPr>
        <w:t>His face softened completely</w:t>
      </w:r>
      <w:r w:rsidRPr="001862C6">
        <w:t>.</w:t>
      </w:r>
    </w:p>
    <w:p w14:paraId="282E9FA0" w14:textId="77777777" w:rsidR="001862C6" w:rsidRPr="001862C6" w:rsidRDefault="001862C6" w:rsidP="00573463">
      <w:r w:rsidRPr="001862C6">
        <w:lastRenderedPageBreak/>
        <w:t xml:space="preserve">"Mrs. Bennett, I am deeply sorry," Harrison said. </w:t>
      </w:r>
      <w:r>
        <w:rPr>
          <w:rStyle w:val="citation-695"/>
        </w:rPr>
        <w:t>"This referral is expunged. It never happened. The school owes you an apology, not a suspension."</w:t>
      </w:r>
      <w:r w:rsidR="00976124">
        <w:rPr>
          <w:rStyle w:val="citation-695"/>
        </w:rPr>
        <w:t xml:space="preserve"> </w:t>
      </w:r>
    </w:p>
    <w:p w14:paraId="1FAE971E" w14:textId="77777777" w:rsidR="00976124" w:rsidRDefault="00976124" w:rsidP="00976124">
      <w:r>
        <w:rPr>
          <w:rStyle w:val="citation-694"/>
        </w:rPr>
        <w:t>Ellen let out a breath she seemed to have been holding since she walked in. She put the copy of the waiver she had been clutching back into her purse</w:t>
      </w:r>
      <w:r>
        <w:t>. She recognized the shift. The "Paper Shield" Tom had driven to the Municipal Center three years ago was still holding.</w:t>
      </w:r>
    </w:p>
    <w:p w14:paraId="07E81326" w14:textId="77777777" w:rsidR="00976124" w:rsidRDefault="00976124" w:rsidP="00976124">
      <w:r>
        <w:rPr>
          <w:rStyle w:val="citation-693"/>
        </w:rPr>
        <w:t>"Thank you," Ellen said</w:t>
      </w:r>
      <w:r>
        <w:t>.</w:t>
      </w:r>
    </w:p>
    <w:p w14:paraId="6D334396" w14:textId="77777777" w:rsidR="00976124" w:rsidRDefault="00976124" w:rsidP="00976124">
      <w:r>
        <w:t xml:space="preserve">Harrison turned his attention to Patrick. </w:t>
      </w:r>
      <w:r>
        <w:rPr>
          <w:rStyle w:val="citation-692"/>
        </w:rPr>
        <w:t xml:space="preserve">"Patrick, before you go... help me understand. The report says she was fine one minute and screaming the next. What did we miss?" </w:t>
      </w:r>
    </w:p>
    <w:p w14:paraId="62B4C6D4" w14:textId="77777777" w:rsidR="00976124" w:rsidRDefault="00976124" w:rsidP="00976124">
      <w:r>
        <w:t xml:space="preserve">Patrick leaned back, stretching his bad leg. </w:t>
      </w:r>
      <w:r>
        <w:rPr>
          <w:rStyle w:val="citation-691"/>
        </w:rPr>
        <w:t>He looked at the Principal, realizing he was being asked as an expert, not a suspect</w:t>
      </w:r>
      <w:r>
        <w:t>.</w:t>
      </w:r>
    </w:p>
    <w:p w14:paraId="4C3C9E16" w14:textId="77777777" w:rsidR="00976124" w:rsidRDefault="00976124" w:rsidP="00976124">
      <w:r>
        <w:t xml:space="preserve">"She doesn't like the foam mats," Patrick explained. </w:t>
      </w:r>
      <w:r>
        <w:rPr>
          <w:rStyle w:val="citation-690"/>
        </w:rPr>
        <w:t xml:space="preserve">"The wheels sink. It scares her. It feels like she's trapped." </w:t>
      </w:r>
    </w:p>
    <w:p w14:paraId="4C89A17C" w14:textId="77777777" w:rsidR="00976124" w:rsidRDefault="00976124" w:rsidP="00976124">
      <w:r>
        <w:t xml:space="preserve">Harrison nodded, pulling a notepad closer. </w:t>
      </w:r>
      <w:r>
        <w:rPr>
          <w:rStyle w:val="citation-689"/>
        </w:rPr>
        <w:t xml:space="preserve">"The wheels sink. Okay. We fix that immediately. No more mats for Nichole." </w:t>
      </w:r>
    </w:p>
    <w:p w14:paraId="5704F6AD" w14:textId="752DA8E2" w:rsidR="00976124" w:rsidRDefault="00976124" w:rsidP="00976124">
      <w:r>
        <w:t xml:space="preserve">He opened his desk drawer and pulled out a hall pass pad. </w:t>
      </w:r>
      <w:r>
        <w:rPr>
          <w:rStyle w:val="citation-688"/>
        </w:rPr>
        <w:t>He uncapped his pen and signed it with a flourish</w:t>
      </w:r>
      <w:r>
        <w:t>.</w:t>
      </w:r>
    </w:p>
    <w:p w14:paraId="74782283" w14:textId="77777777" w:rsidR="001862C6" w:rsidRPr="001862C6" w:rsidRDefault="001862C6" w:rsidP="00573463">
      <w:r w:rsidRPr="001862C6">
        <w:t xml:space="preserve">"What period is it?" </w:t>
      </w:r>
      <w:r>
        <w:rPr>
          <w:rStyle w:val="citation-687"/>
        </w:rPr>
        <w:t>Harrison asked</w:t>
      </w:r>
      <w:r w:rsidRPr="001862C6">
        <w:t>.</w:t>
      </w:r>
    </w:p>
    <w:p w14:paraId="3FD0E95C" w14:textId="77777777" w:rsidR="001862C6" w:rsidRPr="001862C6" w:rsidRDefault="001862C6" w:rsidP="00573463">
      <w:r>
        <w:rPr>
          <w:rStyle w:val="citation-686"/>
        </w:rPr>
        <w:t>"Latin," Patrick said</w:t>
      </w:r>
      <w:r w:rsidRPr="001862C6">
        <w:t>.</w:t>
      </w:r>
    </w:p>
    <w:p w14:paraId="4C954C4E" w14:textId="77777777" w:rsidR="001862C6" w:rsidRPr="001862C6" w:rsidRDefault="001862C6" w:rsidP="00573463">
      <w:r w:rsidRPr="001862C6">
        <w:t xml:space="preserve">Harrison picked up the conference room phone. </w:t>
      </w:r>
      <w:r>
        <w:rPr>
          <w:rStyle w:val="citation-685"/>
        </w:rPr>
        <w:t>He dialed the extension for the Latin room</w:t>
      </w:r>
      <w:r w:rsidRPr="001862C6">
        <w:t>.</w:t>
      </w:r>
    </w:p>
    <w:p w14:paraId="169D3D08" w14:textId="77777777" w:rsidR="001862C6" w:rsidRPr="001862C6" w:rsidRDefault="001862C6" w:rsidP="00573463">
      <w:r w:rsidRPr="001862C6">
        <w:t xml:space="preserve">"Mrs. Dalloway? This is Principal Harrison," he said into the receiver. </w:t>
      </w:r>
      <w:r>
        <w:rPr>
          <w:rStyle w:val="citation-684"/>
        </w:rPr>
        <w:t>"Patrick Bennett is on his way to you. He is not tardy; he was assisting administration with a safety matter. Please mark him present and excused. Yes. Thank you."</w:t>
      </w:r>
      <w:r w:rsidR="00976124">
        <w:rPr>
          <w:rStyle w:val="citation-684"/>
        </w:rPr>
        <w:t xml:space="preserve"> </w:t>
      </w:r>
    </w:p>
    <w:p w14:paraId="293B1694" w14:textId="77777777" w:rsidR="001862C6" w:rsidRPr="001862C6" w:rsidRDefault="001862C6" w:rsidP="00573463">
      <w:r w:rsidRPr="001862C6">
        <w:t xml:space="preserve">He hung up the phone and tore the pass off the pad. </w:t>
      </w:r>
      <w:r>
        <w:rPr>
          <w:rStyle w:val="citation-683"/>
        </w:rPr>
        <w:t>He handed it to Patrick</w:t>
      </w:r>
      <w:r w:rsidRPr="001862C6">
        <w:t>.</w:t>
      </w:r>
    </w:p>
    <w:p w14:paraId="5ADDE7DB" w14:textId="77777777" w:rsidR="001862C6" w:rsidRPr="001862C6" w:rsidRDefault="001862C6" w:rsidP="00573463">
      <w:r>
        <w:rPr>
          <w:rStyle w:val="citation-682"/>
        </w:rPr>
        <w:t>"You're free to go, son."</w:t>
      </w:r>
      <w:r w:rsidR="00976124">
        <w:rPr>
          <w:rStyle w:val="citation-682"/>
        </w:rPr>
        <w:t xml:space="preserve"> </w:t>
      </w:r>
    </w:p>
    <w:p w14:paraId="0E14B054" w14:textId="77777777" w:rsidR="00976124" w:rsidRDefault="00976124" w:rsidP="00976124">
      <w:r>
        <w:t xml:space="preserve">Patrick stood up, grabbing the pass. </w:t>
      </w:r>
      <w:r>
        <w:rPr>
          <w:rStyle w:val="citation-681"/>
        </w:rPr>
        <w:t xml:space="preserve">"Thanks, Mr. Harrison." </w:t>
      </w:r>
    </w:p>
    <w:p w14:paraId="4ABD2BFB" w14:textId="77777777" w:rsidR="00976124" w:rsidRDefault="00976124" w:rsidP="00976124">
      <w:r>
        <w:t xml:space="preserve">"Actually," Harrison stood up too, buttoning his jacket. </w:t>
      </w:r>
      <w:r>
        <w:rPr>
          <w:rStyle w:val="citation-680"/>
        </w:rPr>
        <w:t xml:space="preserve">"Wait a second." </w:t>
      </w:r>
    </w:p>
    <w:p w14:paraId="564D0F21" w14:textId="77777777" w:rsidR="001862C6" w:rsidRPr="001862C6" w:rsidRDefault="001862C6" w:rsidP="00573463">
      <w:r>
        <w:rPr>
          <w:rStyle w:val="citation-679"/>
        </w:rPr>
        <w:t>He walked around the table</w:t>
      </w:r>
      <w:r w:rsidRPr="001862C6">
        <w:t>.</w:t>
      </w:r>
    </w:p>
    <w:p w14:paraId="654A41BF" w14:textId="77777777" w:rsidR="001862C6" w:rsidRPr="001862C6" w:rsidRDefault="001862C6" w:rsidP="00573463">
      <w:r>
        <w:rPr>
          <w:rStyle w:val="citation-678"/>
        </w:rPr>
        <w:t>"I'll walk you," Harrison said</w:t>
      </w:r>
      <w:r w:rsidRPr="001862C6">
        <w:t>.</w:t>
      </w:r>
    </w:p>
    <w:p w14:paraId="6CC937A4" w14:textId="7DEC9AAB" w:rsidR="001862C6" w:rsidRPr="001862C6" w:rsidRDefault="001862C6" w:rsidP="00573463">
      <w:r w:rsidRPr="001862C6">
        <w:lastRenderedPageBreak/>
        <w:t xml:space="preserve">Mrs. </w:t>
      </w:r>
      <w:r w:rsidR="00E32FC9">
        <w:t>Albright</w:t>
      </w:r>
      <w:r w:rsidR="00976124">
        <w:t xml:space="preserve"> looked shocked. </w:t>
      </w:r>
      <w:r w:rsidR="00976124">
        <w:rPr>
          <w:rStyle w:val="citation-677"/>
        </w:rPr>
        <w:t xml:space="preserve">"Sir, you have a budget meeting in five minutes." </w:t>
      </w:r>
    </w:p>
    <w:p w14:paraId="7E68870F" w14:textId="77777777" w:rsidR="001862C6" w:rsidRPr="001862C6" w:rsidRDefault="001862C6" w:rsidP="00573463">
      <w:r>
        <w:rPr>
          <w:rStyle w:val="citation-676"/>
        </w:rPr>
        <w:t>"It can wait," Harrison said without looking back</w:t>
      </w:r>
      <w:r w:rsidRPr="001862C6">
        <w:t>.</w:t>
      </w:r>
    </w:p>
    <w:p w14:paraId="0B124DA7" w14:textId="77777777" w:rsidR="001862C6" w:rsidRPr="001862C6" w:rsidRDefault="001862C6" w:rsidP="00573463">
      <w:r w:rsidRPr="001862C6">
        <w:t xml:space="preserve">He opened the door for Patrick. </w:t>
      </w:r>
      <w:r>
        <w:rPr>
          <w:rStyle w:val="citation-675"/>
        </w:rPr>
        <w:t>They walked out into the hallway, the cool air of the office giving way to the humidity of the school corridor</w:t>
      </w:r>
      <w:r w:rsidRPr="001862C6">
        <w:t xml:space="preserve">. </w:t>
      </w:r>
      <w:r>
        <w:rPr>
          <w:rStyle w:val="citation-674"/>
        </w:rPr>
        <w:t>Harrison matched his pace to Patrick's limp, walking shoulder-to-shoulder with him</w:t>
      </w:r>
      <w:r w:rsidRPr="001862C6">
        <w:t>.</w:t>
      </w:r>
    </w:p>
    <w:p w14:paraId="5839B53E" w14:textId="77777777" w:rsidR="001862C6" w:rsidRPr="001862C6" w:rsidRDefault="001862C6" w:rsidP="00573463">
      <w:r>
        <w:rPr>
          <w:rStyle w:val="citation-673"/>
        </w:rPr>
        <w:t>"I want you to hear this from me, Patrick," Harrison said as they navigated the lockers</w:t>
      </w:r>
      <w:r w:rsidRPr="001862C6">
        <w:t xml:space="preserve">. </w:t>
      </w:r>
      <w:r w:rsidR="00976124">
        <w:t>"I saw the file from Middle School. I know what happened with the fire drill."</w:t>
      </w:r>
    </w:p>
    <w:p w14:paraId="38EAE07E" w14:textId="77777777" w:rsidR="00976124" w:rsidRDefault="00976124" w:rsidP="00976124">
      <w:r>
        <w:t>Patrick looked up, surprised. The Principal knew.</w:t>
      </w:r>
    </w:p>
    <w:p w14:paraId="25B31ADD" w14:textId="77777777" w:rsidR="00976124" w:rsidRDefault="00976124" w:rsidP="00976124">
      <w:r>
        <w:t xml:space="preserve">"You are not in trouble," Harrison continued firmly. </w:t>
      </w:r>
      <w:r>
        <w:rPr>
          <w:rStyle w:val="citation-672"/>
        </w:rPr>
        <w:t xml:space="preserve">"You did exactly what a good brother—and a good human being—should do. If my staff ever puts you in that position again, you come straight to me. Understood?" </w:t>
      </w:r>
    </w:p>
    <w:p w14:paraId="631A6900" w14:textId="77777777" w:rsidR="00976124" w:rsidRDefault="00976124" w:rsidP="00976124">
      <w:r>
        <w:t xml:space="preserve">Patrick looked up at the Principal. </w:t>
      </w:r>
      <w:r>
        <w:rPr>
          <w:rStyle w:val="citation-671"/>
        </w:rPr>
        <w:t>For the first time all day, the knot in his stomach loosened</w:t>
      </w:r>
      <w:r>
        <w:t>. He realized that unlike Middle School, he didn't have to fight the administration alone. The letter his parents wrote had done its job.</w:t>
      </w:r>
    </w:p>
    <w:p w14:paraId="073B013E" w14:textId="77777777" w:rsidR="001862C6" w:rsidRPr="001862C6" w:rsidRDefault="001862C6" w:rsidP="00573463">
      <w:r>
        <w:rPr>
          <w:rStyle w:val="citation-670"/>
        </w:rPr>
        <w:t>"Understood," Patrick said</w:t>
      </w:r>
      <w:r w:rsidRPr="001862C6">
        <w:t>.</w:t>
      </w:r>
    </w:p>
    <w:p w14:paraId="4FE6D111" w14:textId="4B6A40EF" w:rsidR="001862C6" w:rsidRDefault="001862C6" w:rsidP="00573463">
      <w:r w:rsidRPr="001862C6">
        <w:t xml:space="preserve">"Good," Harrison patted him on the shoulder as they reached the Latin door. </w:t>
      </w:r>
      <w:r>
        <w:rPr>
          <w:rStyle w:val="citation-669"/>
        </w:rPr>
        <w:t>"Go learn some Latin."</w:t>
      </w:r>
      <w:r w:rsidR="00976124">
        <w:rPr>
          <w:rStyle w:val="citation-669"/>
        </w:rPr>
        <w:t xml:space="preserve"> </w:t>
      </w:r>
    </w:p>
    <w:p w14:paraId="2F080365" w14:textId="77777777" w:rsidR="008B407C" w:rsidRPr="008B407C" w:rsidRDefault="008B407C" w:rsidP="008B407C">
      <w:pPr>
        <w:pStyle w:val="Heading3"/>
        <w:rPr>
          <w:rFonts w:eastAsiaTheme="minorHAnsi"/>
        </w:rPr>
      </w:pPr>
      <w:r w:rsidRPr="008B407C">
        <w:rPr>
          <w:rFonts w:eastAsiaTheme="minorHAnsi"/>
        </w:rPr>
        <w:t>Part 5: The Return</w:t>
      </w:r>
    </w:p>
    <w:p w14:paraId="6177164D" w14:textId="77777777" w:rsidR="008B407C" w:rsidRPr="008B407C" w:rsidRDefault="008B407C" w:rsidP="00573463">
      <w:r w:rsidRPr="008B407C">
        <w:t>Principal Harrison stopped at the door of the Latin classroom. He turned the knob and held the heavy wood door open, gesturing for Patrick to enter first.</w:t>
      </w:r>
    </w:p>
    <w:p w14:paraId="309F754B" w14:textId="77777777" w:rsidR="008B407C" w:rsidRPr="008B407C" w:rsidRDefault="008B407C" w:rsidP="00573463">
      <w:r w:rsidRPr="008B407C">
        <w:t>The classroom was quiet, filled with the scratching of pencils and the low murmur of declensions. When the door opened, twenty heads turned.</w:t>
      </w:r>
    </w:p>
    <w:p w14:paraId="7063989B" w14:textId="77777777" w:rsidR="008B407C" w:rsidRPr="008B407C" w:rsidRDefault="008B407C" w:rsidP="00573463">
      <w:r w:rsidRPr="008B407C">
        <w:t>In the front row, parked at the accessible desk, was the purple Titan AeroMotion. Nichole was sitting rigid, her head down, her fingers twisting the hem of her t-shirt. She wasn't working. She was waiting.</w:t>
      </w:r>
      <w:r w:rsidRPr="008B407C">
        <w:rPr>
          <w:sz w:val="18"/>
          <w:szCs w:val="18"/>
        </w:rPr>
        <w:t>  </w:t>
      </w:r>
    </w:p>
    <w:p w14:paraId="37E274C2" w14:textId="77777777" w:rsidR="008B407C" w:rsidRPr="008B407C" w:rsidRDefault="008B407C" w:rsidP="00573463">
      <w:r w:rsidRPr="008B407C">
        <w:t>When she heard the door, her head snapped up. Her eyes behind her glasses were wide, swimming with fear. She saw Patrick. Then she saw the Principal standing right behind him.</w:t>
      </w:r>
    </w:p>
    <w:p w14:paraId="05A61976" w14:textId="77777777" w:rsidR="008B407C" w:rsidRPr="008B407C" w:rsidRDefault="008B407C" w:rsidP="00573463">
      <w:r w:rsidRPr="008B407C">
        <w:t>Her face crumpled. She tapped her armrest frantically. Trouble. Trouble. Trouble.</w:t>
      </w:r>
    </w:p>
    <w:p w14:paraId="502B7552" w14:textId="77777777" w:rsidR="008B407C" w:rsidRPr="008B407C" w:rsidRDefault="008B407C" w:rsidP="00573463">
      <w:r w:rsidRPr="008B407C">
        <w:t>Principal Harrison stepped into the room. The Latin teacher, Mrs. Dalloway, looked up from her podium, surprised to see the administrator.</w:t>
      </w:r>
    </w:p>
    <w:p w14:paraId="2E40A022" w14:textId="77777777" w:rsidR="008B407C" w:rsidRPr="008B407C" w:rsidRDefault="008B407C" w:rsidP="00573463">
      <w:r w:rsidRPr="008B407C">
        <w:lastRenderedPageBreak/>
        <w:t>"Mrs. Dalloway," Harrison said, his voice carrying clearly to the back of the room. "My apologies for the interruption."</w:t>
      </w:r>
    </w:p>
    <w:p w14:paraId="004C0DED" w14:textId="77777777" w:rsidR="008B407C" w:rsidRPr="008B407C" w:rsidRDefault="008B407C" w:rsidP="00573463">
      <w:r w:rsidRPr="008B407C">
        <w:t>He placed a hand on Patrick’s shoulder—not a grip of detention, but a pat of solidarity.</w:t>
      </w:r>
    </w:p>
    <w:p w14:paraId="00BEDAD9" w14:textId="77777777" w:rsidR="008B407C" w:rsidRPr="008B407C" w:rsidRDefault="008B407C" w:rsidP="00573463">
      <w:r w:rsidRPr="008B407C">
        <w:t>"Patrick has been assisting me with an important safety review regarding the wrestling room," Harrison announced to the class, making eye contact with Nichole. "His input was invaluable. He is excused from the time missed, and he is to be marked present."</w:t>
      </w:r>
    </w:p>
    <w:p w14:paraId="34DE6E95" w14:textId="77777777" w:rsidR="008B407C" w:rsidRPr="008B407C" w:rsidRDefault="008B407C" w:rsidP="00573463">
      <w:r w:rsidRPr="008B407C">
        <w:t>Harrison looked down at Patrick. "Thank you again, Mr. Bennett."</w:t>
      </w:r>
    </w:p>
    <w:p w14:paraId="5445115F" w14:textId="77777777" w:rsidR="008B407C" w:rsidRPr="008B407C" w:rsidRDefault="008B407C" w:rsidP="00573463">
      <w:r w:rsidRPr="008B407C">
        <w:t>"Thanks," Patrick said, his voice a little thick.</w:t>
      </w:r>
    </w:p>
    <w:p w14:paraId="78B85A20" w14:textId="77777777" w:rsidR="008B407C" w:rsidRPr="008B407C" w:rsidRDefault="008B407C" w:rsidP="00573463">
      <w:r w:rsidRPr="008B407C">
        <w:t>Harrison nodded once, gave a polite wave to the teacher, and backed out of the room, closing the door softly.</w:t>
      </w:r>
    </w:p>
    <w:p w14:paraId="53667E0D" w14:textId="77777777" w:rsidR="008B407C" w:rsidRPr="008B407C" w:rsidRDefault="008B407C" w:rsidP="00573463">
      <w:r w:rsidRPr="008B407C">
        <w:t>Patrick turned toward the front row.</w:t>
      </w:r>
    </w:p>
    <w:p w14:paraId="1DFE9F4D" w14:textId="77777777" w:rsidR="008B407C" w:rsidRPr="008B407C" w:rsidRDefault="008B407C" w:rsidP="00573463">
      <w:r w:rsidRPr="008B407C">
        <w:t>Nichole was staring at him. She didn't blink. She looked at the door where the Principal had just left, then back at her brother. She was trying to process the data: No pink slip? No yelling?</w:t>
      </w:r>
    </w:p>
    <w:p w14:paraId="4C321A00" w14:textId="77777777" w:rsidR="008B407C" w:rsidRPr="008B407C" w:rsidRDefault="008B407C" w:rsidP="00573463">
      <w:r w:rsidRPr="008B407C">
        <w:t>Patrick walked over to her. He didn't care that the class was watching. He didn't care about the teacher.</w:t>
      </w:r>
    </w:p>
    <w:p w14:paraId="391C415A" w14:textId="77777777" w:rsidR="008B407C" w:rsidRPr="008B407C" w:rsidRDefault="008B407C" w:rsidP="00573463">
      <w:r w:rsidRPr="008B407C">
        <w:t>"It's okay," Patrick whispered, crouching down next to her wheel so he was at eye level. "I'm good. We're good."</w:t>
      </w:r>
    </w:p>
    <w:p w14:paraId="0C03DAE3" w14:textId="77777777" w:rsidR="008B407C" w:rsidRPr="008B407C" w:rsidRDefault="008B407C" w:rsidP="00573463">
      <w:r w:rsidRPr="008B407C">
        <w:t>Nichole let out a sound—a sharp, shuddering exhale that was half-sob, half-laugh.</w:t>
      </w:r>
    </w:p>
    <w:p w14:paraId="0AF0EAFE" w14:textId="77777777" w:rsidR="008B407C" w:rsidRPr="008B407C" w:rsidRDefault="008B407C" w:rsidP="00573463">
      <w:r w:rsidRPr="008B407C">
        <w:t>She raised her arms.</w:t>
      </w:r>
    </w:p>
    <w:p w14:paraId="5773D269" w14:textId="77777777" w:rsidR="008B407C" w:rsidRPr="008B407C" w:rsidRDefault="008B407C" w:rsidP="00573463">
      <w:r w:rsidRPr="008B407C">
        <w:t>Patrick didn't hesitate. He leaned in, wrapping his arms around her shoulders, burying his face in the crook of her neck. It was the same hug that had gotten him sent to the office an hour ago. The same "unapproved restraint" that the system had tried to criminalize.</w:t>
      </w:r>
      <w:r w:rsidRPr="008B407C">
        <w:rPr>
          <w:sz w:val="18"/>
          <w:szCs w:val="18"/>
        </w:rPr>
        <w:t>  </w:t>
      </w:r>
    </w:p>
    <w:p w14:paraId="115BF292" w14:textId="77777777" w:rsidR="008B407C" w:rsidRPr="008B407C" w:rsidRDefault="008B407C" w:rsidP="00573463">
      <w:r w:rsidRPr="008B407C">
        <w:t>But here, it was just a hug.</w:t>
      </w:r>
    </w:p>
    <w:p w14:paraId="0F757826" w14:textId="77777777" w:rsidR="008B407C" w:rsidRPr="008B407C" w:rsidRDefault="008B407C" w:rsidP="00573463">
      <w:r w:rsidRPr="008B407C">
        <w:t>He felt her small hands clutch the back of his t-shirt, gripping the fabric tight. He felt the tension leaving her frame, the rigid spasticity melting away as she realized he hadn't been taken away.</w:t>
      </w:r>
      <w:r w:rsidRPr="008B407C">
        <w:rPr>
          <w:sz w:val="18"/>
          <w:szCs w:val="18"/>
        </w:rPr>
        <w:t>  </w:t>
      </w:r>
    </w:p>
    <w:p w14:paraId="288F0A9F" w14:textId="77777777" w:rsidR="008B407C" w:rsidRPr="008B407C" w:rsidRDefault="008B407C" w:rsidP="00573463">
      <w:r w:rsidRPr="008B407C">
        <w:t>"I told you," Patrick whispered into her hair, squeezing tight. "Armor up."</w:t>
      </w:r>
    </w:p>
    <w:p w14:paraId="12972DD0" w14:textId="77777777" w:rsidR="008B407C" w:rsidRPr="008B407C" w:rsidRDefault="008B407C" w:rsidP="00573463">
      <w:r w:rsidRPr="008B407C">
        <w:t>He pulled back, just enough to see her face. She was wiping her eyes under her glasses.</w:t>
      </w:r>
    </w:p>
    <w:p w14:paraId="4CC532F1" w14:textId="77777777" w:rsidR="008B407C" w:rsidRPr="008B407C" w:rsidRDefault="008B407C" w:rsidP="00573463">
      <w:r w:rsidRPr="008B407C">
        <w:t>She reached out and tapped the VocaLink screen.</w:t>
      </w:r>
      <w:r w:rsidRPr="008B407C">
        <w:rPr>
          <w:sz w:val="18"/>
          <w:szCs w:val="18"/>
        </w:rPr>
        <w:t>  </w:t>
      </w:r>
    </w:p>
    <w:p w14:paraId="44403219" w14:textId="77777777" w:rsidR="008B407C" w:rsidRPr="008B407C" w:rsidRDefault="008B407C" w:rsidP="00573463">
      <w:r w:rsidRPr="008B407C">
        <w:lastRenderedPageBreak/>
        <w:t>"SAFE."</w:t>
      </w:r>
    </w:p>
    <w:p w14:paraId="6DCECE28" w14:textId="77777777" w:rsidR="008B407C" w:rsidRPr="008B407C" w:rsidRDefault="008B407C" w:rsidP="00573463">
      <w:r w:rsidRPr="008B407C">
        <w:t>"Yeah," Patrick smiled, standing up and sliding into the desk next to her. "Safe."</w:t>
      </w:r>
    </w:p>
    <w:p w14:paraId="6FF2A09D" w14:textId="77777777" w:rsidR="00090CF5" w:rsidRPr="00090CF5" w:rsidRDefault="00090CF5" w:rsidP="00090CF5">
      <w:pPr>
        <w:pStyle w:val="Heading3"/>
        <w:rPr>
          <w:rFonts w:eastAsiaTheme="minorHAnsi"/>
        </w:rPr>
      </w:pPr>
      <w:r w:rsidRPr="00090CF5">
        <w:rPr>
          <w:rFonts w:eastAsiaTheme="minorHAnsi"/>
        </w:rPr>
        <w:t>Part 6: The Longest Hour</w:t>
      </w:r>
    </w:p>
    <w:p w14:paraId="4A0896E7" w14:textId="77777777" w:rsidR="00090CF5" w:rsidRPr="00090CF5" w:rsidRDefault="00090CF5" w:rsidP="00573463">
      <w:r w:rsidRPr="00090CF5">
        <w:t>The bell for the end of 4th period rang—a shrill, electric buzzer that vibrated in Nichole’s teeth.</w:t>
      </w:r>
    </w:p>
    <w:p w14:paraId="4691FD1A" w14:textId="77777777" w:rsidR="00090CF5" w:rsidRPr="00090CF5" w:rsidRDefault="00090CF5" w:rsidP="00573463">
      <w:r w:rsidRPr="00090CF5">
        <w:t>In the hallway outside Latin, the traffic jam of changing classes began. This was the moment of separation. Patrick had English in Room 204 (Honors), and Nichole had English in Room 108 (Standard/Inclusion).</w:t>
      </w:r>
    </w:p>
    <w:p w14:paraId="69A79879" w14:textId="77777777" w:rsidR="00090CF5" w:rsidRPr="00090CF5" w:rsidRDefault="00090CF5" w:rsidP="00573463">
      <w:r w:rsidRPr="00090CF5">
        <w:t>Patrick stopped the Titan AeroMotion at the intersection of the main hall and the English wing. Mrs. Hatcher was waiting there. The aide looked nervous, her hands clasped tightly in front of her, chastened by the Principal’s earlier dressing-down.</w:t>
      </w:r>
      <w:r w:rsidRPr="00090CF5">
        <w:rPr>
          <w:sz w:val="18"/>
          <w:szCs w:val="18"/>
        </w:rPr>
        <w:t>  </w:t>
      </w:r>
    </w:p>
    <w:p w14:paraId="5D91457A" w14:textId="77777777" w:rsidR="00090CF5" w:rsidRPr="00090CF5" w:rsidRDefault="00090CF5" w:rsidP="00573463">
      <w:r w:rsidRPr="00090CF5">
        <w:t>"I'll take her from here, Patrick," Mrs. Hatcher said. Her voice was quieter than usual, lacking its normal chirpy condescension, but to Nichole, it still sounded like the scrape of a shovel on concrete.</w:t>
      </w:r>
      <w:r w:rsidRPr="00090CF5">
        <w:rPr>
          <w:sz w:val="18"/>
          <w:szCs w:val="18"/>
        </w:rPr>
        <w:t>  </w:t>
      </w:r>
    </w:p>
    <w:p w14:paraId="29234C43" w14:textId="77777777" w:rsidR="00090CF5" w:rsidRPr="00090CF5" w:rsidRDefault="00090CF5" w:rsidP="00573463">
      <w:r w:rsidRPr="00090CF5">
        <w:t>Patrick hesitated. He looked down at Nichole.</w:t>
      </w:r>
    </w:p>
    <w:p w14:paraId="4A31723E" w14:textId="36DF5A83" w:rsidR="00090CF5" w:rsidRPr="00090CF5" w:rsidRDefault="00090CF5" w:rsidP="00573463">
      <w:r w:rsidRPr="00090CF5">
        <w:t xml:space="preserve">"I gotta go, </w:t>
      </w:r>
      <w:r w:rsidR="00705A6D">
        <w:t>Nikki</w:t>
      </w:r>
      <w:r w:rsidRPr="00090CF5">
        <w:t>," he said, shifting his weight on his bad leg. "Mr. Miller locks the door if you're late. I'll see you at lunch. Pizza day, remember?"</w:t>
      </w:r>
      <w:r w:rsidRPr="00090CF5">
        <w:rPr>
          <w:sz w:val="18"/>
          <w:szCs w:val="18"/>
        </w:rPr>
        <w:t>  </w:t>
      </w:r>
    </w:p>
    <w:p w14:paraId="65F88E6F" w14:textId="77777777" w:rsidR="00090CF5" w:rsidRPr="00090CF5" w:rsidRDefault="00090CF5" w:rsidP="00573463">
      <w:r w:rsidRPr="00090CF5">
        <w:t>Nichole didn't look at Mrs. Hatcher. She looked only at Patrick. She tapped her armrest once. Stay.</w:t>
      </w:r>
    </w:p>
    <w:p w14:paraId="0B7D3755" w14:textId="77777777" w:rsidR="00090CF5" w:rsidRPr="00090CF5" w:rsidRDefault="00090CF5" w:rsidP="00573463">
      <w:r w:rsidRPr="00090CF5">
        <w:t>"I can't," Patrick said gently. "Lunch is in fifty minutes. You can do this. You're a tank, right?".</w:t>
      </w:r>
      <w:r w:rsidRPr="00090CF5">
        <w:rPr>
          <w:sz w:val="18"/>
          <w:szCs w:val="18"/>
        </w:rPr>
        <w:t>  </w:t>
      </w:r>
    </w:p>
    <w:p w14:paraId="5DC066C8" w14:textId="77777777" w:rsidR="00090CF5" w:rsidRPr="00090CF5" w:rsidRDefault="00090CF5" w:rsidP="00573463">
      <w:r w:rsidRPr="00090CF5">
        <w:t>He squeezed her shoulder one last time, then turned and disappeared into the crush of students moving toward the stairs.</w:t>
      </w:r>
    </w:p>
    <w:p w14:paraId="3933FB9F" w14:textId="77777777" w:rsidR="00090CF5" w:rsidRPr="00090CF5" w:rsidRDefault="00090CF5" w:rsidP="00573463">
      <w:r w:rsidRPr="00090CF5">
        <w:t>Nichole felt the familiar, heavy hands of Mrs. Hatcher grip the push handles of her chair. The connection to her brother was severed. Now, she was just cargo.</w:t>
      </w:r>
      <w:r w:rsidRPr="00090CF5">
        <w:rPr>
          <w:sz w:val="18"/>
          <w:szCs w:val="18"/>
        </w:rPr>
        <w:t>  </w:t>
      </w:r>
    </w:p>
    <w:p w14:paraId="1A48CAFF" w14:textId="77777777" w:rsidR="00090CF5" w:rsidRPr="00090CF5" w:rsidRDefault="00090CF5" w:rsidP="00573463">
      <w:r w:rsidRPr="00090CF5">
        <w:t>Mrs. Hatcher pushed her down the hall. "We're going to have a good period, Nichole," the aide whispered, leaning too close to Nichole's ear. "We're going to use our quiet hands and get our work done."</w:t>
      </w:r>
    </w:p>
    <w:p w14:paraId="75A05001" w14:textId="77777777" w:rsidR="00090CF5" w:rsidRPr="00090CF5" w:rsidRDefault="00090CF5" w:rsidP="00573463">
      <w:r w:rsidRPr="00090CF5">
        <w:t>Nichole tucked her chin down. Turtle Mode. She engaged the muscles in her neck, locking her head forward so she wouldn't have to look at the woman who had watched her scream two hours ago.</w:t>
      </w:r>
      <w:r w:rsidRPr="00090CF5">
        <w:rPr>
          <w:sz w:val="18"/>
          <w:szCs w:val="18"/>
        </w:rPr>
        <w:t>  </w:t>
      </w:r>
    </w:p>
    <w:p w14:paraId="222A3F7C" w14:textId="77777777" w:rsidR="00090CF5" w:rsidRPr="00090CF5" w:rsidRDefault="00090CF5" w:rsidP="00573463">
      <w:r w:rsidRPr="00090CF5">
        <w:lastRenderedPageBreak/>
        <w:t>They entered Room 108. It was a brightly lit room with posters of Shakespeare and motivational quotes about "Shooting for the Stars." Mrs. Hatcher parked the Titan at the designated spot in the back—the "wheelchair spot"—isolated from the rows of desks where the other students sat.</w:t>
      </w:r>
      <w:r w:rsidRPr="00090CF5">
        <w:rPr>
          <w:sz w:val="18"/>
          <w:szCs w:val="18"/>
        </w:rPr>
        <w:t>  </w:t>
      </w:r>
    </w:p>
    <w:p w14:paraId="49D23AF5" w14:textId="77777777" w:rsidR="00090CF5" w:rsidRPr="00090CF5" w:rsidRDefault="00090CF5" w:rsidP="00573463">
      <w:r w:rsidRPr="00090CF5">
        <w:t>The teacher, Mr. Davies, was reading from The Odyssey. He was talking about Odysseus being stranded at sea, far from home.</w:t>
      </w:r>
    </w:p>
    <w:p w14:paraId="212CAAB6" w14:textId="77777777" w:rsidR="00090CF5" w:rsidRPr="00090CF5" w:rsidRDefault="00090CF5" w:rsidP="00573463">
      <w:r w:rsidRPr="00090CF5">
        <w:t>Nichole stared at the back of the student's head in front of her. She couldn't focus on the Cyclops or the Sirens. Her mind was stuck on the clack-clack of the clock on the wall.</w:t>
      </w:r>
    </w:p>
    <w:p w14:paraId="499DDC90" w14:textId="77777777" w:rsidR="00090CF5" w:rsidRPr="00090CF5" w:rsidRDefault="00090CF5" w:rsidP="00573463">
      <w:r w:rsidRPr="00090CF5">
        <w:t>10:15.</w:t>
      </w:r>
    </w:p>
    <w:p w14:paraId="48234EFD" w14:textId="77777777" w:rsidR="00090CF5" w:rsidRPr="00090CF5" w:rsidRDefault="00090CF5" w:rsidP="00573463">
      <w:r w:rsidRPr="00090CF5">
        <w:t>Mrs. Hatcher sat in a plastic chair right next to her. Every time Nichole moved her arm to adjust her glasses, Mrs. Hatcher jumped.</w:t>
      </w:r>
    </w:p>
    <w:p w14:paraId="0D9A0F1D" w14:textId="77777777" w:rsidR="00090CF5" w:rsidRPr="00090CF5" w:rsidRDefault="00090CF5" w:rsidP="00573463">
      <w:r w:rsidRPr="00090CF5">
        <w:t>"Do you need something, honey? Do you need a tissue? Do you need the device?" Mrs. Hatcher hovered, her hand hovering inches from Nichole's arm, terrified to touch but unable to stop interfering.</w:t>
      </w:r>
      <w:r w:rsidRPr="00090CF5">
        <w:rPr>
          <w:sz w:val="18"/>
          <w:szCs w:val="18"/>
        </w:rPr>
        <w:t>  </w:t>
      </w:r>
    </w:p>
    <w:p w14:paraId="6A427EC9" w14:textId="77777777" w:rsidR="00090CF5" w:rsidRPr="00090CF5" w:rsidRDefault="00090CF5" w:rsidP="00573463">
      <w:r w:rsidRPr="00090CF5">
        <w:t>Nichole squeezed her eyes shut. The proximity was suffocating. She remembered the wrestling room. She remembered the purple foam mats and the feeling of sinking while this woman stood there and told her to "use her words" when she had none.</w:t>
      </w:r>
      <w:r w:rsidRPr="00090CF5">
        <w:rPr>
          <w:sz w:val="18"/>
          <w:szCs w:val="18"/>
        </w:rPr>
        <w:t>  </w:t>
      </w:r>
    </w:p>
    <w:p w14:paraId="1406C827" w14:textId="77777777" w:rsidR="00090CF5" w:rsidRPr="00090CF5" w:rsidRDefault="00090CF5" w:rsidP="00573463">
      <w:r w:rsidRPr="00090CF5">
        <w:t>She resented the school. She resented the way they carved her day into "Patrick time" and "Aide time." They didn't understand that without Patrick, the machine didn't work right. He was the operator; everyone else was just guessing.</w:t>
      </w:r>
      <w:r w:rsidRPr="00090CF5">
        <w:rPr>
          <w:sz w:val="18"/>
          <w:szCs w:val="18"/>
        </w:rPr>
        <w:t>  </w:t>
      </w:r>
    </w:p>
    <w:p w14:paraId="63393F8E" w14:textId="77777777" w:rsidR="00090CF5" w:rsidRPr="00090CF5" w:rsidRDefault="00090CF5" w:rsidP="00573463">
      <w:r w:rsidRPr="00090CF5">
        <w:t>She looked at her VocaLink screen. The cursor blinked green against the black background.</w:t>
      </w:r>
      <w:r w:rsidRPr="00090CF5">
        <w:rPr>
          <w:sz w:val="18"/>
          <w:szCs w:val="18"/>
        </w:rPr>
        <w:t>  </w:t>
      </w:r>
    </w:p>
    <w:p w14:paraId="26481E0D" w14:textId="77777777" w:rsidR="00090CF5" w:rsidRPr="00090CF5" w:rsidRDefault="00090CF5" w:rsidP="00573463">
      <w:r w:rsidRPr="00090CF5">
        <w:t>Mrs. Hatcher saw her looking at the screen. "Do you want to participate, Nichole? Mr. Davies is asking about the Lotus Eaters."</w:t>
      </w:r>
    </w:p>
    <w:p w14:paraId="37B5AF0A" w14:textId="77777777" w:rsidR="00090CF5" w:rsidRPr="00090CF5" w:rsidRDefault="00090CF5" w:rsidP="00573463">
      <w:r w:rsidRPr="00090CF5">
        <w:t>Nichole didn't type Lotus Eaters. She didn't type Odysseus.</w:t>
      </w:r>
    </w:p>
    <w:p w14:paraId="5008F610" w14:textId="77777777" w:rsidR="00090CF5" w:rsidRPr="00090CF5" w:rsidRDefault="00090CF5" w:rsidP="00573463">
      <w:r w:rsidRPr="00090CF5">
        <w:t>She just watched the clock.</w:t>
      </w:r>
    </w:p>
    <w:p w14:paraId="02D49F14" w14:textId="77777777" w:rsidR="00090CF5" w:rsidRPr="00090CF5" w:rsidRDefault="00090CF5" w:rsidP="00573463">
      <w:r w:rsidRPr="00090CF5">
        <w:t>10:38.</w:t>
      </w:r>
    </w:p>
    <w:p w14:paraId="31E77EE2" w14:textId="77777777" w:rsidR="00090CF5" w:rsidRPr="00090CF5" w:rsidRDefault="00090CF5" w:rsidP="00573463">
      <w:r w:rsidRPr="00090CF5">
        <w:t>She clicked her tongue against the roof of her mouth—a rhythmic, self-soothing tic. Click. Click. Click.</w:t>
      </w:r>
      <w:r w:rsidRPr="00090CF5">
        <w:rPr>
          <w:sz w:val="18"/>
          <w:szCs w:val="18"/>
        </w:rPr>
        <w:t>  </w:t>
      </w:r>
    </w:p>
    <w:p w14:paraId="18FB7BEC" w14:textId="77777777" w:rsidR="00090CF5" w:rsidRPr="00090CF5" w:rsidRDefault="00090CF5" w:rsidP="00573463">
      <w:r w:rsidRPr="00090CF5">
        <w:t>"Shh," Mrs. Hatcher whispered, patting the air near Nichole's hand. "Quiet mouth, please."</w:t>
      </w:r>
    </w:p>
    <w:p w14:paraId="02CDD2B9" w14:textId="77777777" w:rsidR="00090CF5" w:rsidRPr="00090CF5" w:rsidRDefault="00090CF5" w:rsidP="00573463">
      <w:r w:rsidRPr="00090CF5">
        <w:lastRenderedPageBreak/>
        <w:t>Nichole stopped clicking. She went rigid. The anger flared in her chest—a hot, sharp pressure. She wanted to hit the armrest. She wanted to scream again just to prove she was still there.</w:t>
      </w:r>
    </w:p>
    <w:p w14:paraId="2D19A959" w14:textId="77777777" w:rsidR="00090CF5" w:rsidRPr="00090CF5" w:rsidRDefault="00090CF5" w:rsidP="00573463">
      <w:r w:rsidRPr="00090CF5">
        <w:t>But she didn't. She saved it. She locked her muscles and waited.</w:t>
      </w:r>
      <w:r w:rsidRPr="00090CF5">
        <w:rPr>
          <w:sz w:val="18"/>
          <w:szCs w:val="18"/>
        </w:rPr>
        <w:t>  </w:t>
      </w:r>
    </w:p>
    <w:p w14:paraId="4C828045" w14:textId="77777777" w:rsidR="00090CF5" w:rsidRPr="00090CF5" w:rsidRDefault="00090CF5" w:rsidP="00573463">
      <w:r w:rsidRPr="00090CF5">
        <w:t>She would wait for the bell. She would wait for the cafeteria. She would wait for the only person in this entire building who didn't treat her like a broken doll.</w:t>
      </w:r>
    </w:p>
    <w:p w14:paraId="457FA5BE" w14:textId="77777777" w:rsidR="00090CF5" w:rsidRPr="00090CF5" w:rsidRDefault="00090CF5" w:rsidP="00573463">
      <w:r w:rsidRPr="00090CF5">
        <w:t>10:59.</w:t>
      </w:r>
    </w:p>
    <w:p w14:paraId="4D063939" w14:textId="77777777" w:rsidR="00090CF5" w:rsidRPr="00090CF5" w:rsidRDefault="00090CF5" w:rsidP="00573463">
      <w:r w:rsidRPr="00090CF5">
        <w:t>The minute hand clicked over. The bell rang.</w:t>
      </w:r>
    </w:p>
    <w:p w14:paraId="02CE1953" w14:textId="77777777" w:rsidR="00090CF5" w:rsidRPr="00090CF5" w:rsidRDefault="00090CF5" w:rsidP="00573463">
      <w:r w:rsidRPr="00090CF5">
        <w:t>Nichole let out a long, ragged breath. Survivable.</w:t>
      </w:r>
    </w:p>
    <w:p w14:paraId="37AE41EC" w14:textId="77777777" w:rsidR="00090CF5" w:rsidRPr="00090CF5" w:rsidRDefault="00090CF5" w:rsidP="00573463">
      <w:r w:rsidRPr="00090CF5">
        <w:t>Mrs. Hatcher unlocked the brakes. "Lunchtime, Nichole. Let's go meet your brother."</w:t>
      </w:r>
    </w:p>
    <w:p w14:paraId="3323BA21" w14:textId="77777777" w:rsidR="00090CF5" w:rsidRPr="00090CF5" w:rsidRDefault="00090CF5" w:rsidP="00573463">
      <w:r w:rsidRPr="00090CF5">
        <w:t>Nichole didn't wait for the aide to push. She grabbed her own rims—her hands clumsy but determined—and shoved the wheels forward a few inches, starting the momentum herself.</w:t>
      </w:r>
      <w:r w:rsidRPr="00090CF5">
        <w:rPr>
          <w:sz w:val="18"/>
          <w:szCs w:val="18"/>
        </w:rPr>
        <w:t>  </w:t>
      </w:r>
    </w:p>
    <w:p w14:paraId="7CA841BA" w14:textId="77777777" w:rsidR="00090CF5" w:rsidRDefault="00090CF5" w:rsidP="00573463">
      <w:r w:rsidRPr="00090CF5">
        <w:t>Get me out of here.</w:t>
      </w:r>
    </w:p>
    <w:p w14:paraId="05E112EE" w14:textId="77777777" w:rsidR="004159B9" w:rsidRPr="004159B9" w:rsidRDefault="004159B9" w:rsidP="004159B9">
      <w:pPr>
        <w:pStyle w:val="Heading3"/>
        <w:rPr>
          <w:rFonts w:eastAsiaTheme="minorHAnsi"/>
        </w:rPr>
      </w:pPr>
      <w:r w:rsidRPr="004159B9">
        <w:rPr>
          <w:rFonts w:eastAsiaTheme="minorHAnsi"/>
        </w:rPr>
        <w:t>Part 7: The Hand-Off</w:t>
      </w:r>
    </w:p>
    <w:p w14:paraId="269FF3DA" w14:textId="77777777" w:rsidR="004159B9" w:rsidRPr="004159B9" w:rsidRDefault="004159B9" w:rsidP="00573463">
      <w:r w:rsidRPr="004159B9">
        <w:t>The cafeteria was a roar of noise—three hundred freshmen shouting over the clatter of plastic trays and the smell of rectangular pizza.</w:t>
      </w:r>
    </w:p>
    <w:p w14:paraId="615ABF4B" w14:textId="77777777" w:rsidR="004159B9" w:rsidRPr="004159B9" w:rsidRDefault="004159B9" w:rsidP="00573463">
      <w:r w:rsidRPr="004159B9">
        <w:t>Mrs. Hatcher pushed the Titan AeroMotion through the double doors, scanning the crowd. She looked relieved to be done with her shift of direct responsibility. She spotted him near the vending machines.</w:t>
      </w:r>
    </w:p>
    <w:p w14:paraId="71699CED" w14:textId="77777777" w:rsidR="004159B9" w:rsidRPr="004159B9" w:rsidRDefault="004159B9" w:rsidP="00573463">
      <w:r w:rsidRPr="004159B9">
        <w:t>"There he is," she said, steering Nichole toward the corner table they had claimed since the first week.</w:t>
      </w:r>
    </w:p>
    <w:p w14:paraId="7BB61386" w14:textId="77777777" w:rsidR="004159B9" w:rsidRPr="004159B9" w:rsidRDefault="004159B9" w:rsidP="00573463">
      <w:r w:rsidRPr="004159B9">
        <w:t>Patrick was already waiting. He had saved two seats by throwing his backpack on one and his jacket on the other. When he saw the purple chair approaching, he didn't wait for Mrs. Hatcher to park it. He stepped forward to meet them halfway.</w:t>
      </w:r>
    </w:p>
    <w:p w14:paraId="1317FD62" w14:textId="77777777" w:rsidR="004159B9" w:rsidRPr="004159B9" w:rsidRDefault="004159B9" w:rsidP="00573463">
      <w:r w:rsidRPr="004159B9">
        <w:t>Mrs. Hatcher stopped. She knew the drill. The first week of school, she had tried to argue about "liability" and "student safety" when Patrick took the chair. But after the meeting with Principal Harrison—and the memo that was now stapled to the front of Nichole’s file—she simply let go of the handles.</w:t>
      </w:r>
      <w:r w:rsidRPr="004159B9">
        <w:rPr>
          <w:sz w:val="18"/>
          <w:szCs w:val="18"/>
        </w:rPr>
        <w:t>  </w:t>
      </w:r>
    </w:p>
    <w:p w14:paraId="1A605C44" w14:textId="77777777" w:rsidR="004159B9" w:rsidRPr="004159B9" w:rsidRDefault="004159B9" w:rsidP="00573463">
      <w:r w:rsidRPr="004159B9">
        <w:t>"She's all yours," Mrs. Hatcher said, stepping back. "She was... quiet in English."</w:t>
      </w:r>
    </w:p>
    <w:p w14:paraId="7DC05100" w14:textId="77777777" w:rsidR="004159B9" w:rsidRPr="004159B9" w:rsidRDefault="004159B9" w:rsidP="00573463">
      <w:r w:rsidRPr="004159B9">
        <w:lastRenderedPageBreak/>
        <w:t>Patrick didn't look at the aide. He looked at his sister.</w:t>
      </w:r>
    </w:p>
    <w:p w14:paraId="55F064F6" w14:textId="77777777" w:rsidR="004159B9" w:rsidRPr="004159B9" w:rsidRDefault="004159B9" w:rsidP="00573463">
      <w:r w:rsidRPr="004159B9">
        <w:t>"Hey," Patrick said.</w:t>
      </w:r>
    </w:p>
    <w:p w14:paraId="025E03DE" w14:textId="77777777" w:rsidR="004159B9" w:rsidRPr="004159B9" w:rsidRDefault="004159B9" w:rsidP="00573463">
      <w:r w:rsidRPr="004159B9">
        <w:t>Nichole didn't wait. She reached out, her arms fighting the gravity that always tried to pull them down, and grabbed the front of Patrick's t-shirt. She pulled him down toward her.</w:t>
      </w:r>
    </w:p>
    <w:p w14:paraId="6BC70E99" w14:textId="77777777" w:rsidR="004159B9" w:rsidRPr="004159B9" w:rsidRDefault="004159B9" w:rsidP="00573463">
      <w:r w:rsidRPr="004159B9">
        <w:t>Patrick dropped to one knee instantly. He let her wrap her arms around his neck, squeezing with a strength that belied her slender frame. It wasn't a polite greeting. It was a desperate re-coupling. She buried her face in his shoulder, inhaling the familiar scent of laundry detergent and home. She was washing away the smell of the English classroom, the ticking clock, and the fear of the purple mats.</w:t>
      </w:r>
    </w:p>
    <w:p w14:paraId="4E87F134" w14:textId="77777777" w:rsidR="004159B9" w:rsidRPr="004159B9" w:rsidRDefault="004159B9" w:rsidP="00573463">
      <w:r w:rsidRPr="004159B9">
        <w:t>"I got you," Patrick murmured, patting her back rhythmically. "I'm right here. We're back together."</w:t>
      </w:r>
    </w:p>
    <w:p w14:paraId="503D3EC4" w14:textId="77777777" w:rsidR="004159B9" w:rsidRPr="004159B9" w:rsidRDefault="004159B9" w:rsidP="00573463">
      <w:r w:rsidRPr="004159B9">
        <w:t>He held her until he felt her grip loosen, just a fraction.</w:t>
      </w:r>
    </w:p>
    <w:p w14:paraId="589DCE1A" w14:textId="77777777" w:rsidR="004159B9" w:rsidRPr="004159B9" w:rsidRDefault="004159B9" w:rsidP="00573463">
      <w:r w:rsidRPr="004159B9">
        <w:t>"Hungry?" he asked, pulling back to look at her.</w:t>
      </w:r>
    </w:p>
    <w:p w14:paraId="38F8A0AD" w14:textId="77777777" w:rsidR="004159B9" w:rsidRPr="004159B9" w:rsidRDefault="004159B9" w:rsidP="00573463">
      <w:r w:rsidRPr="004159B9">
        <w:t>Nichole adjusted her glasses, which had been knocked askew by the hug. She took a deep breath and nodded. She tapped her armrest. Pizza.</w:t>
      </w:r>
    </w:p>
    <w:p w14:paraId="3538CF89" w14:textId="77777777" w:rsidR="004159B9" w:rsidRPr="004159B9" w:rsidRDefault="004159B9" w:rsidP="00573463">
      <w:r w:rsidRPr="004159B9">
        <w:t>"Let's roll."</w:t>
      </w:r>
    </w:p>
    <w:p w14:paraId="5F7E8792" w14:textId="77777777" w:rsidR="004159B9" w:rsidRPr="004159B9" w:rsidRDefault="004159B9" w:rsidP="00573463">
      <w:r w:rsidRPr="004159B9">
        <w:t>Patrick stood up and moved behind the chair. He gripped the black rubber push handles. The difference was instant. When Mrs. Hatcher pushed, she was tentative, jerking the chair at every crack in the linoleum. When Patrick pushed, he was fluid. He knew exactly how much force to use to pivot on a dime. He knew her center of gravity.</w:t>
      </w:r>
      <w:r w:rsidRPr="004159B9">
        <w:rPr>
          <w:sz w:val="18"/>
          <w:szCs w:val="18"/>
        </w:rPr>
        <w:t>  </w:t>
      </w:r>
    </w:p>
    <w:p w14:paraId="1423CCD9" w14:textId="77777777" w:rsidR="004159B9" w:rsidRPr="004159B9" w:rsidRDefault="004159B9" w:rsidP="00573463">
      <w:r w:rsidRPr="004159B9">
        <w:t>They approached the serving line. This was the obstacle course.</w:t>
      </w:r>
    </w:p>
    <w:p w14:paraId="3C766E62" w14:textId="77777777" w:rsidR="004159B9" w:rsidRPr="004159B9" w:rsidRDefault="004159B9" w:rsidP="00573463">
      <w:r w:rsidRPr="004159B9">
        <w:t>The serving line was designed for standing students. The tray rails were too high for a seated person to reach comfortably, and the sneeze guards made it impossible for Nichole to grab a milk carton without awkwardly maneuvering her torso.</w:t>
      </w:r>
    </w:p>
    <w:p w14:paraId="26757F5E" w14:textId="77777777" w:rsidR="004159B9" w:rsidRPr="004159B9" w:rsidRDefault="004159B9" w:rsidP="00573463">
      <w:r w:rsidRPr="004159B9">
        <w:t>The lunch ladies watched them come. They, too, had learned the Bennett routine.</w:t>
      </w:r>
    </w:p>
    <w:p w14:paraId="04A403DB" w14:textId="77777777" w:rsidR="004159B9" w:rsidRPr="004159B9" w:rsidRDefault="004159B9" w:rsidP="00573463">
      <w:r w:rsidRPr="004159B9">
        <w:t>Patrick steered the Titan with one hand—his right hand gripping the center of the push bar for leverage—while his left hand grabbed a brown plastic tray.</w:t>
      </w:r>
    </w:p>
    <w:p w14:paraId="23349FB5" w14:textId="77777777" w:rsidR="004159B9" w:rsidRPr="004159B9" w:rsidRDefault="004159B9" w:rsidP="00573463">
      <w:r w:rsidRPr="004159B9">
        <w:t>"Two pepperoni," Patrick said to the woman in the hairnet.</w:t>
      </w:r>
    </w:p>
    <w:p w14:paraId="34DFB09B" w14:textId="77777777" w:rsidR="004159B9" w:rsidRPr="004159B9" w:rsidRDefault="004159B9" w:rsidP="00573463">
      <w:r w:rsidRPr="004159B9">
        <w:t>He balanced the tray on the push handle of the wheelchair, using it like a makeshift table. He grabbed two milks—one chocolate, one white—and tossed them onto the tray.</w:t>
      </w:r>
    </w:p>
    <w:p w14:paraId="0486F996" w14:textId="77777777" w:rsidR="004159B9" w:rsidRPr="004159B9" w:rsidRDefault="004159B9" w:rsidP="00573463">
      <w:r w:rsidRPr="004159B9">
        <w:lastRenderedPageBreak/>
        <w:t>"Salad?" he asked Nichole, leaning down.</w:t>
      </w:r>
    </w:p>
    <w:p w14:paraId="4921A9B6" w14:textId="77777777" w:rsidR="004159B9" w:rsidRPr="004159B9" w:rsidRDefault="004159B9" w:rsidP="00573463">
      <w:r w:rsidRPr="004159B9">
        <w:t>Nichole made a face and shook her head. No.</w:t>
      </w:r>
    </w:p>
    <w:p w14:paraId="2B788A21" w14:textId="77777777" w:rsidR="004159B9" w:rsidRPr="004159B9" w:rsidRDefault="004159B9" w:rsidP="00573463">
      <w:r w:rsidRPr="004159B9">
        <w:t>"Vegetables are good for you," Patrick teased, but he skipped the salad bowl.</w:t>
      </w:r>
    </w:p>
    <w:p w14:paraId="4A57D3C1" w14:textId="77777777" w:rsidR="004159B9" w:rsidRPr="004159B9" w:rsidRDefault="004159B9" w:rsidP="00573463">
      <w:r w:rsidRPr="004159B9">
        <w:t>He navigated the tight turn at the cashier, spinning the chair on one wheel to avoid clipping the silverware bin. It was a dance they had perfected over years of navigating spaces not built for them.</w:t>
      </w:r>
      <w:r w:rsidRPr="004159B9">
        <w:rPr>
          <w:sz w:val="18"/>
          <w:szCs w:val="18"/>
        </w:rPr>
        <w:t>  </w:t>
      </w:r>
    </w:p>
    <w:p w14:paraId="26635CB2" w14:textId="77777777" w:rsidR="004159B9" w:rsidRPr="004159B9" w:rsidRDefault="004159B9" w:rsidP="00573463">
      <w:r w:rsidRPr="004159B9">
        <w:t>"Hey, Patrick," a guy from his gym class nodded as they passed.</w:t>
      </w:r>
    </w:p>
    <w:p w14:paraId="4CE7DA60" w14:textId="77777777" w:rsidR="004159B9" w:rsidRPr="004159B9" w:rsidRDefault="004159B9" w:rsidP="00573463">
      <w:r w:rsidRPr="004159B9">
        <w:t>"Sup, Mike," Patrick said, not breaking his stride.</w:t>
      </w:r>
    </w:p>
    <w:p w14:paraId="75B17A2D" w14:textId="77777777" w:rsidR="004159B9" w:rsidRPr="004159B9" w:rsidRDefault="004159B9" w:rsidP="00573463">
      <w:r w:rsidRPr="004159B9">
        <w:t>They reached their table. Patrick parked her, locking the brakes with a familiar click-click. He sat down next to her, sliding her tray onto the table and opening her milk carton before she even had to ask.</w:t>
      </w:r>
      <w:r w:rsidRPr="004159B9">
        <w:rPr>
          <w:sz w:val="18"/>
          <w:szCs w:val="18"/>
        </w:rPr>
        <w:t>  </w:t>
      </w:r>
    </w:p>
    <w:p w14:paraId="34A9005E" w14:textId="77777777" w:rsidR="004159B9" w:rsidRPr="004159B9" w:rsidRDefault="004159B9" w:rsidP="00573463">
      <w:r w:rsidRPr="004159B9">
        <w:t>Mrs. Hatcher and the other aides were watching from the staff table across the room. They whispered, watching the boy do the job they were paid to do, but doing it with an ease they couldn't replicate.</w:t>
      </w:r>
    </w:p>
    <w:p w14:paraId="527FDEE7" w14:textId="77777777" w:rsidR="004159B9" w:rsidRPr="004159B9" w:rsidRDefault="004159B9" w:rsidP="00573463">
      <w:r w:rsidRPr="004159B9">
        <w:t>Nichole took a sip of her chocolate milk. She looked at Patrick, then at the noisy, chaotic cafeteria. She wasn't scared anymore. The noise was just noise. The crowd was just a crowd.</w:t>
      </w:r>
    </w:p>
    <w:p w14:paraId="0E972C12" w14:textId="77777777" w:rsidR="004159B9" w:rsidRPr="004159B9" w:rsidRDefault="004159B9" w:rsidP="00573463">
      <w:r w:rsidRPr="004159B9">
        <w:t>As long as Patrick was driving, she was safe.</w:t>
      </w:r>
    </w:p>
    <w:p w14:paraId="58827472" w14:textId="77777777" w:rsidR="004159B9" w:rsidRPr="004159B9" w:rsidRDefault="004159B9" w:rsidP="00573463">
      <w:r w:rsidRPr="004159B9">
        <w:t>She tapped her VocaLink.</w:t>
      </w:r>
    </w:p>
    <w:p w14:paraId="1FBA2550" w14:textId="77777777" w:rsidR="004159B9" w:rsidRPr="004159B9" w:rsidRDefault="004159B9" w:rsidP="00573463">
      <w:r w:rsidRPr="004159B9">
        <w:t>"BETTER."</w:t>
      </w:r>
    </w:p>
    <w:p w14:paraId="4336371E" w14:textId="77777777" w:rsidR="004159B9" w:rsidRPr="004159B9" w:rsidRDefault="004159B9" w:rsidP="00573463">
      <w:r w:rsidRPr="004159B9">
        <w:t>Patrick took a bite of his pizza and grinned. "Yeah. Much better."</w:t>
      </w:r>
    </w:p>
    <w:p w14:paraId="285CF43C" w14:textId="0F74DAD2" w:rsidR="003B34B2" w:rsidRDefault="003B34B2" w:rsidP="003B34B2">
      <w:pPr>
        <w:pStyle w:val="Heading1"/>
      </w:pPr>
      <w:r>
        <w:t>Book: College Tours</w:t>
      </w:r>
    </w:p>
    <w:p w14:paraId="5DE7A1D9" w14:textId="77777777" w:rsidR="0073267D" w:rsidRPr="0073267D" w:rsidRDefault="0073267D" w:rsidP="0073267D">
      <w:pPr>
        <w:pStyle w:val="Heading2"/>
      </w:pPr>
      <w:r w:rsidRPr="0073267D">
        <w:t>Chapter 3: The Misfit Tour</w:t>
      </w:r>
    </w:p>
    <w:p w14:paraId="0AA28B09" w14:textId="77777777" w:rsidR="0073267D" w:rsidRDefault="0073267D" w:rsidP="0073267D">
      <w:pPr>
        <w:pStyle w:val="Heading3"/>
      </w:pPr>
      <w:r w:rsidRPr="0073267D">
        <w:t>Part 1: The "Free" Laptop Trap</w:t>
      </w:r>
    </w:p>
    <w:p w14:paraId="1A38EAD0" w14:textId="02A83915" w:rsidR="0073267D" w:rsidRPr="0073267D" w:rsidRDefault="0073267D" w:rsidP="0073267D">
      <w:pPr>
        <w:pStyle w:val="Heading4"/>
      </w:pPr>
      <w:r w:rsidRPr="0073267D">
        <w:rPr>
          <w:b/>
          <w:bCs/>
        </w:rPr>
        <w:t>Date:</w:t>
      </w:r>
      <w:r w:rsidRPr="0073267D">
        <w:t xml:space="preserve"> June 14, 2003 </w:t>
      </w:r>
      <w:r w:rsidRPr="0073267D">
        <w:rPr>
          <w:b/>
          <w:bCs/>
        </w:rPr>
        <w:t>Location:</w:t>
      </w:r>
      <w:r w:rsidRPr="0073267D">
        <w:t xml:space="preserve"> 1850 Delaney Street to Glenrock Mall </w:t>
      </w:r>
      <w:r w:rsidRPr="0073267D">
        <w:rPr>
          <w:b/>
          <w:bCs/>
        </w:rPr>
        <w:t>Time:</w:t>
      </w:r>
      <w:r w:rsidRPr="0073267D">
        <w:t xml:space="preserve"> 9:00 AM</w:t>
      </w:r>
    </w:p>
    <w:p w14:paraId="1494E40A" w14:textId="77777777" w:rsidR="0073267D" w:rsidRPr="0073267D" w:rsidRDefault="0073267D" w:rsidP="00573463">
      <w:r w:rsidRPr="0073267D">
        <w:t>The spreadsheet on the Bennett family’s kitchen table at 1850 Delaney Street was color-coded. Ellen had spent the last two weeks calling admissions offices, mapping out a tour schedule that would take them across the state.</w:t>
      </w:r>
    </w:p>
    <w:p w14:paraId="2EFD0922" w14:textId="77777777" w:rsidR="0073267D" w:rsidRPr="0073267D" w:rsidRDefault="0073267D" w:rsidP="00573463">
      <w:r w:rsidRPr="0073267D">
        <w:lastRenderedPageBreak/>
        <w:t>But for the first stop, they didn't have to leave the Tidewater area.</w:t>
      </w:r>
    </w:p>
    <w:p w14:paraId="3C542B5A" w14:textId="77777777" w:rsidR="0073267D" w:rsidRPr="0073267D" w:rsidRDefault="0073267D" w:rsidP="00573463">
      <w:r w:rsidRPr="0073267D">
        <w:t>"TechStream Institute," Tom read from the brochure as he finished his coffee. "Norfolk campus. Says here they have an accelerated Digital Media program."</w:t>
      </w:r>
    </w:p>
    <w:p w14:paraId="040FF8E9" w14:textId="77777777" w:rsidR="0073267D" w:rsidRPr="0073267D" w:rsidRDefault="0073267D" w:rsidP="00573463">
      <w:r w:rsidRPr="0073267D">
        <w:t>"And no stairs," Patrick added, securing Nichole’s backpack to the back canes of her purple Titan AeroMotion. "According to the website, the whole place is ground level."</w:t>
      </w:r>
    </w:p>
    <w:p w14:paraId="73CCB49E" w14:textId="77777777" w:rsidR="0073267D" w:rsidRPr="0073267D" w:rsidRDefault="0073267D" w:rsidP="00573463">
      <w:r w:rsidRPr="0073267D">
        <w:t>Nichole sat at the table, her hands resting in her lap. She wasn't excited. She was skeptical. A ground-level campus sounded good on paper, but after twelve years in the public school system, she knew that "accessible" usually just meant "we met the bare minimum of the fire code."</w:t>
      </w:r>
    </w:p>
    <w:p w14:paraId="0F3A1786" w14:textId="77777777" w:rsidR="0073267D" w:rsidRPr="0073267D" w:rsidRDefault="0073267D" w:rsidP="00573463">
      <w:r w:rsidRPr="0073267D">
        <w:t xml:space="preserve">She tapped her VocaLink screen. </w:t>
      </w:r>
      <w:r w:rsidRPr="0073267D">
        <w:rPr>
          <w:b/>
          <w:bCs/>
        </w:rPr>
        <w:t>"READY."</w:t>
      </w:r>
    </w:p>
    <w:p w14:paraId="42A5288D" w14:textId="77777777" w:rsidR="0073267D" w:rsidRPr="0073267D" w:rsidRDefault="0073267D" w:rsidP="00573463">
      <w:r w:rsidRPr="0073267D">
        <w:t>"Armor up," Patrick said, unlocking her brakes.</w:t>
      </w:r>
    </w:p>
    <w:p w14:paraId="55117DE4" w14:textId="77777777" w:rsidR="0073267D" w:rsidRPr="0073267D" w:rsidRDefault="0073267D" w:rsidP="00573463">
      <w:r w:rsidRPr="0073267D">
        <w:t>They loaded into the family’s modified accessible van, the heavy hydraulic lift groaning as it raised Nichole up from the concrete driveway.</w:t>
      </w:r>
    </w:p>
    <w:p w14:paraId="1B177769" w14:textId="77777777" w:rsidR="0073267D" w:rsidRPr="0073267D" w:rsidRDefault="0073267D" w:rsidP="00573463">
      <w:r w:rsidRPr="0073267D">
        <w:t>The drive was short, taking them out of Virginia Beach and across the city line into Norfolk. But as Tom pulled off the highway and navigated toward the address on Glenrock Road, the excitement in the van began to curdle into confusion.</w:t>
      </w:r>
    </w:p>
    <w:p w14:paraId="6E4CB9FA" w14:textId="77777777" w:rsidR="0073267D" w:rsidRPr="0073267D" w:rsidRDefault="0073267D" w:rsidP="00573463">
      <w:r w:rsidRPr="0073267D">
        <w:t>They weren't driving toward a quad with rolling green hills and brick libraries. Tom was turning into the massive, sun-baked asphalt sea of the Glenrock Mall parking lot.</w:t>
      </w:r>
    </w:p>
    <w:p w14:paraId="1087ACED" w14:textId="77777777" w:rsidR="0073267D" w:rsidRPr="0073267D" w:rsidRDefault="0073267D" w:rsidP="00573463">
      <w:r w:rsidRPr="0073267D">
        <w:t>"Is this right?" Patrick asked, looking out the window at a discount shoe store and a dying movie theater.</w:t>
      </w:r>
    </w:p>
    <w:p w14:paraId="4001B260" w14:textId="77777777" w:rsidR="0073267D" w:rsidRPr="0073267D" w:rsidRDefault="0073267D" w:rsidP="00573463">
      <w:r w:rsidRPr="0073267D">
        <w:t>"This is it," Tom said, parking the van.</w:t>
      </w:r>
    </w:p>
    <w:p w14:paraId="7D1384FE" w14:textId="6EDD72A2" w:rsidR="00E35D77" w:rsidRDefault="00E35D77" w:rsidP="00E35D77">
      <w:r>
        <w:t>There was no need to double-check the map. Standing as an outparcel commercial building in the middle of the parking lot was a flat box of beige stucco wrapped in dark, reflective glass.</w:t>
      </w:r>
    </w:p>
    <w:p w14:paraId="2B1D1F1F" w14:textId="2AE79824" w:rsidR="00E35D77" w:rsidRDefault="00E35D77" w:rsidP="00E35D77">
      <w:r>
        <w:t>Jutting out from the front entrance was a massive, heavy concrete overhang supported by thick, angled pillars. Mounted directly to the face of the stone canopy were bold blue letters that proudly read: TSI TechStream Institute TSI.</w:t>
      </w:r>
    </w:p>
    <w:p w14:paraId="01EF892D" w14:textId="058792AF" w:rsidR="0073267D" w:rsidRPr="0073267D" w:rsidRDefault="0073267D" w:rsidP="00573463">
      <w:r w:rsidRPr="0073267D">
        <w:t>"Well," Patrick said, lowering the van ramp. "At least we can get cinnamon rolls at the food court after class."</w:t>
      </w:r>
    </w:p>
    <w:p w14:paraId="680C1065" w14:textId="008B1FA1" w:rsidR="0073267D" w:rsidRPr="0073267D" w:rsidRDefault="0073267D" w:rsidP="00573463">
      <w:r w:rsidRPr="0073267D">
        <w:t>But as Nichole’s wheels hit the pavement, she saw something that made her pause.</w:t>
      </w:r>
    </w:p>
    <w:p w14:paraId="04E61A46" w14:textId="31DDD84C" w:rsidR="0073267D" w:rsidRPr="0073267D" w:rsidRDefault="0073267D" w:rsidP="00573463">
      <w:r w:rsidRPr="0073267D">
        <w:lastRenderedPageBreak/>
        <w:t xml:space="preserve">Right at the front entrance, cutting a gentle path up to the double glass doors beneath the giant </w:t>
      </w:r>
      <w:r w:rsidR="00E35D77">
        <w:t>concrete overhang, was a ramp.</w:t>
      </w:r>
      <w:r w:rsidRPr="0073267D">
        <w:t xml:space="preserve"> It wasn't tucked away in the back near the dumpsters. It was wide, paved with smooth concrete, and lined with sturdy, compliant handrails at the perfect height. It was the most inviting entrance they had seen all year.</w:t>
      </w:r>
    </w:p>
    <w:p w14:paraId="3954F998" w14:textId="77777777" w:rsidR="0073267D" w:rsidRPr="0073267D" w:rsidRDefault="0073267D" w:rsidP="00573463">
      <w:r w:rsidRPr="0073267D">
        <w:t xml:space="preserve">Nichole's shoulders relaxed. She looked at Patrick and tapped her armrest twice, waving him off. </w:t>
      </w:r>
      <w:r w:rsidRPr="0073267D">
        <w:rPr>
          <w:i/>
          <w:iCs/>
        </w:rPr>
        <w:t>I got this.</w:t>
      </w:r>
    </w:p>
    <w:p w14:paraId="0BF7FF22" w14:textId="77777777" w:rsidR="0073267D" w:rsidRPr="0073267D" w:rsidRDefault="0073267D" w:rsidP="00573463">
      <w:r w:rsidRPr="0073267D">
        <w:t>She grabbed her push rims and propelled herself up the smooth incline. The grade was perfect. She didn't have to fight gravity; she just rolled right up to the front door, feeling a rare, thrilling moment of total independence. Ellen and Tom exchanged a hopeful look. Maybe a strip mall college wasn't so bad if the infrastructure was this good.</w:t>
      </w:r>
    </w:p>
    <w:p w14:paraId="440376B2" w14:textId="77777777" w:rsidR="0073267D" w:rsidRPr="0073267D" w:rsidRDefault="0073267D" w:rsidP="00573463">
      <w:r w:rsidRPr="0073267D">
        <w:t>But the accessibility ended at the threshold.</w:t>
      </w:r>
    </w:p>
    <w:p w14:paraId="53ED5F1B" w14:textId="77777777" w:rsidR="0073267D" w:rsidRPr="0073267D" w:rsidRDefault="0073267D" w:rsidP="00573463">
      <w:r w:rsidRPr="0073267D">
        <w:t>Inside, the lobby smelled like ozone and fresh carpet glue. The lights were harsh fluorescents. There was no student lounge, no library, just a receptionist and a large cardboard cutout of a smiling young man in a hard hat giving a thumbs-up.</w:t>
      </w:r>
    </w:p>
    <w:p w14:paraId="546683D8" w14:textId="77777777" w:rsidR="0073267D" w:rsidRPr="0073267D" w:rsidRDefault="0073267D" w:rsidP="00573463">
      <w:r w:rsidRPr="0073267D">
        <w:t>They were met by Kyle, an "Admissions Counselor" wearing a suit that was one size too big and a smile that seemed permanently fixed to his face.</w:t>
      </w:r>
    </w:p>
    <w:p w14:paraId="7BDCEB07" w14:textId="77777777" w:rsidR="0073267D" w:rsidRPr="0073267D" w:rsidRDefault="0073267D" w:rsidP="00573463">
      <w:r w:rsidRPr="0073267D">
        <w:t>"Welcome, welcome!" Kyle beamed, looking at Tom and Ellen, deliberately bypassing Patrick and completely ignoring Nichole in the chair. "You folks picked a great day to tour. We have a promotional intake window closing this afternoon."</w:t>
      </w:r>
    </w:p>
    <w:p w14:paraId="60ABEF6F" w14:textId="77777777" w:rsidR="00056F0D" w:rsidRPr="00056F0D" w:rsidRDefault="00056F0D" w:rsidP="00056F0D">
      <w:pPr>
        <w:pStyle w:val="Heading4"/>
      </w:pPr>
      <w:r w:rsidRPr="00056F0D">
        <w:rPr>
          <w:b/>
          <w:bCs/>
        </w:rPr>
        <w:t>Date:</w:t>
      </w:r>
      <w:r w:rsidRPr="00056F0D">
        <w:t xml:space="preserve"> June 14, 2003 </w:t>
      </w:r>
      <w:r w:rsidRPr="00056F0D">
        <w:rPr>
          <w:b/>
          <w:bCs/>
        </w:rPr>
        <w:t>Time:</w:t>
      </w:r>
      <w:r w:rsidRPr="00056F0D">
        <w:t xml:space="preserve"> 9:15 AM </w:t>
      </w:r>
      <w:r w:rsidRPr="00056F0D">
        <w:rPr>
          <w:b/>
          <w:bCs/>
        </w:rPr>
        <w:t>Location:</w:t>
      </w:r>
      <w:r w:rsidRPr="00056F0D">
        <w:t xml:space="preserve"> Admissions Office, TSI</w:t>
      </w:r>
    </w:p>
    <w:p w14:paraId="3F0D5F59" w14:textId="77777777" w:rsidR="00056F0D" w:rsidRPr="00056F0D" w:rsidRDefault="00056F0D" w:rsidP="00573463">
      <w:r w:rsidRPr="00056F0D">
        <w:t>Kyle led them down a hallway that was surprisingly narrow. Patrick had to steer Nichole carefully, his knuckles brushing against the cheap drywall to avoid clipping the baseboards.</w:t>
      </w:r>
    </w:p>
    <w:p w14:paraId="7F0FB3FE" w14:textId="77777777" w:rsidR="00056F0D" w:rsidRPr="00056F0D" w:rsidRDefault="00056F0D" w:rsidP="00573463">
      <w:r w:rsidRPr="00056F0D">
        <w:t>They were funneled into a windowless conference room. The fluorescent lights buzzed overhead—a high-pitched, electric whine that made Nichole wince. Kyle motioned for them to sit at a laminate table, placing himself at the head.</w:t>
      </w:r>
    </w:p>
    <w:p w14:paraId="64EB8BBF" w14:textId="77777777" w:rsidR="00BB6D49" w:rsidRPr="00BB6D49" w:rsidRDefault="00BB6D49" w:rsidP="00BB6D49">
      <w:r w:rsidRPr="00BB6D49">
        <w:t>"Now, the Digital Media and Information Systems program is intense," Kyle began, leaning forward. He spoke loudly, adopting the cadence of a used-car commercial.</w:t>
      </w:r>
    </w:p>
    <w:p w14:paraId="3B5CFC33" w14:textId="12868F7F" w:rsidR="00BB6D49" w:rsidRPr="00BB6D49" w:rsidRDefault="00BB6D49" w:rsidP="00BB6D49">
      <w:r w:rsidRPr="00BB6D49">
        <w:t>"But we set you up for success. In fact, if you sign the enrollment agreement today, Patrick, both you and..." Kyle paused, his smile freezing as he looked down at his yellow notepad. He squinted at his own handwriting. "...</w:t>
      </w:r>
      <w:r w:rsidR="00BB3D24">
        <w:t>Nikki</w:t>
      </w:r>
      <w:r w:rsidRPr="00BB6D49">
        <w:t>? Nicole. Both of you will walk out today with a brand-new, top-of-the-line laptop. Absolutely free."</w:t>
      </w:r>
    </w:p>
    <w:p w14:paraId="7943F3E2" w14:textId="707CF686" w:rsidR="00BB6D49" w:rsidRPr="00BB6D49" w:rsidRDefault="00BB6D49" w:rsidP="00BB6D49">
      <w:r w:rsidRPr="00BB6D49">
        <w:lastRenderedPageBreak/>
        <w:t xml:space="preserve">The air in the room instantly chilled. Nichole’s eyes narrowed behind her glasses. </w:t>
      </w:r>
      <w:r w:rsidR="00BB3D24">
        <w:rPr>
          <w:i/>
          <w:iCs/>
        </w:rPr>
        <w:t>Nikki</w:t>
      </w:r>
      <w:r w:rsidRPr="00BB6D49">
        <w:t xml:space="preserve"> was Patrick’s word. It was a brother’s privilege, earned through years of shared beds and midnight spasms. Coming from this stranger in a cheap suit, it sounded like a slur.</w:t>
      </w:r>
    </w:p>
    <w:p w14:paraId="3EF0309E" w14:textId="77777777" w:rsidR="00056F0D" w:rsidRPr="00056F0D" w:rsidRDefault="00BB6D49" w:rsidP="00573463">
      <w:r w:rsidRPr="00BB6D49">
        <w:t xml:space="preserve">Kyle didn't notice the glare. </w:t>
      </w:r>
      <w:r w:rsidR="00056F0D" w:rsidRPr="00056F0D">
        <w:t>He reached beneath the table and produced two heavy, black plastic clamshells, sliding them across the table.</w:t>
      </w:r>
    </w:p>
    <w:p w14:paraId="1F85FF7B" w14:textId="77777777" w:rsidR="00056F0D" w:rsidRPr="00056F0D" w:rsidRDefault="00056F0D" w:rsidP="00573463">
      <w:r w:rsidRPr="00056F0D">
        <w:t xml:space="preserve">"Everything you need to succeed, pre-loaded," Kyle beamed. </w:t>
      </w:r>
      <w:r w:rsidR="00BB6D49" w:rsidRPr="00BB6D49">
        <w:t>He looked over at Nichole's Titan AeroMotion, specifically eyeing the VocaLink screen mounted to her lap tray. The screen was displaying the classic, muted-grey interface of Quantum OS 2000.</w:t>
      </w:r>
    </w:p>
    <w:p w14:paraId="72A6E29A" w14:textId="77777777" w:rsidR="00BB6D49" w:rsidRPr="00BB6D49" w:rsidRDefault="00BB6D49" w:rsidP="00BB6D49">
      <w:r w:rsidRPr="00BB6D49">
        <w:t>"I see the little lady is running some older tech there," Kyle said, tapping the lid of the new laptop. "Quantum OS 2000 is a dinosaur, folks. These new babies come pre-installed with the brand-new Quantum OS XN Home Edition. The interface is beautiful. It makes that old grey screen look like a toaster."</w:t>
      </w:r>
    </w:p>
    <w:p w14:paraId="075034BF" w14:textId="77777777" w:rsidR="00BB6D49" w:rsidRPr="00BB6D49" w:rsidRDefault="00BB6D49" w:rsidP="00BB6D49">
      <w:r w:rsidRPr="00BB6D49">
        <w:t xml:space="preserve">Nichole slapped her lap tray. Hard. </w:t>
      </w:r>
      <w:r w:rsidRPr="00BB6D49">
        <w:rPr>
          <w:i/>
          <w:iCs/>
        </w:rPr>
        <w:t>WHAM.</w:t>
      </w:r>
    </w:p>
    <w:p w14:paraId="2B042E2C" w14:textId="77777777" w:rsidR="00BB6D49" w:rsidRPr="00BB6D49" w:rsidRDefault="00BB6D49" w:rsidP="00BB6D49">
      <w:r w:rsidRPr="00BB6D49">
        <w:t>Kyle jumped slightly in his chair.</w:t>
      </w:r>
    </w:p>
    <w:p w14:paraId="5A6C1CF5" w14:textId="77777777" w:rsidR="00BB6D49" w:rsidRPr="00BB6D49" w:rsidRDefault="00BB6D49" w:rsidP="00BB6D49">
      <w:r w:rsidRPr="00BB6D49">
        <w:rPr>
          <w:i/>
          <w:iCs/>
        </w:rPr>
        <w:t>Little lady.</w:t>
      </w:r>
      <w:r w:rsidRPr="00BB6D49">
        <w:t xml:space="preserve"> The sheer condescension was suffocating. Nichole reached furiously for her VocaLink screen, ready to blast Digital Dan’s heavy, baritone voice through the room to correct him.</w:t>
      </w:r>
    </w:p>
    <w:p w14:paraId="009FCE15" w14:textId="77777777" w:rsidR="00BB6D49" w:rsidRPr="00BB6D49" w:rsidRDefault="00BB6D49" w:rsidP="00BB6D49">
      <w:r w:rsidRPr="00BB6D49">
        <w:t>But Patrick was faster. He put a hand on her shoulder.</w:t>
      </w:r>
    </w:p>
    <w:p w14:paraId="0DB19E66" w14:textId="67B3F560" w:rsidR="00BB6D49" w:rsidRPr="00BB6D49" w:rsidRDefault="00BB6D49" w:rsidP="00BB6D49">
      <w:r w:rsidRPr="00BB6D49">
        <w:t xml:space="preserve">"I got it, </w:t>
      </w:r>
      <w:r w:rsidR="00705A6D">
        <w:t>Nikki</w:t>
      </w:r>
      <w:r w:rsidRPr="00BB6D49">
        <w:t>," Patrick murmured, his voice low and dangerous.</w:t>
      </w:r>
    </w:p>
    <w:p w14:paraId="72166D52" w14:textId="77777777" w:rsidR="00BB6D49" w:rsidRPr="00BB6D49" w:rsidRDefault="00BB6D49" w:rsidP="00BB6D49">
      <w:r w:rsidRPr="00BB6D49">
        <w:t>Nichole paused. She looked up at her brother. She made a sharp, aggressive clicking sound with her tongue, glaring at Kyle, but she pulled her hand back from the screen. She would let the engineer handle the execution.</w:t>
      </w:r>
    </w:p>
    <w:p w14:paraId="616CC5F4" w14:textId="77777777" w:rsidR="00BB6D49" w:rsidRPr="00BB6D49" w:rsidRDefault="00056F0D" w:rsidP="00BB6D49">
      <w:r w:rsidRPr="00056F0D">
        <w:t xml:space="preserve">Patrick reached out and flipped the lid on the closest </w:t>
      </w:r>
      <w:r w:rsidR="00BB6D49" w:rsidRPr="00BB6D49">
        <w:t>laptop.</w:t>
      </w:r>
      <w:r w:rsidRPr="00056F0D">
        <w:t xml:space="preserve"> He booted it up, his eyes scanning the boot screen before opening the system properties.</w:t>
      </w:r>
    </w:p>
    <w:p w14:paraId="24F31E19" w14:textId="77777777" w:rsidR="00056F0D" w:rsidRPr="00056F0D" w:rsidRDefault="00056F0D" w:rsidP="00573463">
      <w:r w:rsidRPr="00056F0D">
        <w:t>He didn't smile.</w:t>
      </w:r>
    </w:p>
    <w:p w14:paraId="1DD6739C" w14:textId="77777777" w:rsidR="00056F0D" w:rsidRPr="00056F0D" w:rsidRDefault="00056F0D" w:rsidP="00573463">
      <w:r w:rsidRPr="00056F0D">
        <w:t>"This has a 500-megahertz budget processor," Patrick said flatly. "And 128 megabytes of RAM."</w:t>
      </w:r>
    </w:p>
    <w:p w14:paraId="471DE8EF" w14:textId="77777777" w:rsidR="00056F0D" w:rsidRPr="00056F0D" w:rsidRDefault="00056F0D" w:rsidP="00573463">
      <w:r w:rsidRPr="00056F0D">
        <w:t xml:space="preserve">"Exactly," Kyle nodded, </w:t>
      </w:r>
      <w:r w:rsidR="00BB6D49" w:rsidRPr="00BB6D49">
        <w:t>recovering his smile.</w:t>
      </w:r>
      <w:r w:rsidRPr="00056F0D">
        <w:t xml:space="preserve"> "Blazing fast."</w:t>
      </w:r>
    </w:p>
    <w:p w14:paraId="617DFAAE" w14:textId="77777777" w:rsidR="00056F0D" w:rsidRPr="00056F0D" w:rsidRDefault="00056F0D" w:rsidP="00573463">
      <w:r w:rsidRPr="00056F0D">
        <w:t xml:space="preserve">"It's junk," Patrick corrected, closing the lid with a sharp click. </w:t>
      </w:r>
      <w:r w:rsidR="00BB6D49" w:rsidRPr="00BB6D49">
        <w:t>He looked at the recruiter, his face completely deadpan.</w:t>
      </w:r>
    </w:p>
    <w:p w14:paraId="3906C798" w14:textId="77777777" w:rsidR="00BB6D49" w:rsidRPr="00BB6D49" w:rsidRDefault="00BB6D49" w:rsidP="00BB6D49">
      <w:r w:rsidRPr="00BB6D49">
        <w:lastRenderedPageBreak/>
        <w:t>"I need to run 3D rendering software and code compilers. This thing would crash if I opened a web browser. And Nichole’s augmentative speech software alone takes up a gig of memory just to run the predictive text matrix. This machine couldn't even load her voice."</w:t>
      </w:r>
    </w:p>
    <w:p w14:paraId="5423D8A7" w14:textId="77777777" w:rsidR="00BB6D49" w:rsidRPr="00BB6D49" w:rsidRDefault="00BB6D49" w:rsidP="00BB6D49">
      <w:r w:rsidRPr="00BB6D49">
        <w:t>It was a complete lie. Nichole's aging 1998 laptop was running Quantum OS 2000 Professional with extreme stability on a fraction of that memory. But Patrick knew that in 2003, 'a gig of memory' was a multi-thousand-dollar request. It was an impossible spec drop designed to instantly kill the sales pitch.</w:t>
      </w:r>
    </w:p>
    <w:p w14:paraId="7E3B4E9D" w14:textId="77777777" w:rsidR="00BB6D49" w:rsidRPr="00BB6D49" w:rsidRDefault="00BB6D49" w:rsidP="00BB6D49">
      <w:r w:rsidRPr="00BB6D49">
        <w:t>"Plus," Patrick added, his voice dripping with tech disdain, "we don't run 'Home Edition' on our network. My machines run Quantum OS XN Professional, and Nichole’s hardware requires OS 2000 Professional for stability. Home Edition is bloatware. There are no universal legacy ports to mount this to her chair frame, and it lacks the administrative tools we need to configure her head switches."</w:t>
      </w:r>
    </w:p>
    <w:p w14:paraId="5616435E" w14:textId="0EAF0F7D" w:rsidR="00BB6D49" w:rsidRDefault="00BB6D49" w:rsidP="00056F0D">
      <w:r w:rsidRPr="00BB6D49">
        <w:t>Kyle’s smile finally faltered. He looked at the wheelchair, then at the fiercely protective brother, and realized he had completely misread the room. He simply pivoted.</w:t>
      </w:r>
    </w:p>
    <w:p w14:paraId="4A7D8EE2" w14:textId="4D872EAB" w:rsidR="00056F0D" w:rsidRPr="00056F0D" w:rsidRDefault="00056F0D" w:rsidP="00573463">
      <w:r w:rsidRPr="00056F0D">
        <w:t>"Well, technology is just one piece of the puzzle," Kyle said, his voice dropping to a conspiratorial tone as he looked at Ellen and Tom. "Let's talk about funding. Now, I assume Nichole receives federal SSI benefits. Most of our wheelchair-bound students do. Did you know we can route those checks directly to the bursar's office? You never even have to see a bill. We just take that government money straight from the source to cover the tuition."</w:t>
      </w:r>
    </w:p>
    <w:p w14:paraId="4DDF5F06" w14:textId="77777777" w:rsidR="00056F0D" w:rsidRPr="00056F0D" w:rsidRDefault="00056F0D" w:rsidP="00573463">
      <w:r w:rsidRPr="00056F0D">
        <w:t>The air in the room went completely still.</w:t>
      </w:r>
    </w:p>
    <w:p w14:paraId="0D4D4ABD" w14:textId="77777777" w:rsidR="00056F0D" w:rsidRPr="00056F0D" w:rsidRDefault="00056F0D" w:rsidP="00573463">
      <w:r w:rsidRPr="00056F0D">
        <w:t>Tom's jaw tightened. "She's not on SSI."</w:t>
      </w:r>
    </w:p>
    <w:p w14:paraId="6938FB2A" w14:textId="77777777" w:rsidR="00056F0D" w:rsidRPr="00056F0D" w:rsidRDefault="00056F0D" w:rsidP="00573463">
      <w:r w:rsidRPr="00056F0D">
        <w:t>Kyle blinked, caught off guard. "Oh. Well, surely she has some sort of state income—"</w:t>
      </w:r>
    </w:p>
    <w:p w14:paraId="4A08778A" w14:textId="77777777" w:rsidR="00056F0D" w:rsidRPr="00056F0D" w:rsidRDefault="00056F0D" w:rsidP="00573463">
      <w:r w:rsidRPr="00056F0D">
        <w:t>"Neither of them are working right now," Ellen cut in, her voice taking on the dangerous, calm tone she used at IEP meetings. "Because they are eighteen, and we are trying to figure out which state they're even going to be living in for the next four years."</w:t>
      </w:r>
    </w:p>
    <w:p w14:paraId="41DEB795" w14:textId="7144899B" w:rsidR="00056F0D" w:rsidRPr="00056F0D" w:rsidRDefault="00056F0D" w:rsidP="00573463">
      <w:r w:rsidRPr="00056F0D">
        <w:t xml:space="preserve">"Right, right," Kyle recovered quickly, waving a hand. "Well, that's fine! Because we can just wrap everything up in a specialized student </w:t>
      </w:r>
      <w:r w:rsidR="001B2832">
        <w:t>loan</w:t>
      </w:r>
      <w:r w:rsidRPr="00056F0D">
        <w:t xml:space="preserve"> package. And check this out—"</w:t>
      </w:r>
    </w:p>
    <w:p w14:paraId="1835AFCA" w14:textId="77777777" w:rsidR="00056F0D" w:rsidRPr="00056F0D" w:rsidRDefault="00056F0D" w:rsidP="00573463">
      <w:r w:rsidRPr="00056F0D">
        <w:t xml:space="preserve">"No, </w:t>
      </w:r>
      <w:r w:rsidRPr="00056F0D">
        <w:rPr>
          <w:i/>
          <w:iCs/>
        </w:rPr>
        <w:t>you</w:t>
      </w:r>
      <w:r w:rsidRPr="00056F0D">
        <w:t xml:space="preserve"> check this out," Tom said, his voice sharp. He was reading the fine print on the back page of the intake packet. "Page four. A twelve-hundred-dollar 'technology fee' is added to the principal of the student loan."</w:t>
      </w:r>
    </w:p>
    <w:p w14:paraId="5EA597FF" w14:textId="77777777" w:rsidR="00056F0D" w:rsidRPr="00056F0D" w:rsidRDefault="00056F0D" w:rsidP="00573463">
      <w:r w:rsidRPr="00056F0D">
        <w:t>Tom tossed the packet onto the table. "So it's not free. You're financing a five-hundred-dollar laptop for twelve hundred dollars at a predatory six-and-a-half percent interest rate."</w:t>
      </w:r>
    </w:p>
    <w:p w14:paraId="11C4F3A5" w14:textId="77777777" w:rsidR="00056F0D" w:rsidRPr="00056F0D" w:rsidRDefault="00056F0D" w:rsidP="00573463">
      <w:r w:rsidRPr="00056F0D">
        <w:lastRenderedPageBreak/>
        <w:t>Nichole couldn't take it anymore. The buzzing of the fluorescent lights seemed to grow louder, vibrating in her teeth. He wasn't talking to her. He had assumed her financial status based purely on her wheelchair. To this man, she wasn't a student; she was a mark.</w:t>
      </w:r>
    </w:p>
    <w:p w14:paraId="4BC3CAE5" w14:textId="77777777" w:rsidR="00056F0D" w:rsidRPr="00056F0D" w:rsidRDefault="00056F0D" w:rsidP="00573463">
      <w:r w:rsidRPr="00056F0D">
        <w:t xml:space="preserve">She started clicking her tongue against the roof of her mouth. </w:t>
      </w:r>
      <w:r w:rsidRPr="00056F0D">
        <w:rPr>
          <w:i/>
          <w:iCs/>
        </w:rPr>
        <w:t>Click. Click. Click.</w:t>
      </w:r>
      <w:r w:rsidRPr="00056F0D">
        <w:t xml:space="preserve"> A low, continuous hum started in her throat. </w:t>
      </w:r>
      <w:r w:rsidRPr="00056F0D">
        <w:rPr>
          <w:i/>
          <w:iCs/>
        </w:rPr>
        <w:t>Mmmmmmm.</w:t>
      </w:r>
      <w:r w:rsidRPr="00056F0D">
        <w:t xml:space="preserve"> Her shoulders hunched up to her ears, entering Level 3 </w:t>
      </w:r>
      <w:r w:rsidRPr="00056F0D">
        <w:rPr>
          <w:i/>
          <w:iCs/>
        </w:rPr>
        <w:t>Turtle Mode</w:t>
      </w:r>
      <w:r w:rsidRPr="00056F0D">
        <w:t>. She squeezed her eyes shut, her breathing growing fast and shallow.</w:t>
      </w:r>
    </w:p>
    <w:p w14:paraId="314B97BF" w14:textId="77777777" w:rsidR="00056F0D" w:rsidRPr="00056F0D" w:rsidRDefault="00056F0D" w:rsidP="00573463">
      <w:r w:rsidRPr="00056F0D">
        <w:t>"Nichole?" Kyle asked, looking annoyed at the interruption. "Is she okay?"</w:t>
      </w:r>
    </w:p>
    <w:p w14:paraId="3C094B16" w14:textId="77777777" w:rsidR="00056F0D" w:rsidRPr="00056F0D" w:rsidRDefault="00056F0D" w:rsidP="00573463">
      <w:r w:rsidRPr="00056F0D">
        <w:t>Patrick didn't answer the recruiter. He was already moving.</w:t>
      </w:r>
    </w:p>
    <w:p w14:paraId="4B925685" w14:textId="77777777" w:rsidR="00056F0D" w:rsidRPr="00056F0D" w:rsidRDefault="00056F0D" w:rsidP="00573463">
      <w:r w:rsidRPr="00056F0D">
        <w:t>He abandoned his chair and stepped behind the Titan. He leaned over the back canes, wrapping his arms around Nichole’s shoulders and burying his face in the crook of her neck. He pressed his chest against her back, applying heavy, deliberate deep pressure.</w:t>
      </w:r>
    </w:p>
    <w:p w14:paraId="480E09C0" w14:textId="77777777" w:rsidR="00056F0D" w:rsidRPr="00056F0D" w:rsidRDefault="00056F0D" w:rsidP="00573463">
      <w:r w:rsidRPr="00056F0D">
        <w:t>"I got you," Patrick whispered, his voice a low rumble against her skin. "I'm right here. Armor up."</w:t>
      </w:r>
    </w:p>
    <w:p w14:paraId="5D98F7FE" w14:textId="77777777" w:rsidR="00056F0D" w:rsidRPr="00056F0D" w:rsidRDefault="00056F0D" w:rsidP="00573463">
      <w:r w:rsidRPr="00056F0D">
        <w:t>Nichole gasped, her rigid posture melting instantly into the safety of her brother’s weight. She reached up, gripping Patrick's forearm like a lifeline. She didn't need to look at the screen. She was grounded.</w:t>
      </w:r>
    </w:p>
    <w:p w14:paraId="506EC508" w14:textId="77777777" w:rsidR="00056F0D" w:rsidRPr="00056F0D" w:rsidRDefault="00056F0D" w:rsidP="00573463">
      <w:r w:rsidRPr="00056F0D">
        <w:t>Ellen stood up, her purse already slung over her shoulder. The protective steel in her eyes was terrifying.</w:t>
      </w:r>
    </w:p>
    <w:p w14:paraId="4489A41D" w14:textId="77777777" w:rsidR="00056F0D" w:rsidRPr="00056F0D" w:rsidRDefault="00056F0D" w:rsidP="00573463">
      <w:r w:rsidRPr="00056F0D">
        <w:t>"We are done here," Ellen said, her voice dropping the temperature in the room by ten degrees.</w:t>
      </w:r>
    </w:p>
    <w:p w14:paraId="6F69CF10" w14:textId="77777777" w:rsidR="00056F0D" w:rsidRPr="00056F0D" w:rsidRDefault="00056F0D" w:rsidP="00573463">
      <w:r w:rsidRPr="00056F0D">
        <w:t>"But the enrollment window!" Kyle protested, standing up. "You're throwing away their future!"</w:t>
      </w:r>
    </w:p>
    <w:p w14:paraId="4939938B" w14:textId="77777777" w:rsidR="00056F0D" w:rsidRPr="00056F0D" w:rsidRDefault="00056F0D" w:rsidP="00573463">
      <w:r w:rsidRPr="00056F0D">
        <w:t>"We're keeping her future safe from you," Tom said, putting a hand on Ellen's back and guiding her toward the door.</w:t>
      </w:r>
    </w:p>
    <w:p w14:paraId="40DE29B7" w14:textId="77777777" w:rsidR="00056F0D" w:rsidRPr="00056F0D" w:rsidRDefault="00056F0D" w:rsidP="00573463">
      <w:r w:rsidRPr="00056F0D">
        <w:t>Patrick unlocked the brakes on the Titan. He didn't look back at the "free" laptops. He pushed Nichole out of the windowless room, navigating the narrow hallway with ease, leaving the predatory recruiter and the buzzing lights behind them.</w:t>
      </w:r>
    </w:p>
    <w:p w14:paraId="25F332BD" w14:textId="77777777" w:rsidR="00056F0D" w:rsidRPr="00056F0D" w:rsidRDefault="00056F0D" w:rsidP="00573463">
      <w:r w:rsidRPr="00056F0D">
        <w:t xml:space="preserve">Once they were back in the parking lot, bathed in the real sunlight and the fresh breeze, Nichole let out a long breath. She tapped the armrest twice. </w:t>
      </w:r>
      <w:r w:rsidRPr="00056F0D">
        <w:rPr>
          <w:i/>
          <w:iCs/>
        </w:rPr>
        <w:t>Better.</w:t>
      </w:r>
      <w:r w:rsidRPr="00056F0D">
        <w:t xml:space="preserve"> "Scam," Patrick muttered, looking back at the giant TSI awning.</w:t>
      </w:r>
    </w:p>
    <w:p w14:paraId="7DEE4DA7" w14:textId="77777777" w:rsidR="00056F0D" w:rsidRPr="00056F0D" w:rsidRDefault="00056F0D" w:rsidP="00573463">
      <w:r w:rsidRPr="00056F0D">
        <w:t>Nichole reached for her VocaLink screen.</w:t>
      </w:r>
    </w:p>
    <w:p w14:paraId="3A260D6F" w14:textId="77777777" w:rsidR="00056F0D" w:rsidRPr="00056F0D" w:rsidRDefault="00056F0D" w:rsidP="00573463">
      <w:r w:rsidRPr="00056F0D">
        <w:lastRenderedPageBreak/>
        <w:t>"SLEAZEBALL."</w:t>
      </w:r>
    </w:p>
    <w:p w14:paraId="05FB8BDD" w14:textId="4AE0C596" w:rsidR="0073267D" w:rsidRDefault="00056F0D" w:rsidP="00573463">
      <w:r w:rsidRPr="00056F0D">
        <w:t>Patrick laughed. "Yeah. Let's go get those cinnamon rolls."</w:t>
      </w:r>
    </w:p>
    <w:p w14:paraId="3ED85B53" w14:textId="77777777" w:rsidR="00584F77" w:rsidRPr="00584F77" w:rsidRDefault="00584F77" w:rsidP="00584F77">
      <w:pPr>
        <w:pStyle w:val="Heading4"/>
      </w:pPr>
      <w:r w:rsidRPr="00584F77">
        <w:rPr>
          <w:b/>
          <w:bCs/>
        </w:rPr>
        <w:t>Date:</w:t>
      </w:r>
      <w:r w:rsidRPr="00584F77">
        <w:t xml:space="preserve"> June 14, 2003 </w:t>
      </w:r>
      <w:r w:rsidRPr="00584F77">
        <w:rPr>
          <w:b/>
          <w:bCs/>
        </w:rPr>
        <w:t>Time:</w:t>
      </w:r>
      <w:r w:rsidRPr="00584F77">
        <w:t xml:space="preserve"> 9:45 AM </w:t>
      </w:r>
      <w:r w:rsidRPr="00584F77">
        <w:rPr>
          <w:b/>
          <w:bCs/>
        </w:rPr>
        <w:t>Location:</w:t>
      </w:r>
      <w:r w:rsidRPr="00584F77">
        <w:t xml:space="preserve"> The Food Court, Glenrock Mall</w:t>
      </w:r>
    </w:p>
    <w:p w14:paraId="0D3447FC" w14:textId="77777777" w:rsidR="00584F77" w:rsidRPr="00584F77" w:rsidRDefault="00584F77" w:rsidP="00573463">
      <w:r w:rsidRPr="00584F77">
        <w:t>They walked from the TechStream parking lot directly into the side entrance of Glenrock Mall.</w:t>
      </w:r>
    </w:p>
    <w:p w14:paraId="29BA574E" w14:textId="77777777" w:rsidR="00584F77" w:rsidRPr="00584F77" w:rsidRDefault="00584F77" w:rsidP="00573463">
      <w:r w:rsidRPr="00584F77">
        <w:t>The blast of air conditioning was a relief, but the atmosphere inside was heavy. Glenrock Mall was a relic, a 1970s monolith that was slowly bleeding to death. The skylights were dim, half of the storefronts were gated shut with "For Lease" signs taped to the glass, and the echo of their footsteps seemed too loud.</w:t>
      </w:r>
    </w:p>
    <w:p w14:paraId="6CB40D1F" w14:textId="77777777" w:rsidR="00584F77" w:rsidRPr="00584F77" w:rsidRDefault="00584F77" w:rsidP="00573463">
      <w:r w:rsidRPr="00584F77">
        <w:t>Patrick pushed the Titan AeroMotion across the scuffed terrazzo tiles toward the food court. The dining area was a sea of empty plastic tables. At this hour on a Saturday, the only thing with its lights on was the cinnamon roll kiosk in the center aisle, emitting a warm, yeasty cloud of sugar and cinnamon.</w:t>
      </w:r>
    </w:p>
    <w:p w14:paraId="52684A88" w14:textId="77777777" w:rsidR="00584F77" w:rsidRPr="00584F77" w:rsidRDefault="00584F77" w:rsidP="00573463">
      <w:r w:rsidRPr="00584F77">
        <w:t>Tom bought a four-pack of the giant rolls and four cartons of milk. They found a table near the dead center of the court. Patrick parked Nichole, locking her brakes, and used his plastic knife to cut her roll into bite-sized quarters. He slid her the milk, popping the straw in for her.</w:t>
      </w:r>
    </w:p>
    <w:p w14:paraId="06002F62" w14:textId="77777777" w:rsidR="00584F77" w:rsidRPr="00584F77" w:rsidRDefault="00584F77" w:rsidP="00573463">
      <w:r w:rsidRPr="00584F77">
        <w:t>"Well," Tom said, taking a massive bite of his roll. "That was depressing."</w:t>
      </w:r>
    </w:p>
    <w:p w14:paraId="50266C43" w14:textId="77777777" w:rsidR="00584F77" w:rsidRPr="00584F77" w:rsidRDefault="00584F77" w:rsidP="00573463">
      <w:r w:rsidRPr="00584F77">
        <w:t>"The laptop or the loan?" Patrick asked, wiping icing from his thumb.</w:t>
      </w:r>
    </w:p>
    <w:p w14:paraId="6D141FE0" w14:textId="77777777" w:rsidR="00584F77" w:rsidRPr="00584F77" w:rsidRDefault="00584F77" w:rsidP="00573463">
      <w:r w:rsidRPr="00584F77">
        <w:t>"The guy," Tom said. "I can't believe they can legally operate like that."</w:t>
      </w:r>
    </w:p>
    <w:p w14:paraId="3817D6E7" w14:textId="77777777" w:rsidR="00584F77" w:rsidRPr="00584F77" w:rsidRDefault="00584F77" w:rsidP="00573463">
      <w:r w:rsidRPr="00584F77">
        <w:t>Ellen wasn't eating. She was looking past the food court, staring down the long, empty concourse toward the dark anchor store at the far end. The giant metal security grate was pulled all the way down.</w:t>
      </w:r>
    </w:p>
    <w:p w14:paraId="059C1F95" w14:textId="77777777" w:rsidR="00584F77" w:rsidRPr="00584F77" w:rsidRDefault="00584F77" w:rsidP="00573463">
      <w:r w:rsidRPr="00584F77">
        <w:t>"I used to work down there," Ellen said quietly. "Over a decade ago. Back when it was Wellington’s."</w:t>
      </w:r>
    </w:p>
    <w:p w14:paraId="51744B6E" w14:textId="77777777" w:rsidR="00584F77" w:rsidRPr="00584F77" w:rsidRDefault="00584F77" w:rsidP="00573463">
      <w:r w:rsidRPr="00584F77">
        <w:t>Patrick looked down the dim hallway. "The department store?"</w:t>
      </w:r>
    </w:p>
    <w:p w14:paraId="757E8C8E" w14:textId="77777777" w:rsidR="00584F77" w:rsidRPr="00584F77" w:rsidRDefault="00584F77" w:rsidP="00573463">
      <w:r w:rsidRPr="00584F77">
        <w:t>"Yeah," Ellen smiled, a nostalgic, slightly bitter expression. "I sold shoes in the Women's Department. Before Kessler’s bought them out and ruined the place. Back then, this mall was the center of the universe. You couldn't find a parking spot on a Saturday. Now look at it."</w:t>
      </w:r>
    </w:p>
    <w:p w14:paraId="12E31C60" w14:textId="77777777" w:rsidR="00584F77" w:rsidRPr="00584F77" w:rsidRDefault="00584F77" w:rsidP="00573463">
      <w:r w:rsidRPr="00584F77">
        <w:t>Nichole looked around the empty court. A lone janitor was pushing a mop near the defunct fountain. It was a ghost town.</w:t>
      </w:r>
    </w:p>
    <w:p w14:paraId="2DC43ADC" w14:textId="77777777" w:rsidR="00584F77" w:rsidRPr="00584F77" w:rsidRDefault="00584F77" w:rsidP="00573463">
      <w:r w:rsidRPr="00584F77">
        <w:lastRenderedPageBreak/>
        <w:t>"I don't miss the job, though," Ellen said, taking a sip of her coffee. "Shoe sales were strictly commission. If you didn't sell, you didn't eat. I remember the panic at the end of the month, trying to upsell insoles to little old ladies just to make rent. It makes people desperate. It makes them predatory."</w:t>
      </w:r>
    </w:p>
    <w:p w14:paraId="5C12D54C" w14:textId="77777777" w:rsidR="00584F77" w:rsidRPr="00584F77" w:rsidRDefault="00584F77" w:rsidP="00573463">
      <w:r w:rsidRPr="00584F77">
        <w:t>She looked back at the glass doors leading out to the parking lot, where the TechStream building sat like a vulture. "That guy Kyle today? He had that same look in his eyes. He's on commission. Nichole wasn't a student to him. She was just a quota."</w:t>
      </w:r>
    </w:p>
    <w:p w14:paraId="598DBA78" w14:textId="77777777" w:rsidR="00584F77" w:rsidRPr="00584F77" w:rsidRDefault="00584F77" w:rsidP="00573463">
      <w:r w:rsidRPr="00584F77">
        <w:t>Nichole stopped chewing. She looked at her mother, feeling a surge of affection. Ellen always saw the machinery behind the curtain.</w:t>
      </w:r>
    </w:p>
    <w:p w14:paraId="2D378315" w14:textId="77777777" w:rsidR="00584F77" w:rsidRPr="00584F77" w:rsidRDefault="00584F77" w:rsidP="00573463">
      <w:r w:rsidRPr="00584F77">
        <w:t>Nichole tapped her VocaLink screen.</w:t>
      </w:r>
    </w:p>
    <w:p w14:paraId="45AC8F46" w14:textId="77777777" w:rsidR="00584F77" w:rsidRPr="00584F77" w:rsidRDefault="00584F77" w:rsidP="00573463">
      <w:r w:rsidRPr="00584F77">
        <w:t>"SMART. MOM."</w:t>
      </w:r>
    </w:p>
    <w:p w14:paraId="080157AF" w14:textId="77777777" w:rsidR="00584F77" w:rsidRPr="00584F77" w:rsidRDefault="00584F77" w:rsidP="00573463">
      <w:r w:rsidRPr="00584F77">
        <w:t>Ellen reached across the table and squeezed Nichole’s hand. "We aren't going to let anyone treat you like a quota, baby. You and your brother are going to a real school. A place with professors who actually care about your brains."</w:t>
      </w:r>
    </w:p>
    <w:p w14:paraId="368D9397" w14:textId="77777777" w:rsidR="00584F77" w:rsidRPr="00584F77" w:rsidRDefault="00584F77" w:rsidP="00573463">
      <w:r w:rsidRPr="00584F77">
        <w:t>Tom swallowed the last of his roll and pulled the color-coded spreadsheet from his jacket pocket, smoothing it out on the table. "Well, good news. The next school on the list is a palate cleanser, and we don't even have to get on the highway."</w:t>
      </w:r>
    </w:p>
    <w:p w14:paraId="7063D87A" w14:textId="77777777" w:rsidR="00584F77" w:rsidRPr="00584F77" w:rsidRDefault="00584F77" w:rsidP="00573463">
      <w:r w:rsidRPr="00584F77">
        <w:t>Patrick leaned over to look at the list. "Atlantic Coast Polytechnic?"</w:t>
      </w:r>
    </w:p>
    <w:p w14:paraId="4174AB3E" w14:textId="77777777" w:rsidR="00584F77" w:rsidRPr="00584F77" w:rsidRDefault="00584F77" w:rsidP="00573463">
      <w:r w:rsidRPr="00584F77">
        <w:t>"The main campus is right over on Greenwich Road in Virginia Beach," Tom said, checking his watch. "It's literally a five-minute drive from where we are sitting right now. Our tour is at ten-thirty."</w:t>
      </w:r>
    </w:p>
    <w:p w14:paraId="33DA4B28" w14:textId="77777777" w:rsidR="00584F77" w:rsidRPr="00584F77" w:rsidRDefault="00584F77" w:rsidP="00573463">
      <w:r w:rsidRPr="00584F77">
        <w:t xml:space="preserve">Nichole tapped her screen. </w:t>
      </w:r>
      <w:r w:rsidRPr="00584F77">
        <w:rPr>
          <w:b/>
          <w:bCs/>
        </w:rPr>
        <w:t>"REAL. COLLEGE?"</w:t>
      </w:r>
    </w:p>
    <w:p w14:paraId="58820B02" w14:textId="3EDF44D6" w:rsidR="00584F77" w:rsidRPr="00584F77" w:rsidRDefault="00584F77" w:rsidP="00573463">
      <w:r w:rsidRPr="00584F77">
        <w:t xml:space="preserve">"It's </w:t>
      </w:r>
      <w:r w:rsidR="00971BCD">
        <w:t>nationally</w:t>
      </w:r>
      <w:r w:rsidRPr="00584F77">
        <w:t xml:space="preserve"> accredited," Ellen said, reading from her notes. "Four-year degrees, legitimate tech programs, and a dedicated student services department. It's strictly business and tech, but it's a real school."</w:t>
      </w:r>
    </w:p>
    <w:p w14:paraId="0FED1E87" w14:textId="77777777" w:rsidR="00584F77" w:rsidRPr="00584F77" w:rsidRDefault="00584F77" w:rsidP="00573463">
      <w:r w:rsidRPr="00584F77">
        <w:t>Patrick stood up. The sugar was hitting his system, and the oppressive feeling of the TSI windowless room was finally fading. He grabbed the push handles of the Titan.</w:t>
      </w:r>
    </w:p>
    <w:p w14:paraId="16B8C982" w14:textId="77777777" w:rsidR="00584F77" w:rsidRPr="00584F77" w:rsidRDefault="00584F77" w:rsidP="00573463">
      <w:r w:rsidRPr="00584F77">
        <w:t>"Armor up," Patrick said. "Let's go see if Atlantic Coast has better laptops."</w:t>
      </w:r>
    </w:p>
    <w:p w14:paraId="6ACDCD89" w14:textId="1963468F" w:rsidR="00584F77" w:rsidRDefault="00584F77" w:rsidP="00573463">
      <w:r w:rsidRPr="00584F77">
        <w:t xml:space="preserve">Nichole tapped her armrest twice. </w:t>
      </w:r>
      <w:r w:rsidRPr="00584F77">
        <w:rPr>
          <w:i/>
          <w:iCs/>
        </w:rPr>
        <w:t>Let's roll.</w:t>
      </w:r>
      <w:r w:rsidRPr="00584F77">
        <w:t xml:space="preserve"> They navigated out of the dying mall, leaving the ghosts of retail past behind, ready to make the five-minute drive across the city line to Greenwich Road.</w:t>
      </w:r>
    </w:p>
    <w:p w14:paraId="5CA651B5" w14:textId="77777777" w:rsidR="00576745" w:rsidRDefault="00B35312" w:rsidP="00576745">
      <w:pPr>
        <w:pStyle w:val="Heading3"/>
      </w:pPr>
      <w:r w:rsidRPr="00B35312">
        <w:lastRenderedPageBreak/>
        <w:t>Part 2: The Commuter Special</w:t>
      </w:r>
    </w:p>
    <w:p w14:paraId="74CF0CE4" w14:textId="55D80E38" w:rsidR="00B35312" w:rsidRPr="00B35312" w:rsidRDefault="00B35312" w:rsidP="00576745">
      <w:pPr>
        <w:pStyle w:val="Heading4"/>
      </w:pPr>
      <w:r w:rsidRPr="00B35312">
        <w:rPr>
          <w:b/>
          <w:bCs/>
        </w:rPr>
        <w:t>Date:</w:t>
      </w:r>
      <w:r w:rsidRPr="00B35312">
        <w:t xml:space="preserve"> June 14, 2003 </w:t>
      </w:r>
      <w:r w:rsidRPr="00B35312">
        <w:rPr>
          <w:b/>
          <w:bCs/>
        </w:rPr>
        <w:t>Time:</w:t>
      </w:r>
      <w:r w:rsidRPr="00B35312">
        <w:t xml:space="preserve"> 10:30 AM </w:t>
      </w:r>
      <w:r w:rsidRPr="00B35312">
        <w:rPr>
          <w:b/>
          <w:bCs/>
        </w:rPr>
        <w:t>Location:</w:t>
      </w:r>
      <w:r w:rsidRPr="00B35312">
        <w:t xml:space="preserve"> Atlantic Coast Polytechnic (Greenwich Road)</w:t>
      </w:r>
    </w:p>
    <w:p w14:paraId="462E8814" w14:textId="77777777" w:rsidR="00B35312" w:rsidRPr="00B35312" w:rsidRDefault="00B35312" w:rsidP="00573463">
      <w:r w:rsidRPr="00B35312">
        <w:t>The drive from Glenrock Mall to Greenwich Road took exactly five minutes.</w:t>
      </w:r>
    </w:p>
    <w:p w14:paraId="02274DD9" w14:textId="77777777" w:rsidR="00B35312" w:rsidRPr="00B35312" w:rsidRDefault="00B35312" w:rsidP="00573463">
      <w:r w:rsidRPr="00B35312">
        <w:t>Tom pulled the van into an office park shaded by old pine trees. It was clean, quiet, and corporate. They parked in front of a six-story glass and concrete building that looked exactly like the accounting firm Tom used for his taxes.</w:t>
      </w:r>
    </w:p>
    <w:p w14:paraId="38E2247F" w14:textId="77777777" w:rsidR="00B35312" w:rsidRPr="00B35312" w:rsidRDefault="00B35312" w:rsidP="00573463">
      <w:r w:rsidRPr="00B35312">
        <w:t>"Atlantic Coast Poly," Patrick read the directory plaque near the entrance. "Floors five and six."</w:t>
      </w:r>
    </w:p>
    <w:p w14:paraId="569EEB7D" w14:textId="77777777" w:rsidR="00B35312" w:rsidRPr="00B35312" w:rsidRDefault="00B35312" w:rsidP="00573463">
      <w:r w:rsidRPr="00B35312">
        <w:t>Inside, the first-floor lobby was deserted. There was no front desk, no student union, and no campus map. There was just a directory board and a bank of two elevators.</w:t>
      </w:r>
    </w:p>
    <w:p w14:paraId="29BCF29A" w14:textId="77777777" w:rsidR="00B35312" w:rsidRPr="00B35312" w:rsidRDefault="00B35312" w:rsidP="00573463">
      <w:r w:rsidRPr="00B35312">
        <w:t>Patrick pushed the Titan AeroMotion into the left elevator. It was a tight fit with all four of them, but the ride up was smooth. The doors opened on the fifth floor to a bustling, well-lit reception area. Students were walking around, but they weren't wearing the standard college uniform of pajama pants and oversized hoodies. They were wearing business casual. They carried briefcases and leather portfolios.</w:t>
      </w:r>
    </w:p>
    <w:p w14:paraId="50B3CFC4" w14:textId="77777777" w:rsidR="00B35312" w:rsidRPr="00B35312" w:rsidRDefault="00B35312" w:rsidP="00573463">
      <w:r w:rsidRPr="00B35312">
        <w:t>They were met immediately by the Director of Admissions, a woman named Ms. Carter. She shook Tom and Ellen's hands, then stepped around the desk to shake Patrick’s hand and directly address Nichole.</w:t>
      </w:r>
    </w:p>
    <w:p w14:paraId="1D367988" w14:textId="77777777" w:rsidR="00B35312" w:rsidRPr="00B35312" w:rsidRDefault="00B35312" w:rsidP="00573463">
      <w:r w:rsidRPr="00B35312">
        <w:t>"Nichole, Patrick, welcome," Ms. Carter said warmly. "We're so glad you're here. Let's head back to my office."</w:t>
      </w:r>
    </w:p>
    <w:p w14:paraId="4DE11C64" w14:textId="77777777" w:rsidR="00B35312" w:rsidRPr="00B35312" w:rsidRDefault="00B35312" w:rsidP="00573463">
      <w:r w:rsidRPr="00B35312">
        <w:t>Patrick steered the chair down the carpeted hallway. Already, this felt different than TechStream. Ms. Carter didn't look at Tom’s watch. She didn't try to hand them a free laptop.</w:t>
      </w:r>
    </w:p>
    <w:p w14:paraId="500AF4D4" w14:textId="77777777" w:rsidR="00B35312" w:rsidRPr="00B35312" w:rsidRDefault="00B35312" w:rsidP="00573463">
      <w:r w:rsidRPr="00B35312">
        <w:t>Inside her office, Ms. Carter sat down and pulled up their transcripts on her computer.</w:t>
      </w:r>
    </w:p>
    <w:p w14:paraId="4F5F5450" w14:textId="77777777" w:rsidR="00B35312" w:rsidRPr="00B35312" w:rsidRDefault="00B35312" w:rsidP="00573463">
      <w:r w:rsidRPr="00B35312">
        <w:t>"Excellent grades," she noted, looking at Nichole. "And your writing samples are fantastic. Now, Atlantic Coast Poly is a little different than a traditional school. We are SCHEV certified to operate, and we run on a five-week accelerated term. You take two classes at a time, hyper-focused, and then move on. You can get your Associate's degree, or even an accelerated Bachelor's, in just two and a half years."</w:t>
      </w:r>
    </w:p>
    <w:p w14:paraId="17325F1A" w14:textId="77777777" w:rsidR="00B35312" w:rsidRPr="00B35312" w:rsidRDefault="00B35312" w:rsidP="00573463">
      <w:r w:rsidRPr="00B35312">
        <w:t>"That sounds intense," Ellen said. "How does the school handle accommodations? Do you have a Disability Services Office?"</w:t>
      </w:r>
    </w:p>
    <w:p w14:paraId="02771A5A" w14:textId="77777777" w:rsidR="00B35312" w:rsidRPr="00B35312" w:rsidRDefault="00B35312" w:rsidP="00573463">
      <w:r w:rsidRPr="00B35312">
        <w:lastRenderedPageBreak/>
        <w:t>"We don't have a dedicated standalone office," Ms. Carter admitted frankly. "Because of our size, it falls under the Student Services umbrella. But we are extremely proactive. For instance, knowing Nichole uses a wheelchair, our scheduler would ensure that all of her classes for the term are on the same floor—say, the sixth floor. That way, Patrick, you wouldn't have to wait for the elevator between periods to get her to her next class on time."</w:t>
      </w:r>
    </w:p>
    <w:p w14:paraId="2E3AA120" w14:textId="77777777" w:rsidR="00B35312" w:rsidRPr="00B35312" w:rsidRDefault="00B35312" w:rsidP="00573463">
      <w:r w:rsidRPr="00B35312">
        <w:t>Nichole looked at Patrick. It was a thoughtful accommodation. It wasn't predatory. It was practical.</w:t>
      </w:r>
    </w:p>
    <w:p w14:paraId="1A440579" w14:textId="77777777" w:rsidR="00B35312" w:rsidRPr="00B35312" w:rsidRDefault="00B35312" w:rsidP="00573463">
      <w:r w:rsidRPr="00B35312">
        <w:t>"What about tuition?" Tom asked, his internal calculator always running.</w:t>
      </w:r>
    </w:p>
    <w:p w14:paraId="3E92A9F4" w14:textId="77777777" w:rsidR="00B35312" w:rsidRPr="00B35312" w:rsidRDefault="00B35312" w:rsidP="00573463">
      <w:r w:rsidRPr="00B35312">
        <w:t>Ms. Carter handed them a printed sheet. "We are a private institution, so it is an investment. The Bachelor's program runs about forty thousand dollars for the full two and a half years."</w:t>
      </w:r>
    </w:p>
    <w:p w14:paraId="1B8EDBEC" w14:textId="77777777" w:rsidR="00B35312" w:rsidRPr="00B35312" w:rsidRDefault="00B35312" w:rsidP="00573463">
      <w:r w:rsidRPr="00B35312">
        <w:t>Tom's eyebrows shot up. "Forty? Community College of Hampton Roads is a fraction of that. Even Virginia Dominion University is cheaper per semester for in-state students."</w:t>
      </w:r>
    </w:p>
    <w:p w14:paraId="52979DE3" w14:textId="77777777" w:rsidR="00B35312" w:rsidRPr="00B35312" w:rsidRDefault="00B35312" w:rsidP="00573463">
      <w:r w:rsidRPr="00B35312">
        <w:t>"True," Ms. Carter nodded, unoffended. "But VDU will take you four to five years. We get you into the workforce in half the time. We are career-focused."</w:t>
      </w:r>
    </w:p>
    <w:p w14:paraId="1D90ED4D" w14:textId="77777777" w:rsidR="00B35312" w:rsidRPr="00B35312" w:rsidRDefault="00B35312" w:rsidP="00573463">
      <w:r w:rsidRPr="00B35312">
        <w:t>Patrick picked up the brochure. He flipped to the back, looking at the fine print.</w:t>
      </w:r>
    </w:p>
    <w:p w14:paraId="5BEC62A9" w14:textId="77777777" w:rsidR="00B35312" w:rsidRPr="00B35312" w:rsidRDefault="00B35312" w:rsidP="00573463">
      <w:r w:rsidRPr="00B35312">
        <w:t>"Accredited by the ACICS," Patrick read. He looked up. "Is that the same accreditation as VDU?"</w:t>
      </w:r>
    </w:p>
    <w:p w14:paraId="1691D65F" w14:textId="77777777" w:rsidR="00B35312" w:rsidRPr="00B35312" w:rsidRDefault="00B35312" w:rsidP="00573463">
      <w:r w:rsidRPr="00B35312">
        <w:t>Ms. Carter hesitated for a microsecond. "It is a national accreditation, yes. VDU uses a regional accrediting body. They are different systems."</w:t>
      </w:r>
    </w:p>
    <w:p w14:paraId="73D9C058" w14:textId="77777777" w:rsidR="00B35312" w:rsidRPr="00B35312" w:rsidRDefault="00B35312" w:rsidP="00573463">
      <w:r w:rsidRPr="00B35312">
        <w:t>"So, if we did two years here and wanted to transfer to Virginia Dominion for a Master's degree... would the credits transfer?" Patrick asked.</w:t>
      </w:r>
    </w:p>
    <w:p w14:paraId="03B4D4E7" w14:textId="77777777" w:rsidR="00B35312" w:rsidRPr="00B35312" w:rsidRDefault="00B35312" w:rsidP="00573463">
      <w:r w:rsidRPr="00B35312">
        <w:t>"Regional colleges like VDU typically do not accept nationally accredited credits," Ms. Carter said gently.</w:t>
      </w:r>
    </w:p>
    <w:p w14:paraId="4B5848CE" w14:textId="77777777" w:rsidR="00B35312" w:rsidRPr="00B35312" w:rsidRDefault="00B35312" w:rsidP="00573463">
      <w:r w:rsidRPr="00B35312">
        <w:t>Patrick put the brochure down. It was the same trap as TechStream, just wearing a nicer suit.</w:t>
      </w:r>
    </w:p>
    <w:p w14:paraId="14EDEB18" w14:textId="77777777" w:rsidR="00B35312" w:rsidRPr="00B35312" w:rsidRDefault="00B35312" w:rsidP="00573463">
      <w:r w:rsidRPr="00B35312">
        <w:t>Patrick walked over to the office window, looking down at the Greenwich Road traffic five stories below. Nichole rolled up next to him, looking out at the parking lot.</w:t>
      </w:r>
    </w:p>
    <w:p w14:paraId="0660AC8C" w14:textId="77777777" w:rsidR="00B35312" w:rsidRPr="00B35312" w:rsidRDefault="00B35312" w:rsidP="00573463">
      <w:r w:rsidRPr="00B35312">
        <w:t>"Where are the dorms?" Patrick asked, looking out at the asphalt. "And the library?"</w:t>
      </w:r>
    </w:p>
    <w:p w14:paraId="45C82C82" w14:textId="77777777" w:rsidR="00B35312" w:rsidRPr="00B35312" w:rsidRDefault="00B35312" w:rsidP="00573463">
      <w:r w:rsidRPr="00B35312">
        <w:lastRenderedPageBreak/>
        <w:t>"Oh, we're a commuter campus," Ms. Carter said. "Most of our students work full-time. We don't have residence halls. You live close enough to commute daily, right? Patrick, you have your license?"</w:t>
      </w:r>
    </w:p>
    <w:p w14:paraId="2B60532A" w14:textId="77777777" w:rsidR="00B35312" w:rsidRPr="00B35312" w:rsidRDefault="00B35312" w:rsidP="00573463">
      <w:r w:rsidRPr="00B35312">
        <w:t>"I do," Patrick said. He looked down at Nichole.</w:t>
      </w:r>
    </w:p>
    <w:p w14:paraId="2963473A" w14:textId="77777777" w:rsidR="00B35312" w:rsidRPr="00B35312" w:rsidRDefault="00B35312" w:rsidP="00573463">
      <w:r w:rsidRPr="00B35312">
        <w:t>They had been sharing a bedroom for eighteen years. They had been fighting the school system for twelve. They were tired of the grind.</w:t>
      </w:r>
    </w:p>
    <w:p w14:paraId="60B05529" w14:textId="77777777" w:rsidR="00B35312" w:rsidRPr="00B35312" w:rsidRDefault="00B35312" w:rsidP="00573463">
      <w:r w:rsidRPr="00B35312">
        <w:t>They didn't want a "commuter campus." They didn't want to drive to an office building, take an elevator, sit in a room for four hours, and drive home to their childhood beds. They wanted independence. They wanted a quad. They wanted late-night pizza in a dorm room and the terrifying, wonderful freedom of living away from Mom and Dad.</w:t>
      </w:r>
    </w:p>
    <w:p w14:paraId="67BFDE9C" w14:textId="77777777" w:rsidR="00B35312" w:rsidRPr="00B35312" w:rsidRDefault="00B35312" w:rsidP="00573463">
      <w:r w:rsidRPr="00B35312">
        <w:t xml:space="preserve">They wanted the </w:t>
      </w:r>
      <w:r w:rsidRPr="00B35312">
        <w:rPr>
          <w:i/>
          <w:iCs/>
        </w:rPr>
        <w:t>authentic</w:t>
      </w:r>
      <w:r w:rsidRPr="00B35312">
        <w:t xml:space="preserve"> experience.</w:t>
      </w:r>
    </w:p>
    <w:p w14:paraId="46CBE2E9" w14:textId="77777777" w:rsidR="00B35312" w:rsidRPr="00B35312" w:rsidRDefault="00B35312" w:rsidP="00573463">
      <w:r w:rsidRPr="00B35312">
        <w:t>Nichole tapped Patrick's arm. He looked down. She gave a small, definitive shake of her head.</w:t>
      </w:r>
    </w:p>
    <w:p w14:paraId="16CCCF20" w14:textId="77777777" w:rsidR="00B35312" w:rsidRPr="00B35312" w:rsidRDefault="00B35312" w:rsidP="00573463">
      <w:r w:rsidRPr="00B35312">
        <w:t>"It's a really great program, Ms. Carter," Patrick said, turning back to the room. "And we appreciate the thought you put into the schedule. But... we want the four-year experience. We want to live on campus."</w:t>
      </w:r>
    </w:p>
    <w:p w14:paraId="4A32C73B" w14:textId="77777777" w:rsidR="00B35312" w:rsidRPr="00B35312" w:rsidRDefault="00B35312" w:rsidP="00573463">
      <w:r w:rsidRPr="00B35312">
        <w:t>Ms. Carter smiled, understanding immediately. "You want to be college kids."</w:t>
      </w:r>
    </w:p>
    <w:p w14:paraId="1911FCA6" w14:textId="77777777" w:rsidR="00B35312" w:rsidRPr="00B35312" w:rsidRDefault="00B35312" w:rsidP="00573463">
      <w:r w:rsidRPr="00B35312">
        <w:t>"Yeah," Patrick grinned. "We do."</w:t>
      </w:r>
    </w:p>
    <w:p w14:paraId="62163A74" w14:textId="77777777" w:rsidR="00B35312" w:rsidRPr="00B35312" w:rsidRDefault="00B35312" w:rsidP="00573463">
      <w:r w:rsidRPr="00B35312">
        <w:t>"Well, you can't get that on the sixth floor of an office building," Ms. Carter laughed, standing up to shake their hands again. "I wish you both the absolute best of luck."</w:t>
      </w:r>
    </w:p>
    <w:p w14:paraId="09CD5F4B" w14:textId="77777777" w:rsidR="00B35312" w:rsidRPr="00B35312" w:rsidRDefault="00B35312" w:rsidP="00573463">
      <w:r w:rsidRPr="00B35312">
        <w:t>As they took the elevator back down to the empty first-floor lobby, Tom folded up the ACP brochure.</w:t>
      </w:r>
    </w:p>
    <w:p w14:paraId="26CD69FC" w14:textId="77777777" w:rsidR="00B35312" w:rsidRPr="00B35312" w:rsidRDefault="00B35312" w:rsidP="00573463">
      <w:r w:rsidRPr="00B35312">
        <w:t>"Respectful," Tom summarized as the elevator hummed. "But way too expensive for credits that don't transfer."</w:t>
      </w:r>
    </w:p>
    <w:p w14:paraId="3167A2B1" w14:textId="77777777" w:rsidR="00B35312" w:rsidRPr="00B35312" w:rsidRDefault="00B35312" w:rsidP="00573463">
      <w:r w:rsidRPr="00B35312">
        <w:t>"And no campus," Patrick added, pushing the Titan out into the lobby. "Cross it off the list."</w:t>
      </w:r>
    </w:p>
    <w:p w14:paraId="6FD93857" w14:textId="77777777" w:rsidR="00B35312" w:rsidRPr="00B35312" w:rsidRDefault="00B35312" w:rsidP="00573463">
      <w:r w:rsidRPr="00B35312">
        <w:t>Ellen pulled out her color-coded spreadsheet as they walked back to the van. "Well. That leaves the big ones out of town. Roosevelt Rehab in Fishersville, and Putney College up in Vermont."</w:t>
      </w:r>
    </w:p>
    <w:p w14:paraId="7B534BDA" w14:textId="77777777" w:rsidR="00B35312" w:rsidRPr="00B35312" w:rsidRDefault="00B35312" w:rsidP="00573463">
      <w:r w:rsidRPr="00B35312">
        <w:t>Nichole tapped her VocaLink screen.</w:t>
      </w:r>
    </w:p>
    <w:p w14:paraId="236A7776" w14:textId="77F7B118" w:rsidR="00B35312" w:rsidRDefault="00B35312" w:rsidP="00573463">
      <w:r w:rsidRPr="00B35312">
        <w:t>"ROAD. TRIP."</w:t>
      </w:r>
    </w:p>
    <w:p w14:paraId="01B34359" w14:textId="77777777" w:rsidR="00E6682D" w:rsidRDefault="00E6682D" w:rsidP="00E6682D">
      <w:pPr>
        <w:pStyle w:val="Heading3"/>
      </w:pPr>
      <w:r w:rsidRPr="00E6682D">
        <w:lastRenderedPageBreak/>
        <w:t>Part 3: The Institution</w:t>
      </w:r>
    </w:p>
    <w:p w14:paraId="651C1740" w14:textId="062983D5" w:rsidR="00E6682D" w:rsidRPr="00E6682D" w:rsidRDefault="00E6682D" w:rsidP="00E6682D">
      <w:pPr>
        <w:pStyle w:val="Heading4"/>
      </w:pPr>
      <w:r w:rsidRPr="00E6682D">
        <w:rPr>
          <w:b/>
          <w:bCs/>
        </w:rPr>
        <w:t>Date:</w:t>
      </w:r>
      <w:r w:rsidRPr="00E6682D">
        <w:t xml:space="preserve"> June 15, 2003 </w:t>
      </w:r>
      <w:r w:rsidRPr="00E6682D">
        <w:rPr>
          <w:b/>
          <w:bCs/>
        </w:rPr>
        <w:t>Time:</w:t>
      </w:r>
      <w:r w:rsidRPr="00E6682D">
        <w:t xml:space="preserve"> 1:00 PM </w:t>
      </w:r>
      <w:r w:rsidRPr="00E6682D">
        <w:rPr>
          <w:b/>
          <w:bCs/>
        </w:rPr>
        <w:t>Location:</w:t>
      </w:r>
      <w:r w:rsidRPr="00E6682D">
        <w:t xml:space="preserve"> Roosevelt Rehabilitation Center (Fishersville, Virginia)</w:t>
      </w:r>
    </w:p>
    <w:p w14:paraId="01B4E186" w14:textId="77777777" w:rsidR="00E6682D" w:rsidRPr="00E6682D" w:rsidRDefault="00E6682D" w:rsidP="00573463">
      <w:r w:rsidRPr="00E6682D">
        <w:t>The drive to the Shenandoah Valley was beautiful, but the destination felt like a fortress.</w:t>
      </w:r>
    </w:p>
    <w:p w14:paraId="133C7B0B" w14:textId="77777777" w:rsidR="00E6682D" w:rsidRPr="00E6682D" w:rsidRDefault="00E6682D" w:rsidP="00573463">
      <w:r w:rsidRPr="00E6682D">
        <w:t>The Roosevelt Rehabilitation Center, run by the Department of Aging and Rehabilitative Services (DARS), was a sprawling campus of flat, functional brick buildings connected by covered concrete walkways. It didn't look like a college. It looked like a 1960s state hospital.</w:t>
      </w:r>
    </w:p>
    <w:p w14:paraId="124912AB" w14:textId="77777777" w:rsidR="00E6682D" w:rsidRPr="00E6682D" w:rsidRDefault="00E6682D" w:rsidP="00573463">
      <w:r w:rsidRPr="00E6682D">
        <w:t>They signed in at the front desk of the Administration building, where they were issued clip-on visitor badges. Their tour guide, a tall man named Mr. Henderson with a lanyard heavy with keys, greeted them.</w:t>
      </w:r>
    </w:p>
    <w:p w14:paraId="185DE10C" w14:textId="77777777" w:rsidR="00E6682D" w:rsidRPr="00E6682D" w:rsidRDefault="00E6682D" w:rsidP="00573463">
      <w:r w:rsidRPr="00E6682D">
        <w:t>"Welcome to Roosevelt," Henderson said briskly. "We are the premier facility for functional independence and vocational training in the state." He looked down at Patrick, whose hands were firmly gripped on the push handles of Nichole's purple Titan AeroMotion.</w:t>
      </w:r>
    </w:p>
    <w:p w14:paraId="648F424E" w14:textId="77777777" w:rsidR="00E6682D" w:rsidRPr="00E6682D" w:rsidRDefault="00E6682D" w:rsidP="00573463">
      <w:r w:rsidRPr="00E6682D">
        <w:t>"We have plenty of ramps," Henderson noted. "But you won't need to push her, Patrick. Our staff mobility aides can relieve you of that burden for the tour."</w:t>
      </w:r>
    </w:p>
    <w:p w14:paraId="66EF85F9" w14:textId="50D71923" w:rsidR="00E6682D" w:rsidRPr="00E6682D" w:rsidRDefault="00E6682D" w:rsidP="00573463">
      <w:r w:rsidRPr="00E6682D">
        <w:t xml:space="preserve">Patrick’s grip tightened on the black rubber handles. "It's not a burden. I </w:t>
      </w:r>
      <w:r w:rsidR="00ED358C">
        <w:t>steer</w:t>
      </w:r>
      <w:r w:rsidRPr="00E6682D">
        <w:t>."</w:t>
      </w:r>
    </w:p>
    <w:p w14:paraId="0DF380EB" w14:textId="77777777" w:rsidR="00E6682D" w:rsidRPr="00E6682D" w:rsidRDefault="00E6682D" w:rsidP="00573463">
      <w:r w:rsidRPr="00E6682D">
        <w:t>Henderson blinked, but nodded. "Suit yourself. Let's start with the residential units. For Nichole's level of care, she would be placed in Rothrock Hall."</w:t>
      </w:r>
    </w:p>
    <w:p w14:paraId="51A57A95" w14:textId="44B71CBC" w:rsidR="00E6682D" w:rsidRPr="00E6682D" w:rsidRDefault="00E6682D" w:rsidP="00573463">
      <w:r w:rsidRPr="00E6682D">
        <w:t xml:space="preserve">Patrick pushed Nichole down the long, </w:t>
      </w:r>
      <w:r w:rsidR="00BB56AB">
        <w:t xml:space="preserve">hallway connecting the </w:t>
      </w:r>
      <w:r w:rsidR="00D74101">
        <w:t>front desk to the Rothrock lobby</w:t>
      </w:r>
      <w:r w:rsidRPr="00E6682D">
        <w:t>. The air inside Rothrock Hall was heavily climate-controlled and smelled of industrial floor wax and cafeteria meatloaf. It was the "medical" dorm.</w:t>
      </w:r>
    </w:p>
    <w:p w14:paraId="545C7D58" w14:textId="77777777" w:rsidR="00E6682D" w:rsidRPr="00E6682D" w:rsidRDefault="00E6682D" w:rsidP="00573463">
      <w:r w:rsidRPr="00E6682D">
        <w:t>"Rothrock is for our clients with significant physical or medical support needs," Henderson explained, gesturing down a wide hallway lined with handrails. "It is fully staffed 24/7 by trained Personal Care Assistants and nurses. They handle all transfers, showering, and grooming. Nichole would have a female roommate with similar needs, and the aides would take complete care of her."</w:t>
      </w:r>
    </w:p>
    <w:p w14:paraId="7B41834A" w14:textId="77777777" w:rsidR="00E6682D" w:rsidRPr="00E6682D" w:rsidRDefault="00E6682D" w:rsidP="00573463">
      <w:r w:rsidRPr="00E6682D">
        <w:t>Nichole stared at the sterile hallway. Nurses in scrubs were walking by, pushing medication carts. It was a hospital.</w:t>
      </w:r>
    </w:p>
    <w:p w14:paraId="1B56A46C" w14:textId="77777777" w:rsidR="00E6682D" w:rsidRPr="00E6682D" w:rsidRDefault="00E6682D" w:rsidP="00573463">
      <w:r w:rsidRPr="00E6682D">
        <w:t xml:space="preserve">The idea of strangers handling her—lifting her with mechanical hoists, dressing her with clinical detachment—made her stomach clench. Her chin dropped to her chest. Her shoulders hunched up to her ears. </w:t>
      </w:r>
      <w:r w:rsidRPr="00E6682D">
        <w:rPr>
          <w:i/>
          <w:iCs/>
        </w:rPr>
        <w:t>Turtle Mode</w:t>
      </w:r>
      <w:r w:rsidRPr="00E6682D">
        <w:t>. She started to click her tongue against the roof of her mouth, a rhythmic distress signal.</w:t>
      </w:r>
    </w:p>
    <w:p w14:paraId="65EE847F" w14:textId="77777777" w:rsidR="00E6682D" w:rsidRPr="00E6682D" w:rsidRDefault="00E6682D" w:rsidP="00573463">
      <w:r w:rsidRPr="00E6682D">
        <w:lastRenderedPageBreak/>
        <w:t>"Now, Patrick," Henderson continued, oblivious to the girl in the chair, "you would be placed in Barnett Hall."</w:t>
      </w:r>
    </w:p>
    <w:p w14:paraId="0A5DDDFF" w14:textId="77777777" w:rsidR="00E6682D" w:rsidRPr="00E6682D" w:rsidRDefault="00E6682D" w:rsidP="00573463">
      <w:r w:rsidRPr="00E6682D">
        <w:t>"Another building?" Ellen asked, her brow furrowing.</w:t>
      </w:r>
    </w:p>
    <w:p w14:paraId="4E1A3BA7" w14:textId="77777777" w:rsidR="00E6682D" w:rsidRPr="00E6682D" w:rsidRDefault="00E6682D" w:rsidP="00573463">
      <w:r w:rsidRPr="00E6682D">
        <w:t>"Yes," Henderson said as they walked outside toward a neighboring brick building. "Barnett is for clients starting out. It's a Level 2 privilege dorm. That means Patrick would need a signed hall pass to leave the campus, and he'd have a strict 11:00 PM curfew."</w:t>
      </w:r>
    </w:p>
    <w:p w14:paraId="5F6F6276" w14:textId="77777777" w:rsidR="00E6682D" w:rsidRPr="00E6682D" w:rsidRDefault="00E6682D" w:rsidP="00573463">
      <w:r w:rsidRPr="00E6682D">
        <w:t>"Curfew?" Patrick asked. "I'm eighteen."</w:t>
      </w:r>
    </w:p>
    <w:p w14:paraId="4F213F2E" w14:textId="77777777" w:rsidR="00E6682D" w:rsidRPr="00E6682D" w:rsidRDefault="00E6682D" w:rsidP="00573463">
      <w:r w:rsidRPr="00E6682D">
        <w:t>"It's a structured environment," Henderson said. "Eventually, you could earn Level 3 or 4 privileges and move into Carter-Ashley Hall. Level 3s don't need hall passes. Level 4s can come and go as they please, and even have opposite-gender visitation between 6:00 PM and 11:00 PM."</w:t>
      </w:r>
    </w:p>
    <w:p w14:paraId="49819A48" w14:textId="77777777" w:rsidR="00E6682D" w:rsidRPr="00E6682D" w:rsidRDefault="00E6682D" w:rsidP="00573463">
      <w:r w:rsidRPr="00E6682D">
        <w:t>"So, I could visit Nichole?" Patrick asked.</w:t>
      </w:r>
    </w:p>
    <w:p w14:paraId="0C089C71" w14:textId="77777777" w:rsidR="00E6682D" w:rsidRPr="00E6682D" w:rsidRDefault="00E6682D" w:rsidP="00573463">
      <w:r w:rsidRPr="00E6682D">
        <w:t>"No," Henderson said firmly. "That rule is for Carter-Ashley residents only. Rothrock Hall is strictly secured. No male clients are allowed in Rothrock at any time, not even the lobby. And Rothrock clients are not allowed in Barnett or Carter. It’s a liability issue."</w:t>
      </w:r>
    </w:p>
    <w:p w14:paraId="41665E30" w14:textId="77777777" w:rsidR="00E6682D" w:rsidRPr="00E6682D" w:rsidRDefault="00E6682D" w:rsidP="00573463">
      <w:r w:rsidRPr="00E6682D">
        <w:t>Patrick stopped the wheelchair dead in the middle of the sidewalk.</w:t>
      </w:r>
    </w:p>
    <w:p w14:paraId="0F3827B0" w14:textId="77777777" w:rsidR="00E6682D" w:rsidRPr="00E6682D" w:rsidRDefault="00E6682D" w:rsidP="00573463">
      <w:r w:rsidRPr="00E6682D">
        <w:t>"Wait," Patrick said. "I can't go to her room? And she can't come to mine?"</w:t>
      </w:r>
    </w:p>
    <w:p w14:paraId="78575304" w14:textId="77777777" w:rsidR="00E6682D" w:rsidRPr="00E6682D" w:rsidRDefault="00E6682D" w:rsidP="00573463">
      <w:r w:rsidRPr="00E6682D">
        <w:t>"Correct," Henderson nodded. "The dorm suites are strictly same-gender. You would see each other at lunch, dinner, and during unstructured time in the common areas or the Rec Hall. But otherwise, you sleep and live apart."</w:t>
      </w:r>
    </w:p>
    <w:p w14:paraId="4918B69D" w14:textId="77777777" w:rsidR="00E6682D" w:rsidRPr="00E6682D" w:rsidRDefault="00E6682D" w:rsidP="00573463">
      <w:r w:rsidRPr="00E6682D">
        <w:t>Nichole squeezed her eyes shut. She couldn't breathe.</w:t>
      </w:r>
    </w:p>
    <w:p w14:paraId="5422901B" w14:textId="1F372A73" w:rsidR="00E6682D" w:rsidRPr="00E6682D" w:rsidRDefault="00E6682D" w:rsidP="00573463">
      <w:r w:rsidRPr="00E6682D">
        <w:t xml:space="preserve">They had shared a bed </w:t>
      </w:r>
      <w:r w:rsidR="0024323E">
        <w:t>for as long as</w:t>
      </w:r>
      <w:r w:rsidRPr="00E6682D">
        <w:t xml:space="preserve"> they </w:t>
      </w:r>
      <w:r w:rsidR="0024323E">
        <w:t>could remember</w:t>
      </w:r>
      <w:r w:rsidRPr="00E6682D">
        <w:t>. Patrick knew when she stopped breathing in the night. Patrick knew how to stretch her legs when the spasticity cramped her muscles at 2:00 AM. A night-shift nurse wasn't going to cuddle her to keep her warm. A nurse wasn't her brother.</w:t>
      </w:r>
    </w:p>
    <w:p w14:paraId="4CFF4B4D" w14:textId="77777777" w:rsidR="00E6682D" w:rsidRPr="00E6682D" w:rsidRDefault="00E6682D" w:rsidP="00573463">
      <w:r w:rsidRPr="00E6682D">
        <w:t>Nichole slapped her armrest. Hard.</w:t>
      </w:r>
    </w:p>
    <w:p w14:paraId="78F8AD99" w14:textId="77777777" w:rsidR="00E6682D" w:rsidRPr="00E6682D" w:rsidRDefault="00E6682D" w:rsidP="00573463">
      <w:r w:rsidRPr="00E6682D">
        <w:t>"It's a dealbreaker," Tom said immediately, reading his daughter's panic. "They are a package deal."</w:t>
      </w:r>
    </w:p>
    <w:p w14:paraId="7728C49C" w14:textId="77777777" w:rsidR="00E6682D" w:rsidRPr="00E6682D" w:rsidRDefault="00E6682D" w:rsidP="00573463">
      <w:r w:rsidRPr="00E6682D">
        <w:t>"We encourage independence here," Henderson said stiffly. "Separation is healthy. Let me show you the Rec Hall. You'll see how robust our social scene is."</w:t>
      </w:r>
    </w:p>
    <w:p w14:paraId="720B8297" w14:textId="77777777" w:rsidR="00E6682D" w:rsidRPr="00E6682D" w:rsidRDefault="00E6682D" w:rsidP="00573463">
      <w:r w:rsidRPr="00E6682D">
        <w:lastRenderedPageBreak/>
        <w:t>Patrick pushed Nichole toward the massive gymnasium complex, his bad leg throbbing from the tension. He leaned over the back of her chair. "I'm right here," he whispered. "I'm not leaving you."</w:t>
      </w:r>
    </w:p>
    <w:p w14:paraId="3E9DC6AD" w14:textId="77777777" w:rsidR="00E6682D" w:rsidRPr="00E6682D" w:rsidRDefault="00E6682D" w:rsidP="00573463">
      <w:r w:rsidRPr="00E6682D">
        <w:t>The Rec Hall was a cavernous space filled with pool tables, arcade games, and a lounge area. It was loud and chaotic, echoing with the shouts of a hundred clients.</w:t>
      </w:r>
    </w:p>
    <w:p w14:paraId="45DBC35F" w14:textId="77777777" w:rsidR="00E6682D" w:rsidRPr="00E6682D" w:rsidRDefault="00E6682D" w:rsidP="00573463">
      <w:r w:rsidRPr="00E6682D">
        <w:t>Suddenly, a shout cut through the noise.</w:t>
      </w:r>
    </w:p>
    <w:p w14:paraId="1AE2FC44" w14:textId="77777777" w:rsidR="00E6682D" w:rsidRPr="00E6682D" w:rsidRDefault="00E6682D" w:rsidP="00573463">
      <w:r w:rsidRPr="00E6682D">
        <w:t>"You looking at my girl?!"</w:t>
      </w:r>
    </w:p>
    <w:p w14:paraId="10F46DA2" w14:textId="77777777" w:rsidR="00E6682D" w:rsidRPr="00E6682D" w:rsidRDefault="00E6682D" w:rsidP="00573463">
      <w:r w:rsidRPr="00E6682D">
        <w:t>Near the vending machines, a massive guy with a shaved head shoved a smaller guy against the brick wall. The smaller guy pushed back. Instantly, fists were flying.</w:t>
      </w:r>
    </w:p>
    <w:p w14:paraId="0C1EAAC9" w14:textId="77777777" w:rsidR="00E6682D" w:rsidRPr="00E6682D" w:rsidRDefault="00E6682D" w:rsidP="00573463">
      <w:r w:rsidRPr="00E6682D">
        <w:t>Bodies crashed into a metal folding table. A girl screamed.</w:t>
      </w:r>
    </w:p>
    <w:p w14:paraId="0F8A86B6" w14:textId="77777777" w:rsidR="00E6682D" w:rsidRPr="00E6682D" w:rsidRDefault="00E6682D" w:rsidP="00573463">
      <w:r w:rsidRPr="00E6682D">
        <w:t>Nichole’s eyes went wide. The violence was sudden and explosive, the noise bouncing off the cinderblock walls. A stray soda can skittered across the floor, crashing against her front caster.</w:t>
      </w:r>
    </w:p>
    <w:p w14:paraId="505EB59B" w14:textId="77777777" w:rsidR="00E6682D" w:rsidRPr="00E6682D" w:rsidRDefault="00E6682D" w:rsidP="00573463">
      <w:r w:rsidRPr="00E6682D">
        <w:t>She panicked. She couldn't fight. She couldn't run.</w:t>
      </w:r>
    </w:p>
    <w:p w14:paraId="5C69CBB5" w14:textId="77777777" w:rsidR="00E6682D" w:rsidRPr="00E6682D" w:rsidRDefault="00E6682D" w:rsidP="00573463">
      <w:r w:rsidRPr="00E6682D">
        <w:t>She reached back blindly, grabbing Patrick’s hand. She tapped her VocaLink screen frantically.</w:t>
      </w:r>
    </w:p>
    <w:p w14:paraId="61B8B4C5" w14:textId="77777777" w:rsidR="00E6682D" w:rsidRPr="00E6682D" w:rsidRDefault="00E6682D" w:rsidP="00573463">
      <w:r w:rsidRPr="00E6682D">
        <w:t>"GO. GO. GO."</w:t>
      </w:r>
    </w:p>
    <w:p w14:paraId="05FBD77D" w14:textId="77777777" w:rsidR="00E6682D" w:rsidRPr="00E6682D" w:rsidRDefault="00E6682D" w:rsidP="00573463">
      <w:r w:rsidRPr="00E6682D">
        <w:t>"Armor up!" Patrick yelled. He didn't wait for Henderson. He didn't wait for the security guards running across the floor.</w:t>
      </w:r>
    </w:p>
    <w:p w14:paraId="29869BCC" w14:textId="77777777" w:rsidR="00E6682D" w:rsidRPr="00E6682D" w:rsidRDefault="00E6682D" w:rsidP="00573463">
      <w:r w:rsidRPr="00E6682D">
        <w:t>Patrick pulled back on the handles, popping the casters into the air, and spun the heavy chair in a 180-degree turn. He bolted for the exit doors, using his body to shield her from the chaos, pushing her out into the safety of the summer air. Tom and Ellen were right behind them.</w:t>
      </w:r>
    </w:p>
    <w:p w14:paraId="2C139C3B" w14:textId="77777777" w:rsidR="00E6682D" w:rsidRPr="00E6682D" w:rsidRDefault="00E6682D" w:rsidP="00573463">
      <w:r w:rsidRPr="00E6682D">
        <w:t>Henderson jogged out a minute later, looking flustered. "I apologize. That... rarely happens. Emotions run high in the summer intake."</w:t>
      </w:r>
    </w:p>
    <w:p w14:paraId="075D42FA" w14:textId="77777777" w:rsidR="00E6682D" w:rsidRPr="00E6682D" w:rsidRDefault="00E6682D" w:rsidP="00573463">
      <w:r w:rsidRPr="00E6682D">
        <w:t>"We're leaving," Ellen said, her hands shaking with rage.</w:t>
      </w:r>
    </w:p>
    <w:p w14:paraId="1FDF257F" w14:textId="77777777" w:rsidR="00E6682D" w:rsidRPr="00E6682D" w:rsidRDefault="00E6682D" w:rsidP="00573463">
      <w:r w:rsidRPr="00E6682D">
        <w:t>"Please, we haven't even discussed the vocational tracks!" Henderson pleaded, trying to salvage the tour. "We have wonderful placement programs. Based on Nichole's limitations, we could train her to be a door greeter at ValuMart. Very minimal physical requirements. And Patrick, with your mobility, you'd be a perfect fit for our Food Service prep program!"</w:t>
      </w:r>
    </w:p>
    <w:p w14:paraId="4EAE4736" w14:textId="77777777" w:rsidR="00E6682D" w:rsidRPr="00E6682D" w:rsidRDefault="00E6682D" w:rsidP="00573463">
      <w:r w:rsidRPr="00E6682D">
        <w:lastRenderedPageBreak/>
        <w:t>Patrick stared at the man. The adrenaline from the fight drained away, leaving a cold, sharp fury.</w:t>
      </w:r>
    </w:p>
    <w:p w14:paraId="0EEEC6CD" w14:textId="77777777" w:rsidR="00E6682D" w:rsidRPr="00E6682D" w:rsidRDefault="00E6682D" w:rsidP="00573463">
      <w:r w:rsidRPr="00E6682D">
        <w:t>ValuMart greeter.</w:t>
      </w:r>
    </w:p>
    <w:p w14:paraId="794D5453" w14:textId="77777777" w:rsidR="00E6682D" w:rsidRPr="00E6682D" w:rsidRDefault="00E6682D" w:rsidP="00573463">
      <w:r w:rsidRPr="00E6682D">
        <w:t>Twelve years of fighting for inclusion. Twelve years of reading Shakespeare, writing code, taking AP classes, and dreaming of the future. And this state-run machine looked at them and saw a door greeter and a cafeteria worker who needed to be locked in separate buildings.</w:t>
      </w:r>
    </w:p>
    <w:p w14:paraId="26A8FAA7" w14:textId="77777777" w:rsidR="00E6682D" w:rsidRPr="00E6682D" w:rsidRDefault="00E6682D" w:rsidP="00573463">
      <w:r w:rsidRPr="00E6682D">
        <w:t>Nichole reached up and adjusted her glasses. She didn't hum. She didn't click her tongue. The fear was gone, replaced by a pure, twin-matched indignation.</w:t>
      </w:r>
    </w:p>
    <w:p w14:paraId="3BA48DF1" w14:textId="77777777" w:rsidR="00E6682D" w:rsidRPr="00E6682D" w:rsidRDefault="00E6682D" w:rsidP="00573463">
      <w:r w:rsidRPr="00E6682D">
        <w:t>She tapped the screen.</w:t>
      </w:r>
    </w:p>
    <w:p w14:paraId="32E63603" w14:textId="77777777" w:rsidR="00E6682D" w:rsidRPr="00E6682D" w:rsidRDefault="00E6682D" w:rsidP="00573463">
      <w:r w:rsidRPr="00E6682D">
        <w:t>"INSULTING."</w:t>
      </w:r>
    </w:p>
    <w:p w14:paraId="44B2D44D" w14:textId="77777777" w:rsidR="00E6682D" w:rsidRPr="00E6682D" w:rsidRDefault="00E6682D" w:rsidP="00573463">
      <w:r w:rsidRPr="00E6682D">
        <w:t>"Yeah," Patrick agreed, his voice a low growl. He looked at Henderson. "She's a writer. I'm an engineer. And we don't need your passes."</w:t>
      </w:r>
    </w:p>
    <w:p w14:paraId="1B876531" w14:textId="77777777" w:rsidR="00E6682D" w:rsidRPr="00E6682D" w:rsidRDefault="00E6682D" w:rsidP="00573463">
      <w:r w:rsidRPr="00E6682D">
        <w:t>"Let's go," Tom said, his voice absolute.</w:t>
      </w:r>
    </w:p>
    <w:p w14:paraId="3441CCC3" w14:textId="77777777" w:rsidR="00E6682D" w:rsidRPr="00E6682D" w:rsidRDefault="00E6682D" w:rsidP="00573463">
      <w:r w:rsidRPr="00E6682D">
        <w:t>They didn't sign out. Patrick pushed Nichole all the way to the van, leaving the fortress of Fishersville behind. As Tom put the van in drive, Ellen pulled out the color-coded spreadsheet. She took a thick black marker and violently crossed out the line for the Roosevelt Center.</w:t>
      </w:r>
    </w:p>
    <w:p w14:paraId="0479CE06" w14:textId="41B4287F" w:rsidR="00E6682D" w:rsidRDefault="00E6682D" w:rsidP="00573463">
      <w:r w:rsidRPr="00E6682D">
        <w:t>"Well," Ellen said, taking a deep breath. "Vermont is next."</w:t>
      </w:r>
    </w:p>
    <w:p w14:paraId="5BF131C7" w14:textId="77777777" w:rsidR="004F6F65" w:rsidRDefault="004F6F65" w:rsidP="004F6F65">
      <w:pPr>
        <w:pStyle w:val="Heading3"/>
      </w:pPr>
      <w:r w:rsidRPr="004F6F65">
        <w:t>Part 4: The Thirteen-Hour Problem</w:t>
      </w:r>
    </w:p>
    <w:p w14:paraId="5B718F51" w14:textId="48A0CD4F" w:rsidR="004F6F65" w:rsidRPr="004F6F65" w:rsidRDefault="004F6F65" w:rsidP="004F6F65">
      <w:pPr>
        <w:pStyle w:val="Heading4"/>
      </w:pPr>
      <w:r w:rsidRPr="004F6F65">
        <w:rPr>
          <w:b/>
          <w:bCs/>
        </w:rPr>
        <w:t>Date:</w:t>
      </w:r>
      <w:r w:rsidRPr="004F6F65">
        <w:t xml:space="preserve"> June 15, 2003 </w:t>
      </w:r>
      <w:r w:rsidRPr="004F6F65">
        <w:rPr>
          <w:b/>
          <w:bCs/>
        </w:rPr>
        <w:t>Time:</w:t>
      </w:r>
      <w:r w:rsidRPr="004F6F65">
        <w:t xml:space="preserve"> 6:30 PM </w:t>
      </w:r>
      <w:r w:rsidRPr="004F6F65">
        <w:rPr>
          <w:b/>
          <w:bCs/>
        </w:rPr>
        <w:t>Location:</w:t>
      </w:r>
      <w:r w:rsidRPr="004F6F65">
        <w:t xml:space="preserve"> The Eastbound Interstate (En Route to Virginia Beach)</w:t>
      </w:r>
    </w:p>
    <w:p w14:paraId="2E93F61C" w14:textId="77777777" w:rsidR="004F6F65" w:rsidRPr="004F6F65" w:rsidRDefault="004F6F65" w:rsidP="00573463">
      <w:r w:rsidRPr="004F6F65">
        <w:t>The interior of the heavy transport van was quiet, save for the hum of the tires on the asphalt. The western mountains were shrinking in the rearview mirror as Tom drove them back toward the coast.</w:t>
      </w:r>
    </w:p>
    <w:p w14:paraId="7D556849" w14:textId="77777777" w:rsidR="004F6F65" w:rsidRPr="004F6F65" w:rsidRDefault="004F6F65" w:rsidP="00573463">
      <w:r w:rsidRPr="004F6F65">
        <w:t>In the back, Nichole was reclined as far as the Titan AeroMotion would allow. The adrenaline from the fight at the rehab center’s recreation hall had finally burned off, leaving her exhausted. Her muscles were tight, and her legs twitched with residual spasticity.</w:t>
      </w:r>
    </w:p>
    <w:p w14:paraId="508EA9BC" w14:textId="77777777" w:rsidR="004F6F65" w:rsidRPr="004F6F65" w:rsidRDefault="004F6F65" w:rsidP="00573463">
      <w:r w:rsidRPr="004F6F65">
        <w:t>Patrick was sitting in the bench seat next to her. He had unbuckled her chest strap to let her breathe, his hand resting on her knee to anchor the spasms.</w:t>
      </w:r>
    </w:p>
    <w:p w14:paraId="0C127CD3" w14:textId="77777777" w:rsidR="004F6F65" w:rsidRPr="004F6F65" w:rsidRDefault="004F6F65" w:rsidP="00573463">
      <w:r w:rsidRPr="004F6F65">
        <w:lastRenderedPageBreak/>
        <w:t>Up front, Ellen had the dome light on. The color-coded spreadsheet was spread across her lap. Roosevelt was crossed out in thick, angry black ink. The local tech schools were already eliminated.</w:t>
      </w:r>
    </w:p>
    <w:p w14:paraId="3C4B50DE" w14:textId="77777777" w:rsidR="004F6F65" w:rsidRPr="004F6F65" w:rsidRDefault="004F6F65" w:rsidP="00573463">
      <w:r w:rsidRPr="004F6F65">
        <w:t>"Well," Ellen said, rubbing her temples. "Virginia is officially a bust. The private business schools are predatory, the state rehab center is a prison, and the regular community colleges don't have dorms. That leaves the out-of-state list."</w:t>
      </w:r>
    </w:p>
    <w:p w14:paraId="306A208D" w14:textId="77777777" w:rsidR="004F6F65" w:rsidRPr="004F6F65" w:rsidRDefault="004F6F65" w:rsidP="00573463">
      <w:r w:rsidRPr="004F6F65">
        <w:t>Tom glanced at the rearview mirror. "Putney College. The open house is next Wednesday."</w:t>
      </w:r>
    </w:p>
    <w:p w14:paraId="726F9B22" w14:textId="77777777" w:rsidR="004F6F65" w:rsidRPr="004F6F65" w:rsidRDefault="004F6F65" w:rsidP="00573463">
      <w:r w:rsidRPr="004F6F65">
        <w:t>Ellen flipped the page on her clipboard. "Vermont. I’ve been looking at the route. If we want to avoid the massive toll bridges and the metropolitan gridlock up north, we have to swing way out west. It’s going to be a thirteen-hour drive. Minimum."</w:t>
      </w:r>
    </w:p>
    <w:p w14:paraId="3E9F665B" w14:textId="77777777" w:rsidR="004F6F65" w:rsidRPr="004F6F65" w:rsidRDefault="004F6F65" w:rsidP="00573463">
      <w:r w:rsidRPr="004F6F65">
        <w:t>Nichole opened her eyes. Thirteen hours in the van. The thought made her tailbone ache.</w:t>
      </w:r>
    </w:p>
    <w:p w14:paraId="04268668" w14:textId="77777777" w:rsidR="004F6F65" w:rsidRPr="004F6F65" w:rsidRDefault="004F6F65" w:rsidP="00573463">
      <w:r w:rsidRPr="004F6F65">
        <w:t>"It's a specialized campus, though," Ellen said, trying to sound optimistic. "It's built for accessibility."</w:t>
      </w:r>
    </w:p>
    <w:p w14:paraId="54FEF2FC" w14:textId="77777777" w:rsidR="004F6F65" w:rsidRPr="004F6F65" w:rsidRDefault="004F6F65" w:rsidP="00573463">
      <w:r w:rsidRPr="004F6F65">
        <w:t>"But what's the philosophy?" Patrick asked from the back. "Are they going to do the same thing Roosevelt did? Separate the genders and push the 'independent living' stuff with a bunch of random aides?"</w:t>
      </w:r>
    </w:p>
    <w:p w14:paraId="53BC9805" w14:textId="77777777" w:rsidR="004F6F65" w:rsidRPr="004F6F65" w:rsidRDefault="004F6F65" w:rsidP="00573463">
      <w:r w:rsidRPr="004F6F65">
        <w:t>"It's possible," Ellen sighed. "It's the standard model for these specialty colleges. There's another one down in Florida—Sunstate College—and a big state school out in Ohio that has underground tunnels so students never have to push through the snow. But they all use that same attendant-care model. They think the family is a crutch."</w:t>
      </w:r>
    </w:p>
    <w:p w14:paraId="0520D5EE" w14:textId="77777777" w:rsidR="004F6F65" w:rsidRPr="004F6F65" w:rsidRDefault="004F6F65" w:rsidP="00573463">
      <w:r w:rsidRPr="004F6F65">
        <w:t>"We're not a crutch," Patrick said, his hand tightening on Nichole’s knee. "We're a machine."</w:t>
      </w:r>
    </w:p>
    <w:p w14:paraId="57BBC455" w14:textId="77777777" w:rsidR="004F6F65" w:rsidRPr="004F6F65" w:rsidRDefault="004F6F65" w:rsidP="00573463">
      <w:r w:rsidRPr="004F6F65">
        <w:t>Nichole stared at the ceiling of the van. Ohio. Vermont. Florida. Thirteen hours in a van just to go to another segregated campus.</w:t>
      </w:r>
    </w:p>
    <w:p w14:paraId="5967C58C" w14:textId="77777777" w:rsidR="004F6F65" w:rsidRPr="004F6F65" w:rsidRDefault="004F6F65" w:rsidP="00573463">
      <w:r w:rsidRPr="004F6F65">
        <w:t>She reached for the VocaLink. The screen glowed in the dark of the van.</w:t>
      </w:r>
    </w:p>
    <w:p w14:paraId="7D126F70" w14:textId="77777777" w:rsidR="004F6F65" w:rsidRPr="004F6F65" w:rsidRDefault="004F6F65" w:rsidP="00573463">
      <w:r w:rsidRPr="004F6F65">
        <w:t>"TIRED."</w:t>
      </w:r>
    </w:p>
    <w:p w14:paraId="474A04E3" w14:textId="77777777" w:rsidR="004F6F65" w:rsidRPr="004F6F65" w:rsidRDefault="004F6F65" w:rsidP="00573463">
      <w:r w:rsidRPr="004F6F65">
        <w:t>"I know, baby," Ellen said gently from the front seat. "We'll get a good week of rest at home before we pack up for Vermont."</w:t>
      </w:r>
    </w:p>
    <w:p w14:paraId="7DAA5333" w14:textId="77777777" w:rsidR="004F6F65" w:rsidRPr="004F6F65" w:rsidRDefault="004F6F65" w:rsidP="00573463">
      <w:r w:rsidRPr="004F6F65">
        <w:t>"NO. MORE. LABS."</w:t>
      </w:r>
    </w:p>
    <w:p w14:paraId="0A46CA76" w14:textId="77777777" w:rsidR="004F6F65" w:rsidRPr="004F6F65" w:rsidRDefault="004F6F65" w:rsidP="00573463">
      <w:r w:rsidRPr="004F6F65">
        <w:t>Patrick looked at the screen. "Labs?"</w:t>
      </w:r>
    </w:p>
    <w:p w14:paraId="58D1B8F4" w14:textId="6DCA49DF" w:rsidR="004F6F65" w:rsidRPr="004F6F65" w:rsidRDefault="004F6F65" w:rsidP="00573463">
      <w:r w:rsidRPr="004F6F65">
        <w:t xml:space="preserve">Nichole clicked her tongue. She tapped the </w:t>
      </w:r>
      <w:r w:rsidR="0090193E">
        <w:t>keyboard</w:t>
      </w:r>
      <w:r w:rsidRPr="004F6F65">
        <w:t xml:space="preserve"> again.</w:t>
      </w:r>
    </w:p>
    <w:p w14:paraId="00B1494D" w14:textId="77777777" w:rsidR="004F6F65" w:rsidRPr="004F6F65" w:rsidRDefault="004F6F65" w:rsidP="00573463">
      <w:r w:rsidRPr="004F6F65">
        <w:lastRenderedPageBreak/>
        <w:t>"WANT. NORMAL."</w:t>
      </w:r>
    </w:p>
    <w:p w14:paraId="2C55CE97" w14:textId="77777777" w:rsidR="004F6F65" w:rsidRPr="004F6F65" w:rsidRDefault="004F6F65" w:rsidP="00573463">
      <w:r w:rsidRPr="004F6F65">
        <w:t>"Normal," Patrick repeated. He looked out the window at the familiar green highway signs marking the distance to the Tidewater region.</w:t>
      </w:r>
    </w:p>
    <w:p w14:paraId="72E3327F" w14:textId="77777777" w:rsidR="004F6F65" w:rsidRPr="004F6F65" w:rsidRDefault="004F6F65" w:rsidP="00573463">
      <w:r w:rsidRPr="004F6F65">
        <w:t>"We've been looking at this backwards," Patrick said to his parents. "We keep looking for schools that cater to disabilities, thinking they'll understand us. But they don't. They treat her like a lab experiment. They have rigid protocols and liability lawyers."</w:t>
      </w:r>
    </w:p>
    <w:p w14:paraId="11152DF5" w14:textId="77777777" w:rsidR="004F6F65" w:rsidRPr="004F6F65" w:rsidRDefault="004F6F65" w:rsidP="00573463">
      <w:r w:rsidRPr="004F6F65">
        <w:t>"So what do we do?" Tom asked. "Cancel Vermont?"</w:t>
      </w:r>
    </w:p>
    <w:p w14:paraId="7490DCF4" w14:textId="77777777" w:rsidR="004F6F65" w:rsidRPr="004F6F65" w:rsidRDefault="004F6F65" w:rsidP="00573463">
      <w:r w:rsidRPr="004F6F65">
        <w:t>"No, we go to Vermont," Patrick said. "We give it a shot. But if it's just another version of what we saw today... then we look at a normal school."</w:t>
      </w:r>
    </w:p>
    <w:p w14:paraId="74796B62" w14:textId="77777777" w:rsidR="004F6F65" w:rsidRPr="004F6F65" w:rsidRDefault="004F6F65" w:rsidP="00573463">
      <w:r w:rsidRPr="004F6F65">
        <w:t>"What normal school?" Ellen asked.</w:t>
      </w:r>
    </w:p>
    <w:p w14:paraId="71197A6C" w14:textId="77777777" w:rsidR="004F6F65" w:rsidRPr="004F6F65" w:rsidRDefault="004F6F65" w:rsidP="00573463">
      <w:r w:rsidRPr="004F6F65">
        <w:t>"A massive, regular old state school," Patrick said. "One that's so big, they don't have the time to micromanage our living arrangements. One that's close to home. Like Virginia Dominion."</w:t>
      </w:r>
    </w:p>
    <w:p w14:paraId="797A69C2" w14:textId="77777777" w:rsidR="004F6F65" w:rsidRPr="004F6F65" w:rsidRDefault="004F6F65" w:rsidP="00573463">
      <w:r w:rsidRPr="004F6F65">
        <w:t>Virginia Dominion University (VDU). It was located in Norfolk, a mere twenty-minute drive from their driveway on Delaney Street. It was a sprawling, urban campus with Division I sports, fraternities, and a massive English department.</w:t>
      </w:r>
    </w:p>
    <w:p w14:paraId="6838204D" w14:textId="77777777" w:rsidR="004F6F65" w:rsidRPr="004F6F65" w:rsidRDefault="004F6F65" w:rsidP="00573463">
      <w:r w:rsidRPr="004F6F65">
        <w:t>"VDU?" Ellen asked, her maternal anxiety spiking. "But their dorms are traditional. Shared bathrooms, tiny rooms..."</w:t>
      </w:r>
    </w:p>
    <w:p w14:paraId="4C3C084F" w14:textId="77777777" w:rsidR="004F6F65" w:rsidRPr="004F6F65" w:rsidRDefault="004F6F65" w:rsidP="00573463">
      <w:r w:rsidRPr="004F6F65">
        <w:t>"We wouldn't live in the dorms," Patrick realized, the idea taking root. "We're eighteen. We could rent an apartment right off campus. Just the two of us. We wouldn't have to ask a Dean's permission to share a room. We wouldn't have to deal with aides, or curfews, or single-gender hallways. We could just... go to class. Like normal kids."</w:t>
      </w:r>
    </w:p>
    <w:p w14:paraId="36178C7A" w14:textId="77777777" w:rsidR="004F6F65" w:rsidRPr="004F6F65" w:rsidRDefault="004F6F65" w:rsidP="00573463">
      <w:r w:rsidRPr="004F6F65">
        <w:t>Nichole's eyes lit up. An apartment. With Patrick. Going to a real college, with real football games, right down the street from Mom and Dad.</w:t>
      </w:r>
    </w:p>
    <w:p w14:paraId="4074ECA0" w14:textId="77777777" w:rsidR="004F6F65" w:rsidRPr="004F6F65" w:rsidRDefault="004F6F65" w:rsidP="00573463">
      <w:r w:rsidRPr="004F6F65">
        <w:t xml:space="preserve">She tapped her armrest rapidly. </w:t>
      </w:r>
      <w:r w:rsidRPr="004F6F65">
        <w:rPr>
          <w:i/>
          <w:iCs/>
        </w:rPr>
        <w:t>Yes. Yes. Yes.</w:t>
      </w:r>
    </w:p>
    <w:p w14:paraId="1AD44F7A" w14:textId="214437DC" w:rsidR="001C116E" w:rsidRPr="0073267D" w:rsidRDefault="004F6F65" w:rsidP="00573463">
      <w:r w:rsidRPr="004F6F65">
        <w:t>Tom smiled in the dark. "Let's see how Vermont goes first. If Putney tries to separate you two... we come home, and we look at apartments."</w:t>
      </w:r>
    </w:p>
    <w:p w14:paraId="302BA568" w14:textId="7C76981B" w:rsidR="004A150B" w:rsidRDefault="004A150B" w:rsidP="004A150B">
      <w:pPr>
        <w:pStyle w:val="Heading3"/>
      </w:pPr>
      <w:r w:rsidRPr="004A150B">
        <w:lastRenderedPageBreak/>
        <w:t xml:space="preserve">Part 5: The </w:t>
      </w:r>
      <w:r w:rsidR="003B662E">
        <w:t xml:space="preserve">New Jersey </w:t>
      </w:r>
      <w:r w:rsidRPr="004A150B">
        <w:t>Layover</w:t>
      </w:r>
    </w:p>
    <w:p w14:paraId="0F1181C5" w14:textId="2FBC10E8" w:rsidR="00020CD5" w:rsidRDefault="00020CD5" w:rsidP="00020CD5">
      <w:pPr>
        <w:pStyle w:val="Heading4"/>
      </w:pPr>
      <w:r>
        <w:rPr>
          <w:b/>
          <w:bCs/>
        </w:rPr>
        <w:t>Date:</w:t>
      </w:r>
      <w:r>
        <w:t xml:space="preserve"> July 1, 2003; </w:t>
      </w:r>
      <w:r>
        <w:rPr>
          <w:b/>
          <w:bCs/>
        </w:rPr>
        <w:t>Time:</w:t>
      </w:r>
      <w:r>
        <w:t xml:space="preserve"> 2:15 PM; </w:t>
      </w:r>
      <w:r>
        <w:rPr>
          <w:b/>
          <w:bCs/>
        </w:rPr>
        <w:t>Location:</w:t>
      </w:r>
      <w:r>
        <w:t xml:space="preserve"> John Fenwick Service Area, New Jersey Turnpike (Northbound)</w:t>
      </w:r>
    </w:p>
    <w:p w14:paraId="17757362" w14:textId="77777777" w:rsidR="00020CD5" w:rsidRDefault="00020CD5" w:rsidP="00020CD5">
      <w:r>
        <w:t xml:space="preserve">The transition from Delaware to New Jersey was marked by the massive steel arch of the Delaware Memorial Bridge. As the </w:t>
      </w:r>
      <w:r>
        <w:rPr>
          <w:b/>
          <w:bCs/>
        </w:rPr>
        <w:t>Liberty Trekker</w:t>
      </w:r>
      <w:r>
        <w:t xml:space="preserve"> van descended the other side, they landed on the New Jersey Turnpike.</w:t>
      </w:r>
    </w:p>
    <w:p w14:paraId="0FD84162" w14:textId="03D27B5C" w:rsidR="00020CD5" w:rsidRDefault="00020CD5" w:rsidP="00020CD5">
      <w:r>
        <w:t>At this southern tip, the intensity was instantly higher. The cars were driving faster, tailgating closer, and weaving tighter than anything in Virginia.</w:t>
      </w:r>
    </w:p>
    <w:p w14:paraId="76510AB7" w14:textId="77777777" w:rsidR="00020CD5" w:rsidRDefault="00020CD5" w:rsidP="00020CD5">
      <w:r>
        <w:t>"Welcome to the Turnpike," Tom announced, keeping a firm grip on the wheel. "We need a pit stop before we hit the heavy traffic north of here."</w:t>
      </w:r>
    </w:p>
    <w:p w14:paraId="1E14FE93" w14:textId="77777777" w:rsidR="00020CD5" w:rsidRDefault="00020CD5" w:rsidP="00020CD5">
      <w:r>
        <w:t xml:space="preserve">A mile later, they saw the sign for the </w:t>
      </w:r>
      <w:r>
        <w:rPr>
          <w:b/>
          <w:bCs/>
        </w:rPr>
        <w:t>John Fenwick Service Area</w:t>
      </w:r>
      <w:r>
        <w:t>.</w:t>
      </w:r>
    </w:p>
    <w:p w14:paraId="26771D0E" w14:textId="77777777" w:rsidR="00020CD5" w:rsidRDefault="00020CD5" w:rsidP="00020CD5">
      <w:r>
        <w:t>To Patrick and Nichole, a "rest stop" in Virginia meant a quiet brick building with a vending machine and a few picnic tables under a pine tree.</w:t>
      </w:r>
    </w:p>
    <w:p w14:paraId="42A258C9" w14:textId="77777777" w:rsidR="00020CD5" w:rsidRDefault="00020CD5" w:rsidP="00020CD5">
      <w:r>
        <w:t>This was not that.</w:t>
      </w:r>
    </w:p>
    <w:p w14:paraId="6934E16C" w14:textId="77777777" w:rsidR="00020CD5" w:rsidRDefault="00020CD5" w:rsidP="00020CD5">
      <w:r>
        <w:t>They pulled into a sprawling asphalt complex that looked more like an airport terminal than a roadside stop. The parking lot was jammed.</w:t>
      </w:r>
    </w:p>
    <w:p w14:paraId="2CB8D43D" w14:textId="77777777" w:rsidR="00020CD5" w:rsidRDefault="00020CD5" w:rsidP="00020CD5">
      <w:r>
        <w:t>"It's a city," Patrick muttered, looking out the window at the swarm of people.</w:t>
      </w:r>
    </w:p>
    <w:p w14:paraId="49B2E022" w14:textId="77777777" w:rsidR="00020CD5" w:rsidRDefault="00020CD5" w:rsidP="00020CD5">
      <w:r>
        <w:t>Tom parked in a handicapped spot near the main entrance. "Okay, standard drill. Bathroom, food, then we get gas on the way out."</w:t>
      </w:r>
    </w:p>
    <w:p w14:paraId="6E4D4620" w14:textId="77777777" w:rsidR="00020CD5" w:rsidRDefault="00020CD5" w:rsidP="00020CD5">
      <w:r>
        <w:t>Patrick slid the side door open and lowered the hydraulic lift. The humidity of the Turnpike was heavy, smelling of diesel fumes and frying oil.</w:t>
      </w:r>
    </w:p>
    <w:p w14:paraId="2588284C" w14:textId="77777777" w:rsidR="00020CD5" w:rsidRDefault="00020CD5" w:rsidP="00020CD5">
      <w:r>
        <w:t xml:space="preserve">Patrick rolled Nichole onto the asphalt. Her purple </w:t>
      </w:r>
      <w:r>
        <w:rPr>
          <w:b/>
          <w:bCs/>
        </w:rPr>
        <w:t>Titan AeroMotion</w:t>
      </w:r>
      <w:r>
        <w:t xml:space="preserve">—with the heavy </w:t>
      </w:r>
      <w:r>
        <w:rPr>
          <w:b/>
          <w:bCs/>
        </w:rPr>
        <w:t>VocaLink</w:t>
      </w:r>
      <w:r>
        <w:t xml:space="preserve"> laptop mounted on the front—looked sleek and alien compared to the battered station wagons surrounding them.</w:t>
      </w:r>
    </w:p>
    <w:p w14:paraId="737EAA06" w14:textId="77777777" w:rsidR="00020CD5" w:rsidRDefault="00020CD5" w:rsidP="00020CD5">
      <w:r>
        <w:t>They navigated the crowded sidewalk to the entrance. Inside, the noise was a physical wall—the roar of a thousand travelers ordering burgers and pizza.</w:t>
      </w:r>
    </w:p>
    <w:p w14:paraId="5D4D8DC8" w14:textId="77777777" w:rsidR="00020CD5" w:rsidRDefault="00020CD5" w:rsidP="00020CD5">
      <w:r>
        <w:t>"Bathroom first," Patrick shouted over the noise. "Family restroom is usually near the back."</w:t>
      </w:r>
    </w:p>
    <w:p w14:paraId="03451730" w14:textId="77777777" w:rsidR="00020CD5" w:rsidRDefault="00020CD5" w:rsidP="00020CD5">
      <w:r>
        <w:t>They found it—a single, large door marked with the wheelchair symbol and a "Family" icon. It was locked.</w:t>
      </w:r>
    </w:p>
    <w:p w14:paraId="0C9744A3" w14:textId="77777777" w:rsidR="00020CD5" w:rsidRDefault="00020CD5" w:rsidP="00020CD5">
      <w:r>
        <w:t>Patrick didn't hesitate. He knocked loudly, then waited. A moment later, a father with a toddler emerged.</w:t>
      </w:r>
    </w:p>
    <w:p w14:paraId="2230DD89" w14:textId="77777777" w:rsidR="00020CD5" w:rsidRDefault="00020CD5" w:rsidP="00020CD5">
      <w:r>
        <w:lastRenderedPageBreak/>
        <w:t>Patrick rolled Nichole inside and locked the deadbolt. The sudden silence of the private room was a relief.</w:t>
      </w:r>
    </w:p>
    <w:p w14:paraId="47AFA3B5" w14:textId="77777777" w:rsidR="00020CD5" w:rsidRDefault="00020CD5" w:rsidP="00020CD5">
      <w:r>
        <w:t>"Okay," Patrick said, his voice echoing off the tile. "Transfer time."</w:t>
      </w:r>
    </w:p>
    <w:p w14:paraId="38282445" w14:textId="77777777" w:rsidR="00020CD5" w:rsidRDefault="00020CD5" w:rsidP="00020CD5">
      <w:r>
        <w:t>He parked the chair. He lifted her from the seat, his movements practiced and efficient, ignoring the unfamiliar setting. This was the one constant in the chaos: the machine always worked the same way, whether they were at home or at a turnpike rest stop.</w:t>
      </w:r>
    </w:p>
    <w:p w14:paraId="77042E33" w14:textId="77777777" w:rsidR="00020CD5" w:rsidRDefault="00020CD5" w:rsidP="00020CD5">
      <w:r>
        <w:t>When they were done, he washed his hands and helped her adjust her shirt.</w:t>
      </w:r>
    </w:p>
    <w:p w14:paraId="766D5123" w14:textId="77777777" w:rsidR="00020CD5" w:rsidRDefault="00020CD5" w:rsidP="00020CD5">
      <w:r>
        <w:t>"Food?" Patrick asked, drying his hands.</w:t>
      </w:r>
    </w:p>
    <w:p w14:paraId="5ACE9A3C" w14:textId="77777777" w:rsidR="00020CD5" w:rsidRDefault="00020CD5" w:rsidP="00020CD5">
      <w:r>
        <w:t xml:space="preserve">Nichole shook her head. The sensory overload of the main hall was too much. She pointed to the door. </w:t>
      </w:r>
      <w:r>
        <w:rPr>
          <w:i/>
          <w:iCs/>
        </w:rPr>
        <w:t>Van.</w:t>
      </w:r>
    </w:p>
    <w:p w14:paraId="42FFC6A4" w14:textId="77777777" w:rsidR="00020CD5" w:rsidRDefault="00020CD5" w:rsidP="00020CD5">
      <w:r>
        <w:t>"Smart," Patrick agreed. "I'll grab us some pretzels and sodas, and we eat in the AC."</w:t>
      </w:r>
    </w:p>
    <w:p w14:paraId="6974490F" w14:textId="77777777" w:rsidR="00020CD5" w:rsidRDefault="00020CD5" w:rsidP="00020CD5">
      <w:r>
        <w:t>He wheeled her back out into the cacophony, shielding her from the crowd with his body as they cut a path back to the safety of the Liberty Trekker.</w:t>
      </w:r>
    </w:p>
    <w:p w14:paraId="2D23A93B" w14:textId="77777777" w:rsidR="00020CD5" w:rsidRDefault="00020CD5" w:rsidP="00020CD5">
      <w:r>
        <w:t>They ate quickly in the van, the air conditioning blasting to cut the humidity.</w:t>
      </w:r>
    </w:p>
    <w:p w14:paraId="4C1FFBAC" w14:textId="77777777" w:rsidR="00020CD5" w:rsidRDefault="00020CD5" w:rsidP="00020CD5">
      <w:r>
        <w:t>"Alright, fuel and fly," Tom said, putting the van in gear.</w:t>
      </w:r>
    </w:p>
    <w:p w14:paraId="0206DB04" w14:textId="77777777" w:rsidR="00020CD5" w:rsidRDefault="00020CD5" w:rsidP="00020CD5">
      <w:r>
        <w:t>He drove toward the exit of the service area, where a massive bank of gas pumps stood waiting like toll booths.</w:t>
      </w:r>
    </w:p>
    <w:p w14:paraId="5C0CE0A6" w14:textId="77777777" w:rsidR="00020CD5" w:rsidRDefault="00020CD5" w:rsidP="00020CD5">
      <w:r>
        <w:t>As Tom pulled up to a pump, Patrick’s muscle memory kicked in. Being the co-pilot, it was his job to pump the gas while Dad checked the oil or cleaned the windshield.</w:t>
      </w:r>
    </w:p>
    <w:p w14:paraId="751322FC" w14:textId="77777777" w:rsidR="00020CD5" w:rsidRDefault="00020CD5" w:rsidP="00020CD5">
      <w:r>
        <w:t>Patrick unbuckled his seatbelt and reached for the door handle.</w:t>
      </w:r>
    </w:p>
    <w:p w14:paraId="7A3216DA" w14:textId="77777777" w:rsidR="00020CD5" w:rsidRDefault="00020CD5" w:rsidP="00020CD5">
      <w:r>
        <w:t>"Whoa, hold on," Tom said sharply. "Stay in the van."</w:t>
      </w:r>
    </w:p>
    <w:p w14:paraId="6EA3AC64" w14:textId="77777777" w:rsidR="00020CD5" w:rsidRDefault="00020CD5" w:rsidP="00020CD5">
      <w:r>
        <w:t>Patrick froze, his hand on the latch. "What? I'm just getting the gas."</w:t>
      </w:r>
    </w:p>
    <w:p w14:paraId="18197AA2" w14:textId="77777777" w:rsidR="00020CD5" w:rsidRDefault="00020CD5" w:rsidP="00020CD5">
      <w:r>
        <w:t>"Not in Jersey, you're not," Tom grinned, putting the van in park but leaving the window rolled down. "Look."</w:t>
      </w:r>
    </w:p>
    <w:p w14:paraId="24824789" w14:textId="77777777" w:rsidR="00020CD5" w:rsidRDefault="00020CD5" w:rsidP="00020CD5">
      <w:r>
        <w:t>Patrick looked out the window. A man in a blue jumpsuit was already walking briskly toward them.</w:t>
      </w:r>
    </w:p>
    <w:p w14:paraId="34FF0C77" w14:textId="77777777" w:rsidR="00020CD5" w:rsidRDefault="00020CD5" w:rsidP="00020CD5">
      <w:r>
        <w:t>"Fill 'er up?" the attendant asked, leaning into Tom’s window.</w:t>
      </w:r>
    </w:p>
    <w:p w14:paraId="378E05D3" w14:textId="77777777" w:rsidR="00020CD5" w:rsidRDefault="00020CD5" w:rsidP="00020CD5">
      <w:r>
        <w:t>"Regular, please. Fill it," Tom said, handing the man his credit card.</w:t>
      </w:r>
    </w:p>
    <w:p w14:paraId="5E824C43" w14:textId="77777777" w:rsidR="00020CD5" w:rsidRDefault="00020CD5" w:rsidP="00020CD5">
      <w:r>
        <w:lastRenderedPageBreak/>
        <w:t>The attendant swiped the card, opened the fuel door, unscrewed the cap, and inserted the nozzle. He engaged the lock and walked away to the next car.</w:t>
      </w:r>
    </w:p>
    <w:p w14:paraId="47B493A9" w14:textId="77777777" w:rsidR="00020CD5" w:rsidRDefault="00020CD5" w:rsidP="00020CD5">
      <w:r>
        <w:t>Patrick watched the process with wide eyes, feeling a strange mix of confusion and offense.</w:t>
      </w:r>
    </w:p>
    <w:p w14:paraId="759194C1" w14:textId="77777777" w:rsidR="00020CD5" w:rsidRDefault="00020CD5" w:rsidP="00020CD5">
      <w:r>
        <w:t>"He just... does it?" Patrick asked. "You aren't even allowed to get out?"</w:t>
      </w:r>
    </w:p>
    <w:p w14:paraId="6D04B290" w14:textId="77777777" w:rsidR="00020CD5" w:rsidRDefault="00020CD5" w:rsidP="00020CD5">
      <w:r>
        <w:t>"It's the law here," Ellen explained from the passenger seat. "No self-service. You sit, they pump. If you touch the nozzle, you can get fined."</w:t>
      </w:r>
    </w:p>
    <w:p w14:paraId="6843214A" w14:textId="77777777" w:rsidR="00020CD5" w:rsidRDefault="00020CD5" w:rsidP="00020CD5">
      <w:r>
        <w:t xml:space="preserve">Nichole tapped her VocaLink screen. </w:t>
      </w:r>
      <w:r>
        <w:rPr>
          <w:b/>
          <w:bCs/>
        </w:rPr>
        <w:t>"LAZY."</w:t>
      </w:r>
    </w:p>
    <w:p w14:paraId="136D4C7E" w14:textId="1FE51102" w:rsidR="00020CD5" w:rsidRDefault="00020CD5" w:rsidP="00020CD5">
      <w:r>
        <w:t>"It's not lazy, it's 'full service,'" Tom laughed. "Enjoy the luxury while it lasts, kids. In Virginia, you gotta work for your fuel."</w:t>
      </w:r>
    </w:p>
    <w:p w14:paraId="555C9FF4" w14:textId="0B93257E" w:rsidR="00720ECD" w:rsidRDefault="004A150B" w:rsidP="00720ECD">
      <w:pPr>
        <w:pStyle w:val="Heading4"/>
      </w:pPr>
      <w:r w:rsidRPr="004A150B">
        <w:rPr>
          <w:b/>
          <w:bCs/>
        </w:rPr>
        <w:t>Date:</w:t>
      </w:r>
      <w:r w:rsidRPr="004A150B">
        <w:t xml:space="preserve"> July 1, 2003 (Tuesday - </w:t>
      </w:r>
      <w:r w:rsidR="00720ECD">
        <w:t xml:space="preserve">Two days before the Putney Open House) </w:t>
      </w:r>
      <w:r w:rsidR="00720ECD">
        <w:rPr>
          <w:b/>
          <w:bCs/>
        </w:rPr>
        <w:t>Time:</w:t>
      </w:r>
      <w:r w:rsidR="00720ECD">
        <w:t xml:space="preserve"> 3:30 PM </w:t>
      </w:r>
      <w:r w:rsidR="00720ECD">
        <w:rPr>
          <w:b/>
          <w:bCs/>
        </w:rPr>
        <w:t>Location:</w:t>
      </w:r>
      <w:r w:rsidR="00720ECD">
        <w:t xml:space="preserve"> New Jersey Turnpike (Northbound near Exit 6)</w:t>
      </w:r>
    </w:p>
    <w:p w14:paraId="5D713A24" w14:textId="77777777" w:rsidR="00720ECD" w:rsidRDefault="00720ECD" w:rsidP="00720ECD">
      <w:r>
        <w:t>They merged back onto the highway. For the first twenty miles, it was the same two-lane road they had entered on.</w:t>
      </w:r>
    </w:p>
    <w:p w14:paraId="5BD0637F" w14:textId="2716AC47" w:rsidR="00720ECD" w:rsidRDefault="00720ECD" w:rsidP="00720ECD">
      <w:r>
        <w:t>But then, as they approached Exit 6, the world expanded.</w:t>
      </w:r>
    </w:p>
    <w:p w14:paraId="6485F8F8" w14:textId="77777777" w:rsidR="00720ECD" w:rsidRDefault="00720ECD" w:rsidP="00720ECD">
      <w:r>
        <w:t>The highway didn't just add a lane; it duplicated itself.</w:t>
      </w:r>
    </w:p>
    <w:p w14:paraId="02AD2946" w14:textId="77777777" w:rsidR="00720ECD" w:rsidRDefault="00720ECD" w:rsidP="00720ECD">
      <w:r>
        <w:t>Overhead, massive green signs spanned the width of the road:</w:t>
      </w:r>
    </w:p>
    <w:p w14:paraId="48151A7A" w14:textId="77777777" w:rsidR="00720ECD" w:rsidRDefault="00720ECD" w:rsidP="00720ECD">
      <w:r>
        <w:rPr>
          <w:b/>
          <w:bCs/>
        </w:rPr>
        <w:t>CARS ONLY</w:t>
      </w:r>
      <w:r>
        <w:t xml:space="preserve"> </w:t>
      </w:r>
      <w:r>
        <w:rPr>
          <w:b/>
          <w:bCs/>
        </w:rPr>
        <w:t>LEFT LANES</w:t>
      </w:r>
    </w:p>
    <w:p w14:paraId="6CA58F10" w14:textId="77777777" w:rsidR="00720ECD" w:rsidRDefault="00720ECD" w:rsidP="00720ECD">
      <w:r>
        <w:rPr>
          <w:b/>
          <w:bCs/>
        </w:rPr>
        <w:t>CARS - TRUCKS - BUSES</w:t>
      </w:r>
      <w:r>
        <w:t xml:space="preserve"> </w:t>
      </w:r>
      <w:r>
        <w:rPr>
          <w:b/>
          <w:bCs/>
        </w:rPr>
        <w:t>RIGHT LANES</w:t>
      </w:r>
    </w:p>
    <w:p w14:paraId="266E5A5E" w14:textId="77777777" w:rsidR="00720ECD" w:rsidRDefault="00720ECD" w:rsidP="00720ECD">
      <w:r>
        <w:t>"Whoa," Patrick said, leaning forward between the front seats. "Dad, look at that."</w:t>
      </w:r>
    </w:p>
    <w:p w14:paraId="728D7DDF" w14:textId="5F80336D" w:rsidR="00720ECD" w:rsidRDefault="00720ECD" w:rsidP="00720ECD">
      <w:r>
        <w:t xml:space="preserve">The road had become a twelve-lane behemoth—a </w:t>
      </w:r>
      <w:r w:rsidR="007C28F6">
        <w:t>3</w:t>
      </w:r>
      <w:r>
        <w:t>-3-3-</w:t>
      </w:r>
      <w:r w:rsidR="007C28F6">
        <w:t>3</w:t>
      </w:r>
      <w:r>
        <w:t xml:space="preserve"> configuration. The inner roadways were reserved strictly for passenger cars, completely separated by concrete barriers from the outer roadways where the 18-wheelers roared.</w:t>
      </w:r>
    </w:p>
    <w:p w14:paraId="3922B6EB" w14:textId="77777777" w:rsidR="00720ECD" w:rsidRDefault="00720ECD" w:rsidP="00720ECD">
      <w:r>
        <w:t>"We're taking the express," Tom announced, steering the van into the left fork toward the "Cars Only" lanes.</w:t>
      </w:r>
    </w:p>
    <w:p w14:paraId="03D02639" w14:textId="77777777" w:rsidR="00720ECD" w:rsidRDefault="00720ECD" w:rsidP="00720ECD">
      <w:r>
        <w:t>Suddenly, the menacing wall of semi-trucks vanished. They were speeding along a smooth, three-lane highway surrounded only by other cars. To their right, over the jersey barrier, they could see the tops of the massive trucks chugging along in their own segregated world.</w:t>
      </w:r>
    </w:p>
    <w:p w14:paraId="63570BCE" w14:textId="77777777" w:rsidR="00720ECD" w:rsidRDefault="00720ECD" w:rsidP="00720ECD">
      <w:r>
        <w:t>"That is brilliant engineering," Patrick marveled. "Why don't we have this in Virginia? It separates the variables. It maximizes flow."</w:t>
      </w:r>
    </w:p>
    <w:p w14:paraId="3742D263" w14:textId="01B3AEBE" w:rsidR="001F0CEA" w:rsidRPr="00020CD5" w:rsidRDefault="00720ECD" w:rsidP="00720ECD">
      <w:r>
        <w:lastRenderedPageBreak/>
        <w:t xml:space="preserve">Nichole looked out the window at the trucks trapped on the other side of the wall. She tapped her armrest. </w:t>
      </w:r>
      <w:r>
        <w:rPr>
          <w:i/>
          <w:iCs/>
        </w:rPr>
        <w:t>Smart.</w:t>
      </w:r>
    </w:p>
    <w:p w14:paraId="5B6C073D" w14:textId="5C328536" w:rsidR="004A150B" w:rsidRPr="004A150B" w:rsidRDefault="004A150B" w:rsidP="004A150B">
      <w:pPr>
        <w:pStyle w:val="Heading4"/>
      </w:pPr>
      <w:r w:rsidRPr="004A150B">
        <w:rPr>
          <w:b/>
          <w:bCs/>
        </w:rPr>
        <w:t>Date:</w:t>
      </w:r>
      <w:r w:rsidRPr="004A150B">
        <w:t xml:space="preserve"> July 1, 2003 (Tuesday - </w:t>
      </w:r>
      <w:r w:rsidR="006130D8">
        <w:t>Two</w:t>
      </w:r>
      <w:r w:rsidRPr="004A150B">
        <w:t xml:space="preserve"> day</w:t>
      </w:r>
      <w:r w:rsidR="006130D8">
        <w:t>s</w:t>
      </w:r>
      <w:r w:rsidRPr="004A150B">
        <w:t xml:space="preserve"> before the Putney Open House) </w:t>
      </w:r>
      <w:r w:rsidRPr="004A150B">
        <w:rPr>
          <w:b/>
          <w:bCs/>
        </w:rPr>
        <w:t>Time:</w:t>
      </w:r>
      <w:r w:rsidRPr="004A150B">
        <w:t xml:space="preserve"> 4:00 PM </w:t>
      </w:r>
      <w:r w:rsidRPr="004A150B">
        <w:rPr>
          <w:b/>
          <w:bCs/>
        </w:rPr>
        <w:t>Location:</w:t>
      </w:r>
      <w:r w:rsidRPr="004A150B">
        <w:t xml:space="preserve"> 17 South 10th Ave, Highland Park, New Jersey</w:t>
      </w:r>
    </w:p>
    <w:p w14:paraId="5A5E90F1" w14:textId="77777777" w:rsidR="004A150B" w:rsidRPr="004A150B" w:rsidRDefault="004A150B" w:rsidP="00573463">
      <w:r w:rsidRPr="004A150B">
        <w:t>The first leg of the trip north took seven and a half hours. By the time the Bennett van pulled onto South 10th Avenue in Highland Park, Nichole’s legs were vibrating with spasticity from the relentless road vibration.</w:t>
      </w:r>
    </w:p>
    <w:p w14:paraId="78EB48F6" w14:textId="77777777" w:rsidR="004A150B" w:rsidRPr="004A150B" w:rsidRDefault="004A150B" w:rsidP="00573463">
      <w:r w:rsidRPr="004A150B">
        <w:t>Ellen’s sister, Aunt Carol, was already standing on the front lawn waving as Tom parked at the curb.</w:t>
      </w:r>
    </w:p>
    <w:p w14:paraId="755AF648" w14:textId="77777777" w:rsidR="004A150B" w:rsidRPr="004A150B" w:rsidRDefault="004A150B" w:rsidP="00573463">
      <w:r w:rsidRPr="004A150B">
        <w:t>Carol’s house was a charming, historic two-story home. It also had four steep concrete steps leading up to the front porch, a narrow front door, and a first-floor bathroom that Patrick couldn't even fit his shoulders into, let alone a custom wheelchair.</w:t>
      </w:r>
    </w:p>
    <w:p w14:paraId="3DA71E2B" w14:textId="77777777" w:rsidR="004A150B" w:rsidRPr="004A150B" w:rsidRDefault="004A150B" w:rsidP="00573463">
      <w:r w:rsidRPr="004A150B">
        <w:t>It was completely inaccessible.</w:t>
      </w:r>
    </w:p>
    <w:p w14:paraId="4F3D34C2" w14:textId="77777777" w:rsidR="004A150B" w:rsidRPr="004A150B" w:rsidRDefault="004A150B" w:rsidP="00573463">
      <w:r w:rsidRPr="004A150B">
        <w:t>"I made ziti!" Carol announced, hugging Ellen through the passenger window. She walked to the back of the van as Patrick lowered the hydraulic lift. "Oh, look at my big high school graduates!"</w:t>
      </w:r>
    </w:p>
    <w:p w14:paraId="7A1DC7D8" w14:textId="77777777" w:rsidR="004A150B" w:rsidRPr="004A150B" w:rsidRDefault="004A150B" w:rsidP="00573463">
      <w:r w:rsidRPr="004A150B">
        <w:t>"Hey, Aunt Carol," Patrick smiled, rolling Nichole down the ramp and onto the New Jersey sidewalk.</w:t>
      </w:r>
    </w:p>
    <w:p w14:paraId="6388B3B6" w14:textId="77777777" w:rsidR="004A150B" w:rsidRPr="004A150B" w:rsidRDefault="004A150B" w:rsidP="00573463">
      <w:r w:rsidRPr="004A150B">
        <w:t>Nichole offered a tired smile. She loved her aunt, but the physical reality of the house meant their visit was strictly an outdoor affair.</w:t>
      </w:r>
    </w:p>
    <w:p w14:paraId="0E632BE8" w14:textId="77777777" w:rsidR="004A150B" w:rsidRPr="004A150B" w:rsidRDefault="004A150B" w:rsidP="00573463">
      <w:r w:rsidRPr="004A150B">
        <w:t>Carol had set up a folding table in the driveway. It was their standard protocol for New Jersey visits. They ate baked ziti off paper plates in the driveway while the late afternoon sun began to dip behind the tree line.</w:t>
      </w:r>
    </w:p>
    <w:p w14:paraId="0D980E25" w14:textId="77777777" w:rsidR="004A150B" w:rsidRPr="004A150B" w:rsidRDefault="004A150B" w:rsidP="00573463">
      <w:r w:rsidRPr="004A150B">
        <w:t>"So, Vermont tomorrow," Carol said, pouring more iced tea. "Putney College. Are we excited?"</w:t>
      </w:r>
    </w:p>
    <w:p w14:paraId="1D635106" w14:textId="77777777" w:rsidR="004A150B" w:rsidRPr="004A150B" w:rsidRDefault="004A150B" w:rsidP="00573463">
      <w:r w:rsidRPr="004A150B">
        <w:t>Nichole looked at her ziti. She was too tired to be excited. Her back ached, and her hip flexors were locked tight.</w:t>
      </w:r>
    </w:p>
    <w:p w14:paraId="062813C6" w14:textId="77777777" w:rsidR="004A150B" w:rsidRPr="004A150B" w:rsidRDefault="004A150B" w:rsidP="00573463">
      <w:r w:rsidRPr="004A150B">
        <w:t>"We're cautiously optimistic," Tom said diplomatically. "It’s a specialized campus. But we have some concerns about the living arrangements."</w:t>
      </w:r>
    </w:p>
    <w:p w14:paraId="4A8B3612" w14:textId="77777777" w:rsidR="004A150B" w:rsidRPr="004A150B" w:rsidRDefault="004A150B" w:rsidP="00573463">
      <w:r w:rsidRPr="004A150B">
        <w:t>Carol nodded, pointing across the river. "Well, if it doesn't work out, Raritan State University is right across the water in New Brunswick. It’s a massive state school, but it's completely flat. They have a great bus system, too."</w:t>
      </w:r>
    </w:p>
    <w:p w14:paraId="59A631A5" w14:textId="77777777" w:rsidR="004A150B" w:rsidRPr="004A150B" w:rsidRDefault="004A150B" w:rsidP="00573463">
      <w:r w:rsidRPr="004A150B">
        <w:lastRenderedPageBreak/>
        <w:t>Ellen looked at Tom. The color-coded spreadsheet was still in the van. "Raritan State," Ellen mused. "That wasn't on our radar."</w:t>
      </w:r>
    </w:p>
    <w:p w14:paraId="57CB705D" w14:textId="77777777" w:rsidR="004A150B" w:rsidRPr="004A150B" w:rsidRDefault="004A150B" w:rsidP="00573463">
      <w:r w:rsidRPr="004A150B">
        <w:t>"Let's put it in our back pocket," Tom said, looking across the river toward the university skyline. "If Vermont is a bust tomorrow, we can tour Raritan State on the drive home Thursday. Add it to the list of 'normal' schools."</w:t>
      </w:r>
    </w:p>
    <w:p w14:paraId="32A28F6E" w14:textId="77777777" w:rsidR="004A150B" w:rsidRPr="004A150B" w:rsidRDefault="004A150B" w:rsidP="00573463">
      <w:r w:rsidRPr="004A150B">
        <w:t>"We're looking at Virginia Dominion, too," Patrick added, cutting a piece of pasta for Nichole. "It's close to home. And we could get an apartment."</w:t>
      </w:r>
    </w:p>
    <w:p w14:paraId="21653B2A" w14:textId="77777777" w:rsidR="004A150B" w:rsidRPr="004A150B" w:rsidRDefault="004A150B" w:rsidP="00573463">
      <w:r w:rsidRPr="004A150B">
        <w:t>"An apartment!" Carol gasped, looking at Ellen. "Just the two of them? Oh, Ellen, my stomach is in knots just thinking about it."</w:t>
      </w:r>
    </w:p>
    <w:p w14:paraId="439B89AF" w14:textId="77777777" w:rsidR="004A150B" w:rsidRPr="004A150B" w:rsidRDefault="004A150B" w:rsidP="00573463">
      <w:r w:rsidRPr="004A150B">
        <w:t>"You and me both," Ellen sighed.</w:t>
      </w:r>
    </w:p>
    <w:p w14:paraId="40FDC6BB" w14:textId="77777777" w:rsidR="004A150B" w:rsidRPr="004A150B" w:rsidRDefault="004A150B" w:rsidP="00573463">
      <w:r w:rsidRPr="004A150B">
        <w:t xml:space="preserve">By 6:00 PM, Nichole’s posture was sagging. She was starting to hum softly, the first sign of </w:t>
      </w:r>
      <w:r w:rsidRPr="004A150B">
        <w:rPr>
          <w:i/>
          <w:iCs/>
        </w:rPr>
        <w:t>Turtle Mode</w:t>
      </w:r>
      <w:r w:rsidRPr="004A150B">
        <w:t xml:space="preserve"> exhaustion. Patrick caught the signal instantly.</w:t>
      </w:r>
    </w:p>
    <w:p w14:paraId="62BDCAB3" w14:textId="77777777" w:rsidR="004A150B" w:rsidRPr="004A150B" w:rsidRDefault="004A150B" w:rsidP="00573463">
      <w:r w:rsidRPr="004A150B">
        <w:t>"Alright," Patrick said, standing up and brushing off his jeans. "We need to get her horizontal. Skin check time."</w:t>
      </w:r>
    </w:p>
    <w:p w14:paraId="26161BE8" w14:textId="77777777" w:rsidR="004A150B" w:rsidRPr="004A150B" w:rsidRDefault="004A150B" w:rsidP="00573463">
      <w:r w:rsidRPr="004A150B">
        <w:t>"Of course, of course," Carol said, already packing up the leftovers into Tupperware for them. "You guys get some rest. It was so good to see you."</w:t>
      </w:r>
    </w:p>
    <w:p w14:paraId="393955D1" w14:textId="77777777" w:rsidR="004A150B" w:rsidRPr="004A150B" w:rsidRDefault="004A150B" w:rsidP="00573463">
      <w:r w:rsidRPr="004A150B">
        <w:t>Patrick and Tom loaded Nichole back onto the hydraulic lift. The whine of the motor seemed exceptionally loud in the quiet neighborhood. Once she was secured inside, Tom put the van in gear.</w:t>
      </w:r>
    </w:p>
    <w:p w14:paraId="679E1827" w14:textId="77777777" w:rsidR="004A150B" w:rsidRPr="004A150B" w:rsidRDefault="004A150B" w:rsidP="00573463">
      <w:r w:rsidRPr="004A150B">
        <w:t>They pulled away from the historic, inaccessible house and merged onto State Route 27.</w:t>
      </w:r>
    </w:p>
    <w:p w14:paraId="37117938" w14:textId="77777777" w:rsidR="004A150B" w:rsidRPr="004A150B" w:rsidRDefault="004A150B" w:rsidP="00573463">
      <w:r w:rsidRPr="004A150B">
        <w:t>The sunset was casting long, orange shadows as they drove onto the Albany Street Bridge, crossing the wide expanse of the Raritan River. Out the passenger windows, the brick and glass skyline of Raritan State University loomed over the city of New Brunswick.</w:t>
      </w:r>
    </w:p>
    <w:p w14:paraId="34642625" w14:textId="77777777" w:rsidR="004A150B" w:rsidRPr="004A150B" w:rsidRDefault="004A150B" w:rsidP="00573463">
      <w:r w:rsidRPr="004A150B">
        <w:t>Nichole looked at the campus through the van window. It looked huge. It looked real.</w:t>
      </w:r>
    </w:p>
    <w:p w14:paraId="01183A41" w14:textId="77777777" w:rsidR="004A150B" w:rsidRPr="004A150B" w:rsidRDefault="004A150B" w:rsidP="00573463">
      <w:r w:rsidRPr="004A150B">
        <w:t>"Get ready to crash, troops," Tom said from the driver's seat, signaling for the turn toward their hotel. "We have 230 miles to go tomorrow. With rest stops, that’s another six hours in the van."</w:t>
      </w:r>
    </w:p>
    <w:p w14:paraId="197F76CE" w14:textId="77777777" w:rsidR="004A150B" w:rsidRPr="004A150B" w:rsidRDefault="004A150B" w:rsidP="00573463">
      <w:r w:rsidRPr="004A150B">
        <w:t>"Six hours is nothing," Patrick said, reaching over to squeeze Nichole's hand as they rolled into the hotel parking lot. "We can do six hours."</w:t>
      </w:r>
    </w:p>
    <w:p w14:paraId="304C3AE8" w14:textId="77777777" w:rsidR="00AF7484" w:rsidRDefault="00AF7484" w:rsidP="00AF7484">
      <w:pPr>
        <w:pStyle w:val="Heading3"/>
      </w:pPr>
      <w:r w:rsidRPr="00AF7484">
        <w:lastRenderedPageBreak/>
        <w:t>Part 6: The Machine at Rest</w:t>
      </w:r>
    </w:p>
    <w:p w14:paraId="757EABCA" w14:textId="19280B75" w:rsidR="00AF7484" w:rsidRPr="00AF7484" w:rsidRDefault="00AF7484" w:rsidP="00AF7484">
      <w:pPr>
        <w:pStyle w:val="Heading4"/>
      </w:pPr>
      <w:r w:rsidRPr="00AF7484">
        <w:rPr>
          <w:b/>
          <w:bCs/>
        </w:rPr>
        <w:t>Date:</w:t>
      </w:r>
      <w:r w:rsidRPr="00AF7484">
        <w:t xml:space="preserve"> July 1, 2003 </w:t>
      </w:r>
      <w:r w:rsidRPr="00AF7484">
        <w:rPr>
          <w:b/>
          <w:bCs/>
        </w:rPr>
        <w:t>Time:</w:t>
      </w:r>
      <w:r w:rsidRPr="00AF7484">
        <w:t xml:space="preserve"> 6:45 PM </w:t>
      </w:r>
      <w:r w:rsidRPr="00AF7484">
        <w:rPr>
          <w:b/>
          <w:bCs/>
        </w:rPr>
        <w:t>Location:</w:t>
      </w:r>
      <w:r w:rsidRPr="00AF7484">
        <w:t xml:space="preserve"> A Highway Hotel, New Brunswick, New Jersey</w:t>
      </w:r>
    </w:p>
    <w:p w14:paraId="179168C9" w14:textId="77777777" w:rsidR="00AF7484" w:rsidRPr="00AF7484" w:rsidRDefault="00AF7484" w:rsidP="00573463">
      <w:r w:rsidRPr="00AF7484">
        <w:t>Aunt Carol’s sedan led the way down State Route 27, her taillights glowing red in the dusk as the heavy Bennett van followed closely behind.</w:t>
      </w:r>
    </w:p>
    <w:p w14:paraId="406D98FF" w14:textId="77777777" w:rsidR="00AF7484" w:rsidRPr="00AF7484" w:rsidRDefault="00AF7484" w:rsidP="00573463">
      <w:r w:rsidRPr="00AF7484">
        <w:t>They pulled into the parking lot of a major highway hotel just off the main drag. It was a standard, functional building, but crucially, it was flat.</w:t>
      </w:r>
    </w:p>
    <w:p w14:paraId="47934E65" w14:textId="77777777" w:rsidR="00AF7484" w:rsidRPr="00AF7484" w:rsidRDefault="00AF7484" w:rsidP="00573463">
      <w:r w:rsidRPr="00AF7484">
        <w:t>Carol jumped out of her car, immediately grabbing two of the duffel bags from the back of the van while Tom unloaded the rest. Patrick lowered the hydraulic lift, and the whine of the motor echoed in the quiet evening air as Nichole’s purple wheelchair hit the pavement.</w:t>
      </w:r>
    </w:p>
    <w:p w14:paraId="793357C6" w14:textId="77777777" w:rsidR="00AF7484" w:rsidRPr="00AF7484" w:rsidRDefault="00AF7484" w:rsidP="00573463">
      <w:r w:rsidRPr="00AF7484">
        <w:t>"Room 112 and 114," Tom said, holding up the plastic keycards. "First floor, right off the lobby."</w:t>
      </w:r>
    </w:p>
    <w:p w14:paraId="41BB3407" w14:textId="77777777" w:rsidR="00AF7484" w:rsidRPr="00AF7484" w:rsidRDefault="00AF7484" w:rsidP="00573463">
      <w:r w:rsidRPr="00AF7484">
        <w:t>Carol helped them lug the bags inside. The setup was perfect for their needs. It was a pair of adjoining rooms with an internal connecting door that had been propped open.</w:t>
      </w:r>
    </w:p>
    <w:p w14:paraId="45C7B600" w14:textId="77777777" w:rsidR="00AF7484" w:rsidRPr="00AF7484" w:rsidRDefault="00AF7484" w:rsidP="00573463">
      <w:r w:rsidRPr="00AF7484">
        <w:t>Room 114 was a standard double with two queen-sized beds. Room 112 was the accessible suite, featuring a wide turnaround space, a roll-in shower, and a single, massive king-sized bed.</w:t>
      </w:r>
    </w:p>
    <w:p w14:paraId="199E0674" w14:textId="77777777" w:rsidR="00AF7484" w:rsidRPr="00AF7484" w:rsidRDefault="00AF7484" w:rsidP="00573463">
      <w:r w:rsidRPr="00AF7484">
        <w:t>"The architect probably thought the disabled parent would take the king bed, and the kids would take the two queens," Ellen noted, dropping her purse on the desk.</w:t>
      </w:r>
    </w:p>
    <w:p w14:paraId="5E6A4B8F" w14:textId="77777777" w:rsidR="00AF7484" w:rsidRPr="00AF7484" w:rsidRDefault="00AF7484" w:rsidP="00573463">
      <w:r w:rsidRPr="00AF7484">
        <w:t>"Well, the architect didn't know the Bennetts," Tom said, tossing his and Ellen’s bags onto one of the queen beds. The other queen bed would remain empty.</w:t>
      </w:r>
    </w:p>
    <w:p w14:paraId="2EE1885D" w14:textId="77777777" w:rsidR="00AF7484" w:rsidRPr="00AF7484" w:rsidRDefault="00AF7484" w:rsidP="00573463">
      <w:r w:rsidRPr="00AF7484">
        <w:t>Patrick rolled Nichole straight into the accessible room. He parked her next to the king bed, the massive mattress looking like a life raft after seven hours in the van.</w:t>
      </w:r>
    </w:p>
    <w:p w14:paraId="1D392257" w14:textId="020220FF" w:rsidR="00AF7484" w:rsidRPr="00AF7484" w:rsidRDefault="00AF7484" w:rsidP="00573463">
      <w:r w:rsidRPr="00AF7484">
        <w:t>"Alright, you guys are settled," Carol said, coming in to give Nichole one last hug. "I’m heading back across the river. You get some rest. And call me after the tour!"</w:t>
      </w:r>
    </w:p>
    <w:p w14:paraId="33E7332E" w14:textId="77777777" w:rsidR="00AF7484" w:rsidRPr="00AF7484" w:rsidRDefault="00AF7484" w:rsidP="00573463">
      <w:r w:rsidRPr="00AF7484">
        <w:t>"Thanks, Carol," Ellen smiled, walking her sister back out to the parking lot.</w:t>
      </w:r>
    </w:p>
    <w:p w14:paraId="47A341CE" w14:textId="77777777" w:rsidR="00AF7484" w:rsidRPr="00AF7484" w:rsidRDefault="00AF7484" w:rsidP="00573463">
      <w:r w:rsidRPr="00AF7484">
        <w:t>With the door closed and the connecting door open, the "machine" went to work.</w:t>
      </w:r>
    </w:p>
    <w:p w14:paraId="5D204A5C" w14:textId="77777777" w:rsidR="00AF7484" w:rsidRPr="00AF7484" w:rsidRDefault="00AF7484" w:rsidP="00573463">
      <w:r w:rsidRPr="00AF7484">
        <w:t xml:space="preserve">Patrick locked the brakes on Nichole’s chair. He unstrapped his own rigid plastic ankle brace with a loud </w:t>
      </w:r>
      <w:r w:rsidRPr="00AF7484">
        <w:rPr>
          <w:i/>
          <w:iCs/>
        </w:rPr>
        <w:t>rrrippp</w:t>
      </w:r>
      <w:r w:rsidRPr="00AF7484">
        <w:t xml:space="preserve"> of velcro, tossing it into the corner so he could move more freely.</w:t>
      </w:r>
    </w:p>
    <w:p w14:paraId="3AD1930C" w14:textId="77777777" w:rsidR="00AF7484" w:rsidRPr="00AF7484" w:rsidRDefault="00AF7484" w:rsidP="00573463">
      <w:r w:rsidRPr="00AF7484">
        <w:t>"Bath time," Patrick said.</w:t>
      </w:r>
    </w:p>
    <w:p w14:paraId="15031538" w14:textId="77777777" w:rsidR="00AF7484" w:rsidRPr="00AF7484" w:rsidRDefault="00AF7484" w:rsidP="00573463">
      <w:r w:rsidRPr="00AF7484">
        <w:t>Nichole nodded, her eyes heavy.</w:t>
      </w:r>
    </w:p>
    <w:p w14:paraId="3251C15D" w14:textId="77777777" w:rsidR="00AF7484" w:rsidRPr="00AF7484" w:rsidRDefault="00AF7484" w:rsidP="00573463">
      <w:r w:rsidRPr="00AF7484">
        <w:lastRenderedPageBreak/>
        <w:t>In the accessible bathroom, Patrick pulled down the wall-mounted shower bench. He transferred Nichole from her chair to the bench with the smooth, practiced deadlift she preferred—scooping her under the knees and back, holding her close to his chest for a brief second of deep pressure, and setting her down gently.</w:t>
      </w:r>
    </w:p>
    <w:p w14:paraId="0573D339" w14:textId="77777777" w:rsidR="00AF7484" w:rsidRPr="00AF7484" w:rsidRDefault="00AF7484" w:rsidP="00573463">
      <w:r w:rsidRPr="00AF7484">
        <w:t>The routine was devoid of awkwardness. It was pure efficiency. Patrick adjusted the water temperature, keeping the handheld showerhead low so it wouldn't splash her face. He washed her hair, his fingers working the shampoo into her scalp, which made Nichole’s eyes flutter shut in relief. The warm water helped melt the rigid tone in her shoulders.</w:t>
      </w:r>
    </w:p>
    <w:p w14:paraId="477ADB4B" w14:textId="77777777" w:rsidR="00AF7484" w:rsidRPr="00AF7484" w:rsidRDefault="00AF7484" w:rsidP="00573463">
      <w:r w:rsidRPr="00AF7484">
        <w:t>After drying her off with the thick hotel towels, Patrick carried her to the king-sized bed.</w:t>
      </w:r>
    </w:p>
    <w:p w14:paraId="4F3B9ED1" w14:textId="77777777" w:rsidR="00AF7484" w:rsidRPr="00AF7484" w:rsidRDefault="00AF7484" w:rsidP="00573463">
      <w:r w:rsidRPr="00AF7484">
        <w:t>"Stretch check," Patrick announced.</w:t>
      </w:r>
    </w:p>
    <w:p w14:paraId="3D489836" w14:textId="77777777" w:rsidR="00AF7484" w:rsidRPr="00AF7484" w:rsidRDefault="00AF7484" w:rsidP="00573463">
      <w:r w:rsidRPr="00AF7484">
        <w:t>Nichole lay flat on the mattress. The long van ride had caused her hip flexors to contract. Patrick stood at the foot of the bed. He placed his hands on her shins and slowly, firmly, pushed her knees toward her chest.</w:t>
      </w:r>
    </w:p>
    <w:p w14:paraId="250412C1" w14:textId="77777777" w:rsidR="00AF7484" w:rsidRPr="00AF7484" w:rsidRDefault="00AF7484" w:rsidP="00573463">
      <w:r w:rsidRPr="00AF7484">
        <w:t>Nichole grimaced, letting out a sharp, clicking breath as the spastic muscles fought the movement.</w:t>
      </w:r>
    </w:p>
    <w:p w14:paraId="2850465D" w14:textId="77777777" w:rsidR="00AF7484" w:rsidRPr="00AF7484" w:rsidRDefault="00AF7484" w:rsidP="00573463">
      <w:r w:rsidRPr="00AF7484">
        <w:t>"I know, I know," Patrick murmured, holding the stretch at the point of resistance. "Breathe through it. Let it go."</w:t>
      </w:r>
    </w:p>
    <w:p w14:paraId="2AA825DE" w14:textId="77777777" w:rsidR="00AF7484" w:rsidRPr="00AF7484" w:rsidRDefault="00AF7484" w:rsidP="00573463">
      <w:r w:rsidRPr="00AF7484">
        <w:t>He held the stretch for thirty seconds, letting his body weight do the work until he felt the muscle fibers finally yield and relax. He repeated the motion on her hamstrings and ankles, realigning her body after a day of sitting at a ninety-degree angle.</w:t>
      </w:r>
    </w:p>
    <w:p w14:paraId="0FC18573" w14:textId="77777777" w:rsidR="00AF7484" w:rsidRPr="00AF7484" w:rsidRDefault="00AF7484" w:rsidP="00573463">
      <w:r w:rsidRPr="00AF7484">
        <w:t>Finally, he helped her into her oversized sleep shirt.</w:t>
      </w:r>
    </w:p>
    <w:p w14:paraId="0E29516A" w14:textId="77777777" w:rsidR="00AF7484" w:rsidRPr="00AF7484" w:rsidRDefault="00AF7484" w:rsidP="00573463">
      <w:r w:rsidRPr="00AF7484">
        <w:t>In the adjoining room, Tom and Ellen were unpacking their toiletries, the murmur of the local news playing on their television. The proximity was comforting—close enough for an emergency, but with the boundary of their own space.</w:t>
      </w:r>
    </w:p>
    <w:p w14:paraId="622511AB" w14:textId="77777777" w:rsidR="00AF7484" w:rsidRPr="00AF7484" w:rsidRDefault="00AF7484" w:rsidP="00573463">
      <w:r w:rsidRPr="00AF7484">
        <w:t>Patrick turned off the bedside lamp, plunging their room into darkness, save for the sliver of light from the connecting door.</w:t>
      </w:r>
    </w:p>
    <w:p w14:paraId="4323B5DF" w14:textId="77777777" w:rsidR="00AF7484" w:rsidRPr="00AF7484" w:rsidRDefault="00AF7484" w:rsidP="00573463">
      <w:r w:rsidRPr="00AF7484">
        <w:t>He climbed into the king-sized bed, sliding under the heavy hotel comforter. Nichole immediately gravitated toward him. She shifted her weight, rolling onto her side to press her back against his chest.</w:t>
      </w:r>
    </w:p>
    <w:p w14:paraId="4C05034E" w14:textId="77777777" w:rsidR="00AF7484" w:rsidRPr="00AF7484" w:rsidRDefault="00AF7484" w:rsidP="00573463">
      <w:r w:rsidRPr="00AF7484">
        <w:t>Patrick wrapped his arm around her waist. He draped his heavier, stronger leg over hers, using his own body weight to pin her legs down. It was a weighted blanket made of flesh and blood, preventing her legs from involuntarily kicking in the night.</w:t>
      </w:r>
    </w:p>
    <w:p w14:paraId="775C9243" w14:textId="77777777" w:rsidR="00AF7484" w:rsidRPr="00AF7484" w:rsidRDefault="00AF7484" w:rsidP="00573463">
      <w:r w:rsidRPr="00AF7484">
        <w:lastRenderedPageBreak/>
        <w:t>Nichole let out a long, shuddering sigh. The hum of the highway vanished. The fear of tomorrow's Vermont tour faded.</w:t>
      </w:r>
    </w:p>
    <w:p w14:paraId="356406C2" w14:textId="4F8AD894" w:rsidR="00AF7484" w:rsidRDefault="00AF7484" w:rsidP="00573463">
      <w:r w:rsidRPr="00AF7484">
        <w:t>With Patrick’s arm around her and his steady heartbeat against her back, she was grounded. The machine was powered down, safe and secure for the night</w:t>
      </w:r>
      <w:r w:rsidR="00310B68">
        <w:t>.</w:t>
      </w:r>
    </w:p>
    <w:p w14:paraId="779902A9" w14:textId="77777777" w:rsidR="00FA3BF5" w:rsidRPr="00FA3BF5" w:rsidRDefault="00FA3BF5" w:rsidP="00E4104B">
      <w:pPr>
        <w:pStyle w:val="Heading3"/>
        <w:rPr>
          <w:rFonts w:ascii=".AppleSystemUIFont" w:eastAsiaTheme="minorEastAsia" w:hAnsi=".AppleSystemUIFont"/>
        </w:rPr>
      </w:pPr>
      <w:r w:rsidRPr="00FA3BF5">
        <w:rPr>
          <w:rFonts w:eastAsiaTheme="minorEastAsia"/>
        </w:rPr>
        <w:t>Part 7: The Hopeful Morning</w:t>
      </w:r>
    </w:p>
    <w:p w14:paraId="4408116B" w14:textId="77777777" w:rsidR="00FA3BF5" w:rsidRPr="00FA3BF5" w:rsidRDefault="00FA3BF5" w:rsidP="00573463">
      <w:pPr>
        <w:rPr>
          <w:rFonts w:ascii=".AppleSystemUIFont" w:hAnsi=".AppleSystemUIFont"/>
        </w:rPr>
      </w:pPr>
      <w:r w:rsidRPr="00FA3BF5">
        <w:t>Date: July 2, 2003</w:t>
      </w:r>
    </w:p>
    <w:p w14:paraId="049111AA" w14:textId="77777777" w:rsidR="00FA3BF5" w:rsidRPr="00FA3BF5" w:rsidRDefault="00FA3BF5" w:rsidP="00573463">
      <w:pPr>
        <w:rPr>
          <w:rFonts w:ascii=".AppleSystemUIFont" w:hAnsi=".AppleSystemUIFont"/>
        </w:rPr>
      </w:pPr>
      <w:r w:rsidRPr="00FA3BF5">
        <w:t>Time: 6:00 AM</w:t>
      </w:r>
    </w:p>
    <w:p w14:paraId="4C5F476D" w14:textId="77777777" w:rsidR="00FA3BF5" w:rsidRPr="00FA3BF5" w:rsidRDefault="00FA3BF5" w:rsidP="00573463">
      <w:pPr>
        <w:rPr>
          <w:rFonts w:ascii=".AppleSystemUIFont" w:hAnsi=".AppleSystemUIFont"/>
        </w:rPr>
      </w:pPr>
      <w:r w:rsidRPr="00FA3BF5">
        <w:t>Location: Hotel, New Brunswick, New Jersey</w:t>
      </w:r>
    </w:p>
    <w:p w14:paraId="7E4401ED" w14:textId="77777777" w:rsidR="00FA3BF5" w:rsidRPr="00FA3BF5" w:rsidRDefault="00FA3BF5" w:rsidP="00573463">
      <w:pPr>
        <w:rPr>
          <w:rFonts w:ascii=".AppleSystemUIFont" w:hAnsi=".AppleSystemUIFont"/>
        </w:rPr>
      </w:pPr>
      <w:r w:rsidRPr="00FA3BF5">
        <w:t>The red digits on the hotel alarm clock clicked over to 6:00 AM, and the buzzer blared—a harsh, rhythmic noise that cut through the silence of the accessible king suite.</w:t>
      </w:r>
    </w:p>
    <w:p w14:paraId="120ADF6E" w14:textId="77777777" w:rsidR="00FA3BF5" w:rsidRPr="00FA3BF5" w:rsidRDefault="00FA3BF5" w:rsidP="00573463">
      <w:pPr>
        <w:rPr>
          <w:rFonts w:ascii=".AppleSystemUIFont" w:hAnsi=".AppleSystemUIFont"/>
        </w:rPr>
      </w:pPr>
      <w:r w:rsidRPr="00FA3BF5">
        <w:t>Patrick didn't groan. He moved with the instant alertness of someone who had a mission. He reached out, slapping the snooze button to kill the noise, then turned to the other side of the bed.</w:t>
      </w:r>
    </w:p>
    <w:p w14:paraId="462A3BE1" w14:textId="137A57A3" w:rsidR="00FA3BF5" w:rsidRPr="00FA3BF5" w:rsidRDefault="00FA3BF5" w:rsidP="00573463">
      <w:pPr>
        <w:rPr>
          <w:rFonts w:ascii=".AppleSystemUIFont" w:hAnsi=".AppleSystemUIFont"/>
        </w:rPr>
      </w:pPr>
      <w:r w:rsidRPr="00FA3BF5">
        <w:t xml:space="preserve">"Morning, </w:t>
      </w:r>
      <w:r w:rsidR="00705A6D">
        <w:t>Nikki</w:t>
      </w:r>
      <w:r w:rsidRPr="00FA3BF5">
        <w:t>," he whispered, shaking her shoulder gently. "Game day. Vermont."</w:t>
      </w:r>
    </w:p>
    <w:p w14:paraId="5D47F410" w14:textId="77777777" w:rsidR="00FA3BF5" w:rsidRPr="00FA3BF5" w:rsidRDefault="00FA3BF5" w:rsidP="00573463">
      <w:pPr>
        <w:rPr>
          <w:rFonts w:ascii=".AppleSystemUIFont" w:hAnsi=".AppleSystemUIFont"/>
        </w:rPr>
      </w:pPr>
      <w:r w:rsidRPr="00FA3BF5">
        <w:t>Nichole stirred, her eyes fluttering open. She didn't have the usual grogginess of a school morning. A spark of genuine excitement lit up her face. Today was the day they were going to see the "sanctuary." A real college, with a real quad, made for people like them.</w:t>
      </w:r>
    </w:p>
    <w:p w14:paraId="2C6AF509" w14:textId="77777777" w:rsidR="00FA3BF5" w:rsidRPr="00FA3BF5" w:rsidRDefault="00FA3BF5" w:rsidP="00573463">
      <w:pPr>
        <w:rPr>
          <w:rFonts w:ascii=".AppleSystemUIFont" w:hAnsi=".AppleSystemUIFont"/>
        </w:rPr>
      </w:pPr>
      <w:r w:rsidRPr="00FA3BF5">
        <w:t>Patrick threw back the heavy hotel comforter. "Pit stop first."</w:t>
      </w:r>
    </w:p>
    <w:p w14:paraId="1E473157" w14:textId="77777777" w:rsidR="00FA3BF5" w:rsidRPr="00FA3BF5" w:rsidRDefault="00FA3BF5" w:rsidP="00573463">
      <w:pPr>
        <w:rPr>
          <w:rFonts w:ascii=".AppleSystemUIFont" w:hAnsi=".AppleSystemUIFont"/>
        </w:rPr>
      </w:pPr>
      <w:r w:rsidRPr="00FA3BF5">
        <w:t>He stood up, testing his stiff left ankle on the carpet, then leaned over the bed. He scooped Nichole up in a fluid motion, carrying her into the bathroom. He set her down on the toilet, helping her balance, waiting while she did her business with the practiced efficiency of a lifetime routine.</w:t>
      </w:r>
    </w:p>
    <w:p w14:paraId="2C3C8CA1" w14:textId="77777777" w:rsidR="00FA3BF5" w:rsidRPr="00FA3BF5" w:rsidRDefault="00FA3BF5" w:rsidP="00573463">
      <w:pPr>
        <w:rPr>
          <w:rFonts w:ascii=".AppleSystemUIFont" w:hAnsi=".AppleSystemUIFont"/>
        </w:rPr>
      </w:pPr>
      <w:r w:rsidRPr="00FA3BF5">
        <w:t>When she was done, he transferred her back to the shower bench temporarily so he could use the toilet himself. The door remained open. Modesty had long ago been traded for logistics.</w:t>
      </w:r>
    </w:p>
    <w:p w14:paraId="29EBD4E8" w14:textId="77777777" w:rsidR="00FA3BF5" w:rsidRPr="00FA3BF5" w:rsidRDefault="00FA3BF5" w:rsidP="00573463">
      <w:pPr>
        <w:rPr>
          <w:rFonts w:ascii=".AppleSystemUIFont" w:hAnsi=".AppleSystemUIFont"/>
        </w:rPr>
      </w:pPr>
      <w:r w:rsidRPr="00FA3BF5">
        <w:t>"Wardrobe," Patrick announced, washing his hands and carrying her back to the bed.</w:t>
      </w:r>
    </w:p>
    <w:p w14:paraId="575388A5" w14:textId="77777777" w:rsidR="00FA3BF5" w:rsidRPr="00FA3BF5" w:rsidRDefault="00FA3BF5" w:rsidP="00573463">
      <w:pPr>
        <w:rPr>
          <w:rFonts w:ascii=".AppleSystemUIFont" w:hAnsi=".AppleSystemUIFont"/>
        </w:rPr>
      </w:pPr>
      <w:r w:rsidRPr="00FA3BF5">
        <w:t>He opened their duffel bag. It was a warm July day, so the "uniform" was standard.</w:t>
      </w:r>
    </w:p>
    <w:p w14:paraId="3AADFCE8" w14:textId="77777777" w:rsidR="00FA3BF5" w:rsidRPr="00FA3BF5" w:rsidRDefault="00FA3BF5" w:rsidP="00573463">
      <w:pPr>
        <w:rPr>
          <w:rFonts w:ascii=".AppleSystemUIFont" w:hAnsi=".AppleSystemUIFont"/>
        </w:rPr>
      </w:pPr>
      <w:r w:rsidRPr="00FA3BF5">
        <w:t>He helped her first. Underwear. Bra—a quick, practiced clasping of the hooks. Then he wrestled her legs into her denim shorts, massaging her calves to loosen the morning stiffness so her feet could slide through. He pulled a crisp, clean t-shirt over her head, smoothing it down, and finished with her socks and sneakers.</w:t>
      </w:r>
    </w:p>
    <w:p w14:paraId="3FCC1763" w14:textId="77777777" w:rsidR="00FA3BF5" w:rsidRPr="00FA3BF5" w:rsidRDefault="00FA3BF5" w:rsidP="00573463">
      <w:pPr>
        <w:rPr>
          <w:rFonts w:ascii=".AppleSystemUIFont" w:hAnsi=".AppleSystemUIFont"/>
        </w:rPr>
      </w:pPr>
      <w:r w:rsidRPr="00FA3BF5">
        <w:lastRenderedPageBreak/>
        <w:t>Then it was his turn. He pulled on his own underwear and matching denim shorts. He sat on the edge of the bed to pull on his socks. Then came the plastic AFO brace. He slid it behind his left calf, tightening the velcro straps with a loud rippp, before jamming his foot into his sneaker and tying it tight.</w:t>
      </w:r>
    </w:p>
    <w:p w14:paraId="13AA1945" w14:textId="77777777" w:rsidR="00FA3BF5" w:rsidRPr="00FA3BF5" w:rsidRDefault="00FA3BF5" w:rsidP="00573463">
      <w:pPr>
        <w:rPr>
          <w:rFonts w:ascii=".AppleSystemUIFont" w:hAnsi=".AppleSystemUIFont"/>
        </w:rPr>
      </w:pPr>
      <w:r w:rsidRPr="00FA3BF5">
        <w:t>He stood up and pulled his t-shirt on. They were a matched set. Ready for campus.</w:t>
      </w:r>
    </w:p>
    <w:p w14:paraId="7F98198B" w14:textId="77777777" w:rsidR="00FA3BF5" w:rsidRPr="00FA3BF5" w:rsidRDefault="00FA3BF5" w:rsidP="00573463">
      <w:pPr>
        <w:rPr>
          <w:rFonts w:ascii=".AppleSystemUIFont" w:hAnsi=".AppleSystemUIFont"/>
        </w:rPr>
      </w:pPr>
      <w:r w:rsidRPr="00FA3BF5">
        <w:t>Patrick walked over to the connecting door and rapped his knuckles against the wood three times. Knock-knock-knock.</w:t>
      </w:r>
    </w:p>
    <w:p w14:paraId="0918F385" w14:textId="77777777" w:rsidR="00FA3BF5" w:rsidRPr="00FA3BF5" w:rsidRDefault="00FA3BF5" w:rsidP="00573463">
      <w:pPr>
        <w:rPr>
          <w:rFonts w:ascii=".AppleSystemUIFont" w:hAnsi=".AppleSystemUIFont"/>
        </w:rPr>
      </w:pPr>
      <w:r w:rsidRPr="00FA3BF5">
        <w:t>"We're up!" Tom’s voice called back instantly. "Meet you at the trough in ten."</w:t>
      </w:r>
    </w:p>
    <w:p w14:paraId="1D42D8C3" w14:textId="77777777" w:rsidR="00FA3BF5" w:rsidRPr="00FA3BF5" w:rsidRDefault="00FA3BF5" w:rsidP="00573463">
      <w:pPr>
        <w:rPr>
          <w:rFonts w:ascii=".AppleSystemUIFont" w:hAnsi=".AppleSystemUIFont"/>
        </w:rPr>
      </w:pPr>
      <w:r w:rsidRPr="00FA3BF5">
        <w:t>Patrick grabbed the room key and unlocked the brakes on the Titan AeroMotion. "Let's go get some fuel."</w:t>
      </w:r>
    </w:p>
    <w:p w14:paraId="28826118" w14:textId="77777777" w:rsidR="00FA3BF5" w:rsidRPr="00FA3BF5" w:rsidRDefault="00FA3BF5" w:rsidP="00573463">
      <w:pPr>
        <w:rPr>
          <w:rFonts w:ascii=".AppleSystemUIFont" w:hAnsi=".AppleSystemUIFont"/>
        </w:rPr>
      </w:pPr>
      <w:r w:rsidRPr="00FA3BF5">
        <w:t>They rolled out into the hallway and down to the lobby. The "Continental Breakfast" was in full swing—a spread of mini-muffins, cereals, and a toaster that smelled like burning crumbs.</w:t>
      </w:r>
    </w:p>
    <w:p w14:paraId="2CD3AEA9" w14:textId="77777777" w:rsidR="00FA3BF5" w:rsidRPr="00FA3BF5" w:rsidRDefault="00FA3BF5" w:rsidP="00573463">
      <w:pPr>
        <w:rPr>
          <w:rFonts w:ascii=".AppleSystemUIFont" w:hAnsi=".AppleSystemUIFont"/>
        </w:rPr>
      </w:pPr>
      <w:r w:rsidRPr="00FA3BF5">
        <w:t>Patrick parked Nichole right in front of the buffet line. He grabbed a plastic plate.</w:t>
      </w:r>
    </w:p>
    <w:p w14:paraId="4FE0542C" w14:textId="77777777" w:rsidR="00FA3BF5" w:rsidRPr="00FA3BF5" w:rsidRDefault="00FA3BF5" w:rsidP="00573463">
      <w:pPr>
        <w:rPr>
          <w:rFonts w:ascii=".AppleSystemUIFont" w:hAnsi=".AppleSystemUIFont"/>
        </w:rPr>
      </w:pPr>
      <w:r w:rsidRPr="00FA3BF5">
        <w:t>"Alright, Chef," Patrick said, hovering the plate over the options. "What's the play? Bagel?"</w:t>
      </w:r>
    </w:p>
    <w:p w14:paraId="6C0A0076" w14:textId="77777777" w:rsidR="00FA3BF5" w:rsidRPr="00FA3BF5" w:rsidRDefault="00FA3BF5" w:rsidP="00573463">
      <w:pPr>
        <w:rPr>
          <w:rFonts w:ascii=".AppleSystemUIFont" w:hAnsi=".AppleSystemUIFont"/>
        </w:rPr>
      </w:pPr>
      <w:r w:rsidRPr="00FA3BF5">
        <w:t>Nichole shook her head. She pointed a finger at the tray of scrambled eggs.</w:t>
      </w:r>
    </w:p>
    <w:p w14:paraId="56C09EF5" w14:textId="77777777" w:rsidR="00FA3BF5" w:rsidRPr="00FA3BF5" w:rsidRDefault="00FA3BF5" w:rsidP="00573463">
      <w:pPr>
        <w:rPr>
          <w:rFonts w:ascii=".AppleSystemUIFont" w:hAnsi=".AppleSystemUIFont"/>
        </w:rPr>
      </w:pPr>
      <w:r w:rsidRPr="00FA3BF5">
        <w:t>"Protein. Smart," Patrick said, scooping a generous portion. "Bacon?"</w:t>
      </w:r>
    </w:p>
    <w:p w14:paraId="369F1304" w14:textId="77777777" w:rsidR="00FA3BF5" w:rsidRPr="00FA3BF5" w:rsidRDefault="00FA3BF5" w:rsidP="00573463">
      <w:pPr>
        <w:rPr>
          <w:rFonts w:ascii=".AppleSystemUIFont" w:hAnsi=".AppleSystemUIFont"/>
        </w:rPr>
      </w:pPr>
      <w:r w:rsidRPr="00FA3BF5">
        <w:t>Nichole tapped her armrest. Yes.</w:t>
      </w:r>
    </w:p>
    <w:p w14:paraId="0FA95D84" w14:textId="77777777" w:rsidR="00FA3BF5" w:rsidRPr="00FA3BF5" w:rsidRDefault="00FA3BF5" w:rsidP="00573463">
      <w:pPr>
        <w:rPr>
          <w:rFonts w:ascii=".AppleSystemUIFont" w:hAnsi=".AppleSystemUIFont"/>
        </w:rPr>
      </w:pPr>
      <w:r w:rsidRPr="00FA3BF5">
        <w:t>"Fruit?"</w:t>
      </w:r>
    </w:p>
    <w:p w14:paraId="6F755B5B" w14:textId="77777777" w:rsidR="00FA3BF5" w:rsidRPr="00FA3BF5" w:rsidRDefault="00FA3BF5" w:rsidP="00573463">
      <w:pPr>
        <w:rPr>
          <w:rFonts w:ascii=".AppleSystemUIFont" w:hAnsi=".AppleSystemUIFont"/>
        </w:rPr>
      </w:pPr>
      <w:r w:rsidRPr="00FA3BF5">
        <w:t>She pointed to the bowl of melon, but then sharply corrected her aim to the danishes.</w:t>
      </w:r>
    </w:p>
    <w:p w14:paraId="043E9A10" w14:textId="77777777" w:rsidR="00FA3BF5" w:rsidRPr="00FA3BF5" w:rsidRDefault="00FA3BF5" w:rsidP="00573463">
      <w:pPr>
        <w:rPr>
          <w:rFonts w:ascii=".AppleSystemUIFont" w:hAnsi=".AppleSystemUIFont"/>
        </w:rPr>
      </w:pPr>
      <w:r w:rsidRPr="00FA3BF5">
        <w:t>Patrick grinned. "Carbo-loading. I like it." He grabbed a cherry danish for her and one for himself.</w:t>
      </w:r>
    </w:p>
    <w:p w14:paraId="70A90FC8" w14:textId="77777777" w:rsidR="00FA3BF5" w:rsidRPr="00FA3BF5" w:rsidRDefault="00FA3BF5" w:rsidP="00573463">
      <w:pPr>
        <w:rPr>
          <w:rFonts w:ascii=".AppleSystemUIFont" w:hAnsi=".AppleSystemUIFont"/>
        </w:rPr>
      </w:pPr>
      <w:r w:rsidRPr="00FA3BF5">
        <w:t>He carried the loaded plate to a table where Tom and Ellen were already sipping coffee. Patrick set the food down in front of Nichole, putting a fork in her hand and opening her milk carton.</w:t>
      </w:r>
    </w:p>
    <w:p w14:paraId="20CF5FCC" w14:textId="77777777" w:rsidR="00FA3BF5" w:rsidRPr="00FA3BF5" w:rsidRDefault="00FA3BF5" w:rsidP="00573463">
      <w:pPr>
        <w:rPr>
          <w:rFonts w:ascii=".AppleSystemUIFont" w:hAnsi=".AppleSystemUIFont"/>
        </w:rPr>
      </w:pPr>
      <w:r w:rsidRPr="00FA3BF5">
        <w:t>"You two look bright-eyed," Ellen smiled, buttering a piece of toast.</w:t>
      </w:r>
    </w:p>
    <w:p w14:paraId="4E9ADD6A" w14:textId="77777777" w:rsidR="00FA3BF5" w:rsidRPr="00FA3BF5" w:rsidRDefault="00FA3BF5" w:rsidP="00573463">
      <w:pPr>
        <w:rPr>
          <w:rFonts w:ascii=".AppleSystemUIFont" w:hAnsi=".AppleSystemUIFont"/>
        </w:rPr>
      </w:pPr>
      <w:r w:rsidRPr="00FA3BF5">
        <w:t>"We're psyched," Patrick said, sitting down and digging into his own eggs. "I was reading the brochure again last night. They have a student radio station. And a literary magazine. It sounds... real."</w:t>
      </w:r>
    </w:p>
    <w:p w14:paraId="262D1037" w14:textId="77777777" w:rsidR="00FA3BF5" w:rsidRPr="00FA3BF5" w:rsidRDefault="00FA3BF5" w:rsidP="00573463">
      <w:pPr>
        <w:rPr>
          <w:rFonts w:ascii=".AppleSystemUIFont" w:hAnsi=".AppleSystemUIFont"/>
        </w:rPr>
      </w:pPr>
      <w:r w:rsidRPr="00FA3BF5">
        <w:lastRenderedPageBreak/>
        <w:t>Nichole chewed her bacon, humming happily. She could picture it. Her and Patrick, rolling across a green quad in Vermont, heading to the radio station to host a show. No aides. No separate schools. Just them, in a place that finally understood.</w:t>
      </w:r>
    </w:p>
    <w:p w14:paraId="29D3C641" w14:textId="77777777" w:rsidR="00FA3BF5" w:rsidRPr="00FA3BF5" w:rsidRDefault="00FA3BF5" w:rsidP="00573463">
      <w:pPr>
        <w:rPr>
          <w:rFonts w:ascii=".AppleSystemUIFont" w:hAnsi=".AppleSystemUIFont"/>
        </w:rPr>
      </w:pPr>
      <w:r w:rsidRPr="00FA3BF5">
        <w:t>"It really does seem like the best of both worlds," Tom agreed, checking his watch. "Traditional campus feel, but built for accessibility. If the tour is as good as the brochure, this might be the one."</w:t>
      </w:r>
    </w:p>
    <w:p w14:paraId="3C696EE6" w14:textId="77777777" w:rsidR="00FA3BF5" w:rsidRPr="00FA3BF5" w:rsidRDefault="00FA3BF5" w:rsidP="00573463">
      <w:pPr>
        <w:rPr>
          <w:rFonts w:ascii=".AppleSystemUIFont" w:hAnsi=".AppleSystemUIFont"/>
        </w:rPr>
      </w:pPr>
      <w:r w:rsidRPr="00FA3BF5">
        <w:t>"It's going to be the one," Patrick said confidently. "I can feel it."</w:t>
      </w:r>
    </w:p>
    <w:p w14:paraId="33D04BBE" w14:textId="77777777" w:rsidR="00FA3BF5" w:rsidRPr="00FA3BF5" w:rsidRDefault="00FA3BF5" w:rsidP="00573463">
      <w:pPr>
        <w:rPr>
          <w:rFonts w:ascii=".AppleSystemUIFont" w:hAnsi=".AppleSystemUIFont"/>
        </w:rPr>
      </w:pPr>
      <w:r w:rsidRPr="00FA3BF5">
        <w:t>Nichole tapped her VocaLink screen. "COLLEGE. KIDS."</w:t>
      </w:r>
    </w:p>
    <w:p w14:paraId="58F677DC" w14:textId="77777777" w:rsidR="00FA3BF5" w:rsidRPr="00FA3BF5" w:rsidRDefault="00FA3BF5" w:rsidP="00573463">
      <w:pPr>
        <w:rPr>
          <w:rFonts w:ascii=".AppleSystemUIFont" w:hAnsi=".AppleSystemUIFont"/>
        </w:rPr>
      </w:pPr>
      <w:r w:rsidRPr="00FA3BF5">
        <w:t>"Exactly," Patrick high-fived her.</w:t>
      </w:r>
    </w:p>
    <w:p w14:paraId="026129D6" w14:textId="77777777" w:rsidR="00FA3BF5" w:rsidRPr="00FA3BF5" w:rsidRDefault="00FA3BF5" w:rsidP="00573463">
      <w:pPr>
        <w:rPr>
          <w:rFonts w:ascii=".AppleSystemUIFont" w:hAnsi=".AppleSystemUIFont"/>
        </w:rPr>
      </w:pPr>
      <w:r w:rsidRPr="00FA3BF5">
        <w:t>"Alright, college kids," Tom said, standing up and crumpling his napkin. "We have two hundred and thirty miles to go. New Jersey Turnpike to the Garden State Parkway. Let's beat the traffic."</w:t>
      </w:r>
    </w:p>
    <w:p w14:paraId="648EB455" w14:textId="77777777" w:rsidR="00FA3BF5" w:rsidRPr="00FA3BF5" w:rsidRDefault="00FA3BF5" w:rsidP="00573463">
      <w:pPr>
        <w:rPr>
          <w:rFonts w:ascii=".AppleSystemUIFont" w:hAnsi=".AppleSystemUIFont"/>
        </w:rPr>
      </w:pPr>
      <w:r w:rsidRPr="00FA3BF5">
        <w:t>Patrick wiped a crumb from Nichole’s chin and stood up. He grabbed the push handles, feeling a surge of energy. They weren't just driving to another tour. They were driving toward their future.</w:t>
      </w:r>
    </w:p>
    <w:p w14:paraId="51A9068F" w14:textId="77777777" w:rsidR="00FA3BF5" w:rsidRDefault="00FA3BF5" w:rsidP="00573463">
      <w:r w:rsidRPr="00FA3BF5">
        <w:t>"Armor up," Patrick said, spinning the chair toward the exit. "Vermont or bust."</w:t>
      </w:r>
    </w:p>
    <w:p w14:paraId="7A1666B8" w14:textId="77777777" w:rsidR="009C0074" w:rsidRPr="009C0074" w:rsidRDefault="009C0074" w:rsidP="009C0074">
      <w:pPr>
        <w:pStyle w:val="Heading3"/>
        <w:rPr>
          <w:rFonts w:eastAsiaTheme="minorHAnsi"/>
        </w:rPr>
      </w:pPr>
      <w:r w:rsidRPr="009C0074">
        <w:rPr>
          <w:rFonts w:eastAsiaTheme="minorHAnsi"/>
        </w:rPr>
        <w:t>Part 8: The Green Mountain Haul</w:t>
      </w:r>
    </w:p>
    <w:p w14:paraId="486F8998" w14:textId="77777777" w:rsidR="009C0074" w:rsidRPr="009C0074" w:rsidRDefault="009C0074" w:rsidP="00573463">
      <w:r w:rsidRPr="009C0074">
        <w:t>Date: July 2, 2003</w:t>
      </w:r>
    </w:p>
    <w:p w14:paraId="79FE6382" w14:textId="77777777" w:rsidR="009C0074" w:rsidRPr="009C0074" w:rsidRDefault="009C0074" w:rsidP="00573463">
      <w:r w:rsidRPr="009C0074">
        <w:t>Time: 2:00 PM</w:t>
      </w:r>
    </w:p>
    <w:p w14:paraId="2F3C6385" w14:textId="77777777" w:rsidR="009C0074" w:rsidRDefault="009C0074" w:rsidP="00573463">
      <w:r w:rsidRPr="009C0074">
        <w:t>Location: I-91 North (Crossing the Massachusetts/Vermont Line)</w:t>
      </w:r>
    </w:p>
    <w:p w14:paraId="46D78C4E" w14:textId="77777777" w:rsidR="000F35AD" w:rsidRPr="000F35AD" w:rsidRDefault="000F35AD" w:rsidP="000F35AD">
      <w:r w:rsidRPr="000F35AD">
        <w:t>The transition was subtle at first, then undeniable. The grey industrial sprawl of the New Jersey Turnpike and the congested loops of the New York State Thruway had given way to something greener, cleaner, and infinitely more open.</w:t>
      </w:r>
    </w:p>
    <w:p w14:paraId="562E5D68" w14:textId="77777777" w:rsidR="000F35AD" w:rsidRPr="000F35AD" w:rsidRDefault="000F35AD" w:rsidP="000F35AD">
      <w:r w:rsidRPr="000F35AD">
        <w:t>They were on Interstate 91 now, cutting a straight line north. The billboards for personal injury lawyers vanished, replaced by signs for maple syrup, antique barns, and ski resorts.</w:t>
      </w:r>
    </w:p>
    <w:p w14:paraId="4BC24D26" w14:textId="77777777" w:rsidR="000F35AD" w:rsidRPr="000F35AD" w:rsidRDefault="000F35AD" w:rsidP="000F35AD">
      <w:r w:rsidRPr="000F35AD">
        <w:t>"Welcome to the Green Mountain State," Tom announced, tapping the steering wheel as they passed the "Welcome to Vermont" sign.</w:t>
      </w:r>
    </w:p>
    <w:p w14:paraId="781699FF" w14:textId="77777777" w:rsidR="000F35AD" w:rsidRPr="000F35AD" w:rsidRDefault="000F35AD" w:rsidP="000F35AD">
      <w:r w:rsidRPr="000F35AD">
        <w:t>In the back of the heavy transport van, the mood was a mix of awe and physical depletion.</w:t>
      </w:r>
    </w:p>
    <w:p w14:paraId="161EBAC2" w14:textId="77777777" w:rsidR="000F35AD" w:rsidRPr="000F35AD" w:rsidRDefault="000F35AD" w:rsidP="000F35AD">
      <w:r w:rsidRPr="000F35AD">
        <w:lastRenderedPageBreak/>
        <w:t>Nichole was staring out the window. It was beautiful—rolling hills that looked like a painting, dense forests, and air that even through the van vents felt crisper. It looked like the kind of place where a person could actually think. Where a writer could write.</w:t>
      </w:r>
    </w:p>
    <w:p w14:paraId="33EF6657" w14:textId="77777777" w:rsidR="000F35AD" w:rsidRPr="000F35AD" w:rsidRDefault="000F35AD" w:rsidP="000F35AD">
      <w:r w:rsidRPr="000F35AD">
        <w:t>But her body was screaming.</w:t>
      </w:r>
    </w:p>
    <w:p w14:paraId="0235E47C" w14:textId="77777777" w:rsidR="000F35AD" w:rsidRPr="000F35AD" w:rsidRDefault="000F35AD" w:rsidP="000F35AD">
      <w:r w:rsidRPr="000F35AD">
        <w:t>They had been on the road for six hours. The stop at a rest area in Connecticut had helped, but the vibration of the van was relentless. Her lower back felt like it was fused to the seat cushion. Her hip flexors were pulled tight like bowstrings. Every time the van hit an expansion joint in the bridge, a jolt of electricity shot up her spine.</w:t>
      </w:r>
    </w:p>
    <w:p w14:paraId="688B2A75" w14:textId="77777777" w:rsidR="000F35AD" w:rsidRPr="000F35AD" w:rsidRDefault="000F35AD" w:rsidP="000F35AD">
      <w:r w:rsidRPr="000F35AD">
        <w:t xml:space="preserve">She reached for Patrick’s hand. She let out a low, sharp grunt in the back of her throat—a sound like grinding stones. She didn't tap the VocaLink. She just squeezed his fingers—three short pulses. </w:t>
      </w:r>
      <w:r w:rsidRPr="000F35AD">
        <w:rPr>
          <w:i/>
          <w:iCs/>
        </w:rPr>
        <w:t>Hurts.</w:t>
      </w:r>
    </w:p>
    <w:p w14:paraId="3DE8BA4D" w14:textId="77777777" w:rsidR="000F35AD" w:rsidRPr="000F35AD" w:rsidRDefault="000F35AD" w:rsidP="000F35AD">
      <w:r w:rsidRPr="000F35AD">
        <w:t>"I know," Patrick whispered, abandoning his book. He recognized the pain vocalization immediately. He shifted in his seat, leaning over to massage the knot of muscle at the base of her neck. "We're almost there. Dad says twenty minutes to Brattleboro."</w:t>
      </w:r>
    </w:p>
    <w:p w14:paraId="243FE6C1" w14:textId="77777777" w:rsidR="000F35AD" w:rsidRPr="000F35AD" w:rsidRDefault="000F35AD" w:rsidP="000F35AD">
      <w:r w:rsidRPr="000F35AD">
        <w:t>"Hang in there, kiddo," Ellen said, looking back from the passenger seat. "We're checking straight into the hotel. No detours."</w:t>
      </w:r>
    </w:p>
    <w:p w14:paraId="4284383B" w14:textId="77777777" w:rsidR="000F35AD" w:rsidRPr="000F35AD" w:rsidRDefault="000F35AD" w:rsidP="000F35AD">
      <w:r w:rsidRPr="000F35AD">
        <w:t>The van began to slow as they took the exit for Brattleboro. It was a charming, bustling town that felt worlds away from the strip malls of Virginia Beach. They navigated through the downtown area, passing brick storefronts and coffee shops filled with students and hikers.</w:t>
      </w:r>
    </w:p>
    <w:p w14:paraId="656DF929" w14:textId="77777777" w:rsidR="000F35AD" w:rsidRPr="000F35AD" w:rsidRDefault="000F35AD" w:rsidP="000F35AD">
      <w:r w:rsidRPr="000F35AD">
        <w:t>"It has a vibe," Patrick noted, looking at a bookstore with a 'Local Poetry Reading Tonight' sign in the window. "I could see us here."</w:t>
      </w:r>
    </w:p>
    <w:p w14:paraId="46FC8FE8" w14:textId="77777777" w:rsidR="000F35AD" w:rsidRPr="000F35AD" w:rsidRDefault="000F35AD" w:rsidP="000F35AD">
      <w:r w:rsidRPr="000F35AD">
        <w:t xml:space="preserve">Nichole managed a weak nod. She </w:t>
      </w:r>
      <w:r w:rsidRPr="000F35AD">
        <w:rPr>
          <w:i/>
          <w:iCs/>
        </w:rPr>
        <w:t>could</w:t>
      </w:r>
      <w:r w:rsidRPr="000F35AD">
        <w:t xml:space="preserve"> see them here. She could imagine rolling down these sidewalks in the autumn, wearing a thick sweater, heading to a creative writing workshop.</w:t>
      </w:r>
    </w:p>
    <w:p w14:paraId="62299457" w14:textId="77777777" w:rsidR="000F35AD" w:rsidRPr="000F35AD" w:rsidRDefault="000F35AD" w:rsidP="000F35AD">
      <w:r w:rsidRPr="000F35AD">
        <w:t>They pulled into the hotel parking lot. It was a rustic lodge-style building, timber-framed but modern enough to have a covered portico.</w:t>
      </w:r>
    </w:p>
    <w:p w14:paraId="702CBE5F" w14:textId="77777777" w:rsidR="000F35AD" w:rsidRPr="000F35AD" w:rsidRDefault="000F35AD" w:rsidP="000F35AD">
      <w:r w:rsidRPr="000F35AD">
        <w:t>"Check-in time," Tom said, putting the van in park.</w:t>
      </w:r>
    </w:p>
    <w:p w14:paraId="7F902A82" w14:textId="77777777" w:rsidR="000F35AD" w:rsidRPr="000F35AD" w:rsidRDefault="000F35AD" w:rsidP="000F35AD">
      <w:r w:rsidRPr="000F35AD">
        <w:t>The routine was automatic. Tom went to the desk. Ellen managed the bags. Patrick lowered the lift.</w:t>
      </w:r>
    </w:p>
    <w:p w14:paraId="58BBC1EC" w14:textId="77777777" w:rsidR="000F35AD" w:rsidRPr="000F35AD" w:rsidRDefault="000F35AD" w:rsidP="000F35AD">
      <w:r w:rsidRPr="000F35AD">
        <w:t>When the hydraulic ramp touched the Vermont pavement, Nichole let out a breath she felt like she'd been holding since New Jersey. The air smelled of pine and damp earth.</w:t>
      </w:r>
    </w:p>
    <w:p w14:paraId="360B6EF3" w14:textId="77777777" w:rsidR="000F35AD" w:rsidRPr="000F35AD" w:rsidRDefault="000F35AD" w:rsidP="000F35AD">
      <w:r w:rsidRPr="000F35AD">
        <w:lastRenderedPageBreak/>
        <w:t>They had secured a large accessible room on the ground floor. It wasn't a two-room suite like the one in New Jersey, but it was spacious, featuring two queen beds separated by a wide aisle.</w:t>
      </w:r>
    </w:p>
    <w:p w14:paraId="6FAC2F8D" w14:textId="013D0083" w:rsidR="000F35AD" w:rsidRPr="000F35AD" w:rsidRDefault="000F35AD" w:rsidP="000F35AD">
      <w:r w:rsidRPr="000F35AD">
        <w:t>"Dibs on the bed closest to the bathroom," Patrick said as they hauled the luggage in. "</w:t>
      </w:r>
      <w:r w:rsidR="00705A6D">
        <w:t>Nikki</w:t>
      </w:r>
      <w:r w:rsidRPr="000F35AD">
        <w:t xml:space="preserve"> and I will take that one. You guys take the one by the window."</w:t>
      </w:r>
    </w:p>
    <w:p w14:paraId="3BA914CE" w14:textId="77777777" w:rsidR="000F35AD" w:rsidRPr="000F35AD" w:rsidRDefault="000F35AD" w:rsidP="000F35AD">
      <w:r w:rsidRPr="000F35AD">
        <w:t>"You sure a queen is big enough for both of you?" Tom asked, dropping his duffel bag.</w:t>
      </w:r>
    </w:p>
    <w:p w14:paraId="609001EB" w14:textId="77777777" w:rsidR="000F35AD" w:rsidRPr="000F35AD" w:rsidRDefault="000F35AD" w:rsidP="000F35AD">
      <w:r w:rsidRPr="000F35AD">
        <w:t>"Dad, she practically sleeps on top of me anyway," Patrick laughed, unlatching the brakes on the wheelchair. "A queen is plenty."</w:t>
      </w:r>
    </w:p>
    <w:p w14:paraId="0FA68178" w14:textId="77777777" w:rsidR="000F35AD" w:rsidRPr="000F35AD" w:rsidRDefault="000F35AD" w:rsidP="000F35AD">
      <w:r w:rsidRPr="000F35AD">
        <w:t>Patrick didn't waste another second. He locked the main door and turned to Nichole.</w:t>
      </w:r>
    </w:p>
    <w:p w14:paraId="01C19E0E" w14:textId="77777777" w:rsidR="000F35AD" w:rsidRPr="000F35AD" w:rsidRDefault="000F35AD" w:rsidP="000F35AD">
      <w:r w:rsidRPr="000F35AD">
        <w:t>"Pit crew, assemble," Patrick joked, but his eyes were serious. He knew her pain tolerance was red-lining.</w:t>
      </w:r>
    </w:p>
    <w:p w14:paraId="7BD9412B" w14:textId="77777777" w:rsidR="000F35AD" w:rsidRPr="000F35AD" w:rsidRDefault="000F35AD" w:rsidP="000F35AD">
      <w:r w:rsidRPr="000F35AD">
        <w:t>He rolled her to the bathroom. It was smaller than the last one, but workable. He managed the transfer, helping her use the toilet, then started the bathwater. He made it hot—hotter than usual—to shock the muscles into submission.</w:t>
      </w:r>
    </w:p>
    <w:p w14:paraId="58A616C4" w14:textId="77777777" w:rsidR="000F35AD" w:rsidRPr="000F35AD" w:rsidRDefault="000F35AD" w:rsidP="000F35AD">
      <w:r w:rsidRPr="000F35AD">
        <w:t xml:space="preserve">He lifted her into the tub. As the warm water enveloped her, Nichole let out a long, shuddering sigh that melted into a soft, high-pitched </w:t>
      </w:r>
      <w:r w:rsidRPr="000F35AD">
        <w:rPr>
          <w:i/>
          <w:iCs/>
        </w:rPr>
        <w:t>hummm</w:t>
      </w:r>
      <w:r w:rsidRPr="000F35AD">
        <w:t xml:space="preserve"> of pure relief. Her head tipped back against the porcelain, and she closed her eyes.</w:t>
      </w:r>
    </w:p>
    <w:p w14:paraId="76C44F9E" w14:textId="77777777" w:rsidR="000F35AD" w:rsidRPr="000F35AD" w:rsidRDefault="000F35AD" w:rsidP="000F35AD">
      <w:r w:rsidRPr="000F35AD">
        <w:t>Patrick sat on the closed toilet lid, rolling up his sleeves. He grabbed the washcloth. He didn't rush. He washed her arms, her back, her legs, moving with a rhythmic, calming pressure.</w:t>
      </w:r>
    </w:p>
    <w:p w14:paraId="642F483F" w14:textId="77777777" w:rsidR="000F35AD" w:rsidRPr="000F35AD" w:rsidRDefault="000F35AD" w:rsidP="000F35AD">
      <w:r w:rsidRPr="000F35AD">
        <w:t>"We made it," Patrick said softly, rinsing the soap from her shoulder. "We're in Vermont. The Open House is at 8:00 AM. We're going to roll in there, blow them away with your portfolio, and find out where we sign."</w:t>
      </w:r>
    </w:p>
    <w:p w14:paraId="04F38FCD" w14:textId="77777777" w:rsidR="000F35AD" w:rsidRPr="000F35AD" w:rsidRDefault="000F35AD" w:rsidP="000F35AD">
      <w:r w:rsidRPr="000F35AD">
        <w:t xml:space="preserve">Nichole opened her eyes. The pain in her hips was dulling to a manageable ache. She looked at her brother—tired, sweat on his brow, but smiling. She made a soft, happy </w:t>
      </w:r>
      <w:r w:rsidRPr="000F35AD">
        <w:rPr>
          <w:i/>
          <w:iCs/>
        </w:rPr>
        <w:t>clicking</w:t>
      </w:r>
      <w:r w:rsidRPr="000F35AD">
        <w:t xml:space="preserve"> sound with her tongue.</w:t>
      </w:r>
    </w:p>
    <w:p w14:paraId="0EE06911" w14:textId="77777777" w:rsidR="000F35AD" w:rsidRPr="000F35AD" w:rsidRDefault="000F35AD" w:rsidP="000F35AD">
      <w:r w:rsidRPr="000F35AD">
        <w:t xml:space="preserve">He was the only aide she ever wanted. He was the only one who knew that she needed the water </w:t>
      </w:r>
      <w:r w:rsidRPr="000F35AD">
        <w:rPr>
          <w:i/>
          <w:iCs/>
        </w:rPr>
        <w:t>this</w:t>
      </w:r>
      <w:r w:rsidRPr="000F35AD">
        <w:t xml:space="preserve"> hot, or that she needed her left calf rubbed </w:t>
      </w:r>
      <w:r w:rsidRPr="000F35AD">
        <w:rPr>
          <w:i/>
          <w:iCs/>
        </w:rPr>
        <w:t>that</w:t>
      </w:r>
      <w:r w:rsidRPr="000F35AD">
        <w:t xml:space="preserve"> way.</w:t>
      </w:r>
    </w:p>
    <w:p w14:paraId="522B707D" w14:textId="77777777" w:rsidR="000F35AD" w:rsidRPr="000F35AD" w:rsidRDefault="000F35AD" w:rsidP="000F35AD">
      <w:r w:rsidRPr="000F35AD">
        <w:t>After the bath, Patrick dried her off and carried her to the queen bed.</w:t>
      </w:r>
    </w:p>
    <w:p w14:paraId="678757E7" w14:textId="77777777" w:rsidR="000F35AD" w:rsidRPr="000F35AD" w:rsidRDefault="000F35AD" w:rsidP="000F35AD">
      <w:r w:rsidRPr="000F35AD">
        <w:t>He spent twenty minutes stretching her legs, working the stiffness out of her hamstrings until she was loose and limp. He dressed her in her favorite soft pajamas.</w:t>
      </w:r>
    </w:p>
    <w:p w14:paraId="4E4439B8" w14:textId="77777777" w:rsidR="000F35AD" w:rsidRPr="000F35AD" w:rsidRDefault="000F35AD" w:rsidP="000F35AD">
      <w:r w:rsidRPr="000F35AD">
        <w:lastRenderedPageBreak/>
        <w:t>"Hungry?" Ellen asked from the other side of the room, holding a takeout menu.</w:t>
      </w:r>
    </w:p>
    <w:p w14:paraId="2A672AE7" w14:textId="77777777" w:rsidR="000F35AD" w:rsidRPr="000F35AD" w:rsidRDefault="000F35AD" w:rsidP="000F35AD">
      <w:r w:rsidRPr="000F35AD">
        <w:t xml:space="preserve">Nichole shook her head. She tapped her chest, then the pillow. She made a soft </w:t>
      </w:r>
      <w:r w:rsidRPr="000F35AD">
        <w:rPr>
          <w:i/>
          <w:iCs/>
        </w:rPr>
        <w:t>shhh</w:t>
      </w:r>
      <w:r w:rsidRPr="000F35AD">
        <w:t xml:space="preserve"> sound. </w:t>
      </w:r>
      <w:r w:rsidRPr="000F35AD">
        <w:rPr>
          <w:i/>
          <w:iCs/>
        </w:rPr>
        <w:t>Sleep.</w:t>
      </w:r>
    </w:p>
    <w:p w14:paraId="52E59857" w14:textId="77777777" w:rsidR="000F35AD" w:rsidRPr="000F35AD" w:rsidRDefault="000F35AD" w:rsidP="000F35AD">
      <w:r w:rsidRPr="000F35AD">
        <w:t>"Smart play," Patrick said, climbing into the bed next to her.</w:t>
      </w:r>
    </w:p>
    <w:p w14:paraId="4D1212D4" w14:textId="77777777" w:rsidR="000F35AD" w:rsidRPr="000F35AD" w:rsidRDefault="000F35AD" w:rsidP="000F35AD">
      <w:r w:rsidRPr="000F35AD">
        <w:t>He pulled the quilt up over both of them. A queen bed was technically standard for two adults, but they didn't need the extra width. Nichole immediately scooted backward, pressing her spine against his chest, tucking her cold feet between his calves. Patrick wrapped his arm over her, locking her in place.</w:t>
      </w:r>
    </w:p>
    <w:p w14:paraId="496924F5" w14:textId="421DD832" w:rsidR="000F35AD" w:rsidRPr="000F35AD" w:rsidRDefault="000F35AD" w:rsidP="000F35AD">
      <w:r w:rsidRPr="000F35AD">
        <w:t xml:space="preserve">"Tomorrow," Patrick whispered into the dark room. "Putney College. This is it, </w:t>
      </w:r>
      <w:r w:rsidR="00705A6D">
        <w:t>Nikki</w:t>
      </w:r>
      <w:r w:rsidR="009C0074" w:rsidRPr="000F35AD">
        <w:t>.</w:t>
      </w:r>
      <w:r w:rsidRPr="000F35AD">
        <w:t xml:space="preserve"> The big leagues."</w:t>
      </w:r>
    </w:p>
    <w:p w14:paraId="61BBB1F4" w14:textId="77777777" w:rsidR="000F35AD" w:rsidRPr="000F35AD" w:rsidRDefault="000F35AD" w:rsidP="000F35AD">
      <w:r w:rsidRPr="000F35AD">
        <w:t>Nichole smiled against the pillow, the scent of pine still lingering in her memory. She let out a sleepy, contented coo. She felt safe. She felt ready.</w:t>
      </w:r>
    </w:p>
    <w:p w14:paraId="3DEE0F79" w14:textId="3913E3C6" w:rsidR="000F35AD" w:rsidRPr="009C0074" w:rsidRDefault="000F35AD" w:rsidP="00573463">
      <w:r w:rsidRPr="000F35AD">
        <w:t>The machine was recharged.</w:t>
      </w:r>
    </w:p>
    <w:p w14:paraId="70AEA5A4" w14:textId="528FF757" w:rsidR="0033565C" w:rsidRPr="0033565C" w:rsidRDefault="0033565C" w:rsidP="00D34AAB">
      <w:pPr>
        <w:pStyle w:val="Heading3"/>
        <w:rPr>
          <w:rFonts w:eastAsiaTheme="minorHAnsi"/>
        </w:rPr>
      </w:pPr>
      <w:r w:rsidRPr="0033565C">
        <w:rPr>
          <w:rFonts w:eastAsiaTheme="minorHAnsi"/>
        </w:rPr>
        <w:t xml:space="preserve">Part 9: </w:t>
      </w:r>
      <w:r w:rsidR="00721EF3">
        <w:rPr>
          <w:rFonts w:eastAsiaTheme="minorHAnsi"/>
        </w:rPr>
        <w:t>Putney College Open House</w:t>
      </w:r>
    </w:p>
    <w:p w14:paraId="771584B4" w14:textId="77777777" w:rsidR="0033565C" w:rsidRPr="0033565C" w:rsidRDefault="0033565C" w:rsidP="00D34AAB">
      <w:pPr>
        <w:pStyle w:val="Heading4"/>
        <w:rPr>
          <w:rFonts w:eastAsiaTheme="minorHAnsi"/>
        </w:rPr>
      </w:pPr>
      <w:r w:rsidRPr="0033565C">
        <w:rPr>
          <w:rFonts w:eastAsiaTheme="minorHAnsi"/>
        </w:rPr>
        <w:t>Date: July 3, 2003</w:t>
      </w:r>
    </w:p>
    <w:p w14:paraId="4EF4946A" w14:textId="1A8D8A12" w:rsidR="00AF099A" w:rsidRPr="0033565C" w:rsidRDefault="0033565C" w:rsidP="00573463">
      <w:r w:rsidRPr="0033565C">
        <w:t>Time: 8:00 AM</w:t>
      </w:r>
    </w:p>
    <w:p w14:paraId="43B30C17" w14:textId="77777777" w:rsidR="0033565C" w:rsidRDefault="0033565C" w:rsidP="00573463">
      <w:r w:rsidRPr="0033565C">
        <w:t>Location: Putney College, Putney, Vermont</w:t>
      </w:r>
    </w:p>
    <w:p w14:paraId="5D928566" w14:textId="77777777" w:rsidR="001F04FB" w:rsidRPr="001F04FB" w:rsidRDefault="001F04FB" w:rsidP="001F04FB">
      <w:r w:rsidRPr="001F04FB">
        <w:t>The morning air in Vermont was crisp, lacking the heavy, wet humidity of a Virginia summer. It felt like a fresh start.</w:t>
      </w:r>
    </w:p>
    <w:p w14:paraId="591491F0" w14:textId="77777777" w:rsidR="001F04FB" w:rsidRPr="001F04FB" w:rsidRDefault="001F04FB" w:rsidP="001F04FB">
      <w:r w:rsidRPr="001F04FB">
        <w:t>Patrick pushed the purple Titan AeroMotion up the paved path toward the Student Center. The campus was waking up, buzzing with the nervous energy of prospective families.</w:t>
      </w:r>
    </w:p>
    <w:p w14:paraId="052F9602" w14:textId="77777777" w:rsidR="001F04FB" w:rsidRPr="001F04FB" w:rsidRDefault="001F04FB" w:rsidP="001F04FB">
      <w:r w:rsidRPr="001F04FB">
        <w:t>"Check-in is at the Welcome Desk," Ellen said, smoothing her skirt. She looked at Nichole. "You ready?"</w:t>
      </w:r>
    </w:p>
    <w:p w14:paraId="0D9A7AD5" w14:textId="77777777" w:rsidR="001F04FB" w:rsidRPr="001F04FB" w:rsidRDefault="001F04FB" w:rsidP="001F04FB">
      <w:r w:rsidRPr="001F04FB">
        <w:t xml:space="preserve">Nichole beamed. She was wearing her best "interview" outfit. She tapped her armrest twice. </w:t>
      </w:r>
      <w:r w:rsidRPr="001F04FB">
        <w:rPr>
          <w:i/>
          <w:iCs/>
        </w:rPr>
        <w:t>Ready.</w:t>
      </w:r>
    </w:p>
    <w:p w14:paraId="7A670861" w14:textId="77777777" w:rsidR="001F04FB" w:rsidRPr="001F04FB" w:rsidRDefault="001F04FB" w:rsidP="001F04FB">
      <w:r w:rsidRPr="001F04FB">
        <w:t>Inside the Student Center, the accessibility was flawless. No steps. Automatic doors that actually worked. Wide aisles between the tables where the continental breakfast was laid out.</w:t>
      </w:r>
    </w:p>
    <w:p w14:paraId="5DB96A9F" w14:textId="77777777" w:rsidR="001F04FB" w:rsidRPr="001F04FB" w:rsidRDefault="001F04FB" w:rsidP="001F04FB">
      <w:r w:rsidRPr="001F04FB">
        <w:t>"Hi there!"</w:t>
      </w:r>
    </w:p>
    <w:p w14:paraId="2D3C397E" w14:textId="77777777" w:rsidR="001F04FB" w:rsidRPr="001F04FB" w:rsidRDefault="001F04FB" w:rsidP="001F04FB">
      <w:r w:rsidRPr="001F04FB">
        <w:lastRenderedPageBreak/>
        <w:t>A young man in a yellow 'Student Ambassador' polo shirt approached them. He stopped three feet away—a perfect, respectful distance. He looked directly at Nichole, making eye contact with her, not Patrick.</w:t>
      </w:r>
    </w:p>
    <w:p w14:paraId="7A76678B" w14:textId="77777777" w:rsidR="001F04FB" w:rsidRPr="001F04FB" w:rsidRDefault="001F04FB" w:rsidP="001F04FB">
      <w:r w:rsidRPr="001F04FB">
        <w:t>"Welcome to Putney," the student smiled warmly. "I'm Jason. I'm one of the mobility assistants today. Would you like me to assist with navigation, or do you have a preferred system?"</w:t>
      </w:r>
    </w:p>
    <w:p w14:paraId="2B6F385B" w14:textId="77777777" w:rsidR="001F04FB" w:rsidRPr="001F04FB" w:rsidRDefault="001F04FB" w:rsidP="001F04FB">
      <w:r w:rsidRPr="001F04FB">
        <w:t>Nichole smiled back. He was polite. He treated her like a person.</w:t>
      </w:r>
    </w:p>
    <w:p w14:paraId="64D1D472" w14:textId="77777777" w:rsidR="001F04FB" w:rsidRPr="001F04FB" w:rsidRDefault="001F04FB" w:rsidP="001F04FB">
      <w:r w:rsidRPr="001F04FB">
        <w:t xml:space="preserve">She tapped her VocaLink. </w:t>
      </w:r>
      <w:r w:rsidRPr="001F04FB">
        <w:rPr>
          <w:b/>
          <w:bCs/>
        </w:rPr>
        <w:t>"MY. BROTHER. DRIVES."</w:t>
      </w:r>
    </w:p>
    <w:p w14:paraId="60D00E00" w14:textId="77777777" w:rsidR="001F04FB" w:rsidRPr="001F04FB" w:rsidRDefault="001F04FB" w:rsidP="001F04FB">
      <w:r w:rsidRPr="001F04FB">
        <w:t>Jason nodded immediately. "Understood. I'll just be leading the way, then. Follow me!"</w:t>
      </w:r>
    </w:p>
    <w:p w14:paraId="28B6081E" w14:textId="77777777" w:rsidR="001F04FB" w:rsidRPr="001F04FB" w:rsidRDefault="001F04FB" w:rsidP="001F04FB">
      <w:r w:rsidRPr="001F04FB">
        <w:t>He turned and walked ahead, keeping his hands to himself.</w:t>
      </w:r>
    </w:p>
    <w:p w14:paraId="6A6232E0" w14:textId="77777777" w:rsidR="001F04FB" w:rsidRPr="001F04FB" w:rsidRDefault="001F04FB" w:rsidP="001F04FB">
      <w:r w:rsidRPr="001F04FB">
        <w:t xml:space="preserve">Nichole looked at Patrick and grinned. </w:t>
      </w:r>
      <w:r w:rsidRPr="001F04FB">
        <w:rPr>
          <w:i/>
          <w:iCs/>
        </w:rPr>
        <w:t>See? They get it.</w:t>
      </w:r>
    </w:p>
    <w:p w14:paraId="54469C42" w14:textId="77777777" w:rsidR="001F04FB" w:rsidRPr="001F04FB" w:rsidRDefault="001F04FB" w:rsidP="001F04FB">
      <w:r w:rsidRPr="001F04FB">
        <w:t>Patrick squeezed her shoulder. "Good start."</w:t>
      </w:r>
    </w:p>
    <w:p w14:paraId="33E5647F" w14:textId="77777777" w:rsidR="001F04FB" w:rsidRPr="001F04FB" w:rsidRDefault="001F04FB" w:rsidP="001F04FB">
      <w:r w:rsidRPr="001F04FB">
        <w:t>At 9:00 AM sharp, the lights dimmed, and the Chancellor of Putney College walked onto the low, ramped stage. He was a distinguished man in his sixties, exuding a warm, grandfatherly presence. He adjusted the microphone and looked out over the sea of wheelchairs, service animals, and anxious parents.</w:t>
      </w:r>
    </w:p>
    <w:p w14:paraId="024D31C9" w14:textId="77777777" w:rsidR="001F04FB" w:rsidRPr="001F04FB" w:rsidRDefault="001F04FB" w:rsidP="001F04FB">
      <w:r w:rsidRPr="001F04FB">
        <w:t>"Welcome to Putney," the Chancellor began, his voice warm and amplified. "Some of you have traveled a few miles to be here today. Some of you have driven across the country. But I know that for all of you, the journey to this room has been a long one."</w:t>
      </w:r>
    </w:p>
    <w:p w14:paraId="667B90BB" w14:textId="77777777" w:rsidR="001F04FB" w:rsidRPr="001F04FB" w:rsidRDefault="001F04FB" w:rsidP="001F04FB">
      <w:r w:rsidRPr="001F04FB">
        <w:t>He smiled, walking out from behind the podium.</w:t>
      </w:r>
    </w:p>
    <w:p w14:paraId="2D6C564A" w14:textId="77777777" w:rsidR="001F04FB" w:rsidRPr="001F04FB" w:rsidRDefault="001F04FB" w:rsidP="001F04FB">
      <w:r w:rsidRPr="001F04FB">
        <w:t>"I know why you're here. You are tired. You are tired of fighting for a seat at the table. You are tired of navigating a world that treats you as an afterthought, an inconvenience, or an exception to the rule.</w:t>
      </w:r>
    </w:p>
    <w:p w14:paraId="30372522" w14:textId="77777777" w:rsidR="001F04FB" w:rsidRPr="001F04FB" w:rsidRDefault="001F04FB" w:rsidP="001F04FB">
      <w:r w:rsidRPr="001F04FB">
        <w:t>"Here, you are not the exception. You are the standard.</w:t>
      </w:r>
    </w:p>
    <w:p w14:paraId="4E98516F" w14:textId="77777777" w:rsidR="001F04FB" w:rsidRPr="001F04FB" w:rsidRDefault="001F04FB" w:rsidP="001F04FB">
      <w:r w:rsidRPr="001F04FB">
        <w:t>"Here, we don't see disabilities. We see different abilities. We see a community designed to let you be your best self, without barriers. Look around this campus today. The ramps aren't hidden by the loading docks. The doors open for everyone. But true accessibility isn't just about concrete and steel. It’s about understanding.</w:t>
      </w:r>
    </w:p>
    <w:p w14:paraId="4478DF1F" w14:textId="77777777" w:rsidR="001F04FB" w:rsidRPr="001F04FB" w:rsidRDefault="001F04FB" w:rsidP="001F04FB">
      <w:r w:rsidRPr="001F04FB">
        <w:t xml:space="preserve">"For too long, the education system has told you to adapt to it. At Putney, we have adapted to you. Our professors don't look at a transcript and see limitations; they see untapped </w:t>
      </w:r>
      <w:r w:rsidRPr="001F04FB">
        <w:lastRenderedPageBreak/>
        <w:t>potential. Whether you process information visually, auditorily, or through technology, your voice matters here. Your intellect matters here.</w:t>
      </w:r>
    </w:p>
    <w:p w14:paraId="6C149342" w14:textId="77777777" w:rsidR="001F04FB" w:rsidRPr="001F04FB" w:rsidRDefault="001F04FB" w:rsidP="001F04FB">
      <w:r w:rsidRPr="001F04FB">
        <w:t>"You will find peers who understand your journey. You will find a faculty dedicated to your growth. You will write for our literary magazine, you will debate in our classrooms, you will broadcast on our radio station. You will not just attend college; you will own it.</w:t>
      </w:r>
    </w:p>
    <w:p w14:paraId="6C623380" w14:textId="77777777" w:rsidR="001F04FB" w:rsidRPr="001F04FB" w:rsidRDefault="001F04FB" w:rsidP="001F04FB">
      <w:r w:rsidRPr="001F04FB">
        <w:t>"So to the parents, I say: breathe easy. Your children are safe here. And to the students, I say: the fight is over. You belong here. Welcome to your future. Welcome to Putney College."</w:t>
      </w:r>
    </w:p>
    <w:p w14:paraId="0E5E9E54" w14:textId="77777777" w:rsidR="001F04FB" w:rsidRPr="001F04FB" w:rsidRDefault="001F04FB" w:rsidP="001F04FB">
      <w:r w:rsidRPr="001F04FB">
        <w:t>The room erupted into applause.</w:t>
      </w:r>
    </w:p>
    <w:p w14:paraId="5EECB47C" w14:textId="77777777" w:rsidR="001F04FB" w:rsidRPr="001F04FB" w:rsidRDefault="001F04FB" w:rsidP="001F04FB">
      <w:r w:rsidRPr="001F04FB">
        <w:t xml:space="preserve">Nichole didn't just clap; she leaned her head against Patrick’s shoulder and let out a soft, high-pitched vocalization—a happy </w:t>
      </w:r>
      <w:r w:rsidRPr="001F04FB">
        <w:rPr>
          <w:i/>
          <w:iCs/>
        </w:rPr>
        <w:t>keening</w:t>
      </w:r>
      <w:r w:rsidRPr="001F04FB">
        <w:t xml:space="preserve"> sound that vibrated in her throat. It was her "good" noise.</w:t>
      </w:r>
    </w:p>
    <w:p w14:paraId="39D4ED30" w14:textId="77777777" w:rsidR="001F04FB" w:rsidRPr="001F04FB" w:rsidRDefault="001F04FB" w:rsidP="001F04FB">
      <w:r w:rsidRPr="001F04FB">
        <w:t xml:space="preserve">She felt tears prick her eyes. The Chancellor had said everything she had wanted to hear for twelve years. </w:t>
      </w:r>
      <w:r w:rsidRPr="001F04FB">
        <w:rPr>
          <w:i/>
          <w:iCs/>
        </w:rPr>
        <w:t>The fight is over.</w:t>
      </w:r>
      <w:r w:rsidRPr="001F04FB">
        <w:t xml:space="preserve"> No more IEP battles. No more locked doors. No more people staring. Just a place to be a writer. A place to be a college kid.</w:t>
      </w:r>
    </w:p>
    <w:p w14:paraId="389C12BE" w14:textId="77777777" w:rsidR="001F04FB" w:rsidRPr="001F04FB" w:rsidRDefault="001F04FB" w:rsidP="001F04FB">
      <w:r w:rsidRPr="001F04FB">
        <w:t>Patrick wrapped his arm around her shoulders, grinning down at her. "Sounds perfect, right?"</w:t>
      </w:r>
    </w:p>
    <w:p w14:paraId="5687E7BA" w14:textId="77777777" w:rsidR="001F04FB" w:rsidRPr="001F04FB" w:rsidRDefault="001F04FB" w:rsidP="001F04FB">
      <w:r w:rsidRPr="001F04FB">
        <w:t xml:space="preserve">Nichole grunted a soft affirmative, her eyes shining. </w:t>
      </w:r>
      <w:r w:rsidRPr="001F04FB">
        <w:rPr>
          <w:i/>
          <w:iCs/>
        </w:rPr>
        <w:t>Yes. Perfect.</w:t>
      </w:r>
    </w:p>
    <w:p w14:paraId="36D1A935" w14:textId="77777777" w:rsidR="001F04FB" w:rsidRPr="001F04FB" w:rsidRDefault="001F04FB" w:rsidP="001F04FB">
      <w:r w:rsidRPr="001F04FB">
        <w:t>"Okay," the breakout coordinator announced over the applause, clapping her hands. "Prospective students, we’re going to do a mock English seminar so you can get a feel for our classroom dynamic! Parents, you can observe from the back."</w:t>
      </w:r>
    </w:p>
    <w:p w14:paraId="2455198B" w14:textId="77777777" w:rsidR="001F04FB" w:rsidRPr="001F04FB" w:rsidRDefault="001F04FB" w:rsidP="001F04FB">
      <w:r w:rsidRPr="001F04FB">
        <w:t>"Let's go show them what you got," Patrick said, unlocking the brakes of the Titan.</w:t>
      </w:r>
    </w:p>
    <w:p w14:paraId="1058C5B9" w14:textId="0828ED11" w:rsidR="001F04FB" w:rsidRDefault="008D360D" w:rsidP="00573463">
      <w:r w:rsidRPr="008D360D">
        <w:t>They headed toward the breakout room, riding a high of absolute hope, ready to experience their very first college class.</w:t>
      </w:r>
    </w:p>
    <w:p w14:paraId="3BA500DD" w14:textId="77777777" w:rsidR="00C110AB" w:rsidRPr="00C110AB" w:rsidRDefault="00C110AB" w:rsidP="00C110AB">
      <w:pPr>
        <w:pStyle w:val="Heading4"/>
      </w:pPr>
      <w:r w:rsidRPr="00C110AB">
        <w:t>Strike One: The Observation Zone Time: 10:15 AM Location: The Mock Seminar Room</w:t>
      </w:r>
    </w:p>
    <w:p w14:paraId="441EFCFF" w14:textId="77777777" w:rsidR="00C110AB" w:rsidRPr="00C110AB" w:rsidRDefault="00C110AB" w:rsidP="00C110AB">
      <w:r w:rsidRPr="00C110AB">
        <w:t>"Alright," the breakout coordinator announced. "Prospective students, we’re going to do a mock English seminar so you can get a feel for our classroom dynamic! Parents, you can observe from the back."</w:t>
      </w:r>
    </w:p>
    <w:p w14:paraId="73DC8CE3" w14:textId="77777777" w:rsidR="00C110AB" w:rsidRPr="00C110AB" w:rsidRDefault="00C110AB" w:rsidP="00C110AB">
      <w:r w:rsidRPr="00C110AB">
        <w:t>Patrick pushed Nichole into the classroom. It was set up with a large, polished oval table meant for discussion.</w:t>
      </w:r>
    </w:p>
    <w:p w14:paraId="6F15E0E4" w14:textId="77777777" w:rsidR="00C110AB" w:rsidRPr="00C110AB" w:rsidRDefault="00C110AB" w:rsidP="00C110AB">
      <w:r w:rsidRPr="00C110AB">
        <w:t>"Okay, students, grab a seat at the table!" the Professor, a kind-looking man in a tweed jacket, encouraged.</w:t>
      </w:r>
    </w:p>
    <w:p w14:paraId="3561718E" w14:textId="77777777" w:rsidR="00C110AB" w:rsidRPr="00C110AB" w:rsidRDefault="00C110AB" w:rsidP="00C110AB">
      <w:r w:rsidRPr="00C110AB">
        <w:lastRenderedPageBreak/>
        <w:t>Patrick wheeled Nichole up to an open spot at the table. He pulled the wooden chair out from the neighboring spot and sat down next to her, placing his own notebook on the table.</w:t>
      </w:r>
    </w:p>
    <w:p w14:paraId="764E2F9F" w14:textId="77777777" w:rsidR="00C110AB" w:rsidRPr="00C110AB" w:rsidRDefault="00C110AB" w:rsidP="00C110AB">
      <w:r w:rsidRPr="00C110AB">
        <w:t>"Oh, excuse me," the Professor said gently, walking over to them with a polite smile. He looked at Patrick. "You must be the mobility aide? We ask that all support staff and interpreters sit in the designated Observation Zone at the back of the room so the students can interact freely."</w:t>
      </w:r>
    </w:p>
    <w:p w14:paraId="3085DB34" w14:textId="77777777" w:rsidR="00C110AB" w:rsidRPr="00C110AB" w:rsidRDefault="00C110AB" w:rsidP="00C110AB">
      <w:r w:rsidRPr="00C110AB">
        <w:t>"Actually," Patrick said, clicking his pen, "I'm a prospective student. I'm taking the seminar too. But I'm also her brother and her facilitator."</w:t>
      </w:r>
    </w:p>
    <w:p w14:paraId="1A3717DC" w14:textId="77777777" w:rsidR="00C110AB" w:rsidRPr="00C110AB" w:rsidRDefault="00C110AB" w:rsidP="00C110AB">
      <w:r w:rsidRPr="00C110AB">
        <w:t>"Ah, I see! A double application, wonderful," the Professor beamed. He gestured to the empty chair on the far opposite side of the oval table. "Well, welcome to Putney, both of you. However, for our seminar format, I'm still going to ask that you two take separate seats."</w:t>
      </w:r>
    </w:p>
    <w:p w14:paraId="4E9B0EB7" w14:textId="77777777" w:rsidR="00C110AB" w:rsidRPr="00C110AB" w:rsidRDefault="00C110AB" w:rsidP="00C110AB">
      <w:r w:rsidRPr="00C110AB">
        <w:t>Patrick frowned. "Why?"</w:t>
      </w:r>
    </w:p>
    <w:p w14:paraId="2D905A5F" w14:textId="77777777" w:rsidR="00C110AB" w:rsidRPr="00C110AB" w:rsidRDefault="00C110AB" w:rsidP="00C110AB">
      <w:r w:rsidRPr="00C110AB">
        <w:t>"We really want to encourage direct, independent student-to-student dialogue," the Professor explained, using his 'educator' voice. "Having a family member sitting right next to a student acting as a buffer disrupts that peer dynamic. It can make the other students self-conscious about speaking directly to her. We want Nichole to advocate for herself with her classmates, not rely on you to translate."</w:t>
      </w:r>
    </w:p>
    <w:p w14:paraId="15E7CAD4" w14:textId="77777777" w:rsidR="00C110AB" w:rsidRPr="00C110AB" w:rsidRDefault="00C110AB" w:rsidP="00C110AB">
      <w:r w:rsidRPr="00C110AB">
        <w:t>"I don't 'buffer' her," Patrick said, his voice flat. "I facilitate. If she drops her pen, or if her screen freezes, I need to be right here to fix it so she doesn't fall behind."</w:t>
      </w:r>
    </w:p>
    <w:p w14:paraId="785CD219" w14:textId="77777777" w:rsidR="00C110AB" w:rsidRPr="00C110AB" w:rsidRDefault="00C110AB" w:rsidP="00C110AB">
      <w:r w:rsidRPr="00C110AB">
        <w:t>"We have staff in the room for technical malfunctions," the Professor said smoothly. "But college is about establishing new boundaries. You are a student today, Patrick. Not a caregiver. Let her fly solo for an hour."</w:t>
      </w:r>
    </w:p>
    <w:p w14:paraId="1BF4F3EF" w14:textId="77777777" w:rsidR="00C110AB" w:rsidRPr="00C110AB" w:rsidRDefault="00C110AB" w:rsidP="00C110AB">
      <w:r w:rsidRPr="00C110AB">
        <w:t>Nichole felt her stomach drop.</w:t>
      </w:r>
    </w:p>
    <w:p w14:paraId="1F3ECC34" w14:textId="77777777" w:rsidR="00C110AB" w:rsidRPr="00C110AB" w:rsidRDefault="00C110AB" w:rsidP="00C110AB">
      <w:r w:rsidRPr="00C110AB">
        <w:rPr>
          <w:i/>
          <w:iCs/>
        </w:rPr>
        <w:t>Fly solo.</w:t>
      </w:r>
      <w:r w:rsidRPr="00C110AB">
        <w:t xml:space="preserve"> That meant sitting at the table alone, defenseless. It meant this man thought "independence" was forcibly removing her safety net.</w:t>
      </w:r>
    </w:p>
    <w:p w14:paraId="472C9918" w14:textId="77777777" w:rsidR="00C110AB" w:rsidRPr="00C110AB" w:rsidRDefault="00C110AB" w:rsidP="00C110AB">
      <w:r w:rsidRPr="00C110AB">
        <w:t>The heat of the insult burned away her anxiety and left pure, molten anger.</w:t>
      </w:r>
    </w:p>
    <w:p w14:paraId="14F9FC06" w14:textId="77777777" w:rsidR="00C110AB" w:rsidRPr="00C110AB" w:rsidRDefault="00C110AB" w:rsidP="00C110AB">
      <w:r w:rsidRPr="00C110AB">
        <w:t xml:space="preserve">She slammed both of her hands onto her lap tray. </w:t>
      </w:r>
      <w:r w:rsidRPr="00C110AB">
        <w:rPr>
          <w:b/>
          <w:bCs/>
        </w:rPr>
        <w:t>WHAM.</w:t>
      </w:r>
      <w:r w:rsidRPr="00C110AB">
        <w:t xml:space="preserve"> The sound echoed in the quiet classroom. The Professor jumped back.</w:t>
      </w:r>
    </w:p>
    <w:p w14:paraId="55461E89" w14:textId="77777777" w:rsidR="00C110AB" w:rsidRPr="00C110AB" w:rsidRDefault="00C110AB" w:rsidP="00C110AB">
      <w:r w:rsidRPr="00C110AB">
        <w:t>Nichole locked eyes with the Professor. She threw her head back and let out a sharp, guttural roar—a sound of absolute indignation that made the other students at the table shrink back in their seats. She wasn't asking for permission.</w:t>
      </w:r>
    </w:p>
    <w:p w14:paraId="7E0E5BFC" w14:textId="77777777" w:rsidR="00C110AB" w:rsidRPr="00C110AB" w:rsidRDefault="00C110AB" w:rsidP="00C110AB">
      <w:r w:rsidRPr="00C110AB">
        <w:lastRenderedPageBreak/>
        <w:t>She jammed her finger onto the VocaLink screen.</w:t>
      </w:r>
    </w:p>
    <w:p w14:paraId="07EBDA2C" w14:textId="77777777" w:rsidR="00C110AB" w:rsidRPr="00C110AB" w:rsidRDefault="00C110AB" w:rsidP="00C110AB">
      <w:r w:rsidRPr="00C110AB">
        <w:rPr>
          <w:b/>
          <w:bCs/>
        </w:rPr>
        <w:t>"HE. STAYS."</w:t>
      </w:r>
    </w:p>
    <w:p w14:paraId="7E1D74C4" w14:textId="77777777" w:rsidR="00C110AB" w:rsidRPr="00C110AB" w:rsidRDefault="00C110AB" w:rsidP="00C110AB">
      <w:r w:rsidRPr="00C110AB">
        <w:t>Digital Dan’s voice was loud and metallic.</w:t>
      </w:r>
    </w:p>
    <w:p w14:paraId="4B15788A" w14:textId="77777777" w:rsidR="00C110AB" w:rsidRPr="00C110AB" w:rsidRDefault="00C110AB" w:rsidP="00C110AB">
      <w:r w:rsidRPr="00C110AB">
        <w:rPr>
          <w:b/>
          <w:bCs/>
        </w:rPr>
        <w:t>"MY. CHOICE."</w:t>
      </w:r>
    </w:p>
    <w:p w14:paraId="11BE315C" w14:textId="77777777" w:rsidR="00C110AB" w:rsidRPr="00C110AB" w:rsidRDefault="00C110AB" w:rsidP="00C110AB">
      <w:r w:rsidRPr="00C110AB">
        <w:t>"Now, see, this is exactly what we work on," the Professor said, trying to recover his polite composure, though his smile was strained. "De-escalation and emotional regulation in a public setting. It’s part of the growth process. If you'll just take your separate seat—"</w:t>
      </w:r>
    </w:p>
    <w:p w14:paraId="48784720" w14:textId="77777777" w:rsidR="00C110AB" w:rsidRPr="00C110AB" w:rsidRDefault="00C110AB" w:rsidP="00C110AB">
      <w:r w:rsidRPr="00C110AB">
        <w:t>Nichole didn't let him finish. She grabbed Patrick’s forearm with a vice grip. She pointed a shaking finger at the exit door.</w:t>
      </w:r>
    </w:p>
    <w:p w14:paraId="494D7303" w14:textId="77777777" w:rsidR="00C110AB" w:rsidRPr="00C110AB" w:rsidRDefault="00C110AB" w:rsidP="00C110AB">
      <w:r w:rsidRPr="00C110AB">
        <w:t xml:space="preserve">She made a low, frantic grunting noise. </w:t>
      </w:r>
      <w:r w:rsidRPr="00C110AB">
        <w:rPr>
          <w:i/>
          <w:iCs/>
        </w:rPr>
        <w:t>Go.</w:t>
      </w:r>
      <w:r w:rsidRPr="00C110AB">
        <w:t xml:space="preserve"> She tapped her screen again.</w:t>
      </w:r>
    </w:p>
    <w:p w14:paraId="3B421281" w14:textId="77777777" w:rsidR="00C110AB" w:rsidRPr="00C110AB" w:rsidRDefault="00C110AB" w:rsidP="00C110AB">
      <w:r w:rsidRPr="00C110AB">
        <w:rPr>
          <w:b/>
          <w:bCs/>
        </w:rPr>
        <w:t>"LEAVE. NOW."</w:t>
      </w:r>
    </w:p>
    <w:p w14:paraId="70CCC596" w14:textId="12600161" w:rsidR="00C110AB" w:rsidRPr="00C110AB" w:rsidRDefault="00C110AB" w:rsidP="00C110AB">
      <w:r w:rsidRPr="00C110AB">
        <w:t>"</w:t>
      </w:r>
      <w:r w:rsidR="00705A6D">
        <w:t>Nikki</w:t>
      </w:r>
      <w:r w:rsidRPr="00C110AB">
        <w:t>, hold on," Patrick said, putting his hand over hers.</w:t>
      </w:r>
    </w:p>
    <w:p w14:paraId="7AC50CD1" w14:textId="77777777" w:rsidR="00C110AB" w:rsidRPr="00C110AB" w:rsidRDefault="00C110AB" w:rsidP="00C110AB">
      <w:r w:rsidRPr="00C110AB">
        <w:t xml:space="preserve">Nichole shook her head violently. She wanted to bolt. She was done with the tour, done with the condescension, and ready for the hotel. She glared at Patrick, her eyes wide and furious. </w:t>
      </w:r>
      <w:r w:rsidRPr="00C110AB">
        <w:rPr>
          <w:i/>
          <w:iCs/>
        </w:rPr>
        <w:t>NOW.</w:t>
      </w:r>
    </w:p>
    <w:p w14:paraId="74899B8B" w14:textId="77777777" w:rsidR="00C110AB" w:rsidRPr="00C110AB" w:rsidRDefault="00C110AB" w:rsidP="00C110AB">
      <w:r w:rsidRPr="00C110AB">
        <w:t>Patrick ignored the Professor and knelt down next to her chair, bringing himself to her eye level.</w:t>
      </w:r>
    </w:p>
    <w:p w14:paraId="5E2119CE" w14:textId="77777777" w:rsidR="00C110AB" w:rsidRPr="00C110AB" w:rsidRDefault="00C110AB" w:rsidP="00C110AB">
      <w:r w:rsidRPr="00C110AB">
        <w:t>"Listen to me," Patrick said, keeping his voice low and steady to anchor her. "You're right. He's completely out of line. He has no idea how we work."</w:t>
      </w:r>
    </w:p>
    <w:p w14:paraId="36E7ECD9" w14:textId="77777777" w:rsidR="00C110AB" w:rsidRPr="00C110AB" w:rsidRDefault="00C110AB" w:rsidP="00C110AB">
      <w:r w:rsidRPr="00C110AB">
        <w:t xml:space="preserve">Nichole gave a sharp nod. </w:t>
      </w:r>
      <w:r w:rsidRPr="00C110AB">
        <w:rPr>
          <w:i/>
          <w:iCs/>
        </w:rPr>
        <w:t>Exactly.</w:t>
      </w:r>
    </w:p>
    <w:p w14:paraId="7A7601B7" w14:textId="0D604427" w:rsidR="00C110AB" w:rsidRPr="00C110AB" w:rsidRDefault="00C110AB" w:rsidP="00C110AB">
      <w:r w:rsidRPr="00C110AB">
        <w:t xml:space="preserve">"But we drove thirteen hours to get here," Patrick said. "We don't quit after five minutes. This is baseball, </w:t>
      </w:r>
      <w:r w:rsidR="00705A6D">
        <w:t>Nikki</w:t>
      </w:r>
      <w:r w:rsidRPr="00C110AB">
        <w:t>."</w:t>
      </w:r>
    </w:p>
    <w:p w14:paraId="1C2CD539" w14:textId="77777777" w:rsidR="00C110AB" w:rsidRPr="00C110AB" w:rsidRDefault="00C110AB" w:rsidP="00C110AB">
      <w:r w:rsidRPr="00C110AB">
        <w:t>Nichole paused, her breathing heavy. She looked at him, confused.</w:t>
      </w:r>
    </w:p>
    <w:p w14:paraId="7EFCBC67" w14:textId="77777777" w:rsidR="00C110AB" w:rsidRPr="00C110AB" w:rsidRDefault="00C110AB" w:rsidP="00C110AB">
      <w:r w:rsidRPr="00C110AB">
        <w:t>Patrick held up one finger. "Three strikes, you're out. Remember? That guy is Strike One."</w:t>
      </w:r>
    </w:p>
    <w:p w14:paraId="40D4AD4F" w14:textId="77777777" w:rsidR="00C110AB" w:rsidRPr="00C110AB" w:rsidRDefault="00C110AB" w:rsidP="00C110AB">
      <w:r w:rsidRPr="00C110AB">
        <w:t>He took her trembling hand. "If they strike out two more times, we leave. We burn rubber out of the parking lot. But you don't walk off the mound after the first pitch. We finish the inning."</w:t>
      </w:r>
    </w:p>
    <w:p w14:paraId="3A098D23" w14:textId="77777777" w:rsidR="00C110AB" w:rsidRPr="00C110AB" w:rsidRDefault="00C110AB" w:rsidP="00C110AB">
      <w:r w:rsidRPr="00C110AB">
        <w:t>Nichole stared at him. She looked at the Professor, who was watching them with a mix of pity and impatience. She looked at the door.</w:t>
      </w:r>
    </w:p>
    <w:p w14:paraId="1B783E99" w14:textId="77777777" w:rsidR="00C110AB" w:rsidRPr="00C110AB" w:rsidRDefault="00C110AB" w:rsidP="00C110AB">
      <w:r w:rsidRPr="00C110AB">
        <w:lastRenderedPageBreak/>
        <w:t xml:space="preserve">She took a shuddering breath, her chest heaving. </w:t>
      </w:r>
      <w:r w:rsidRPr="00C110AB">
        <w:rPr>
          <w:i/>
          <w:iCs/>
        </w:rPr>
        <w:t>Strike One.</w:t>
      </w:r>
    </w:p>
    <w:p w14:paraId="6F0646FA" w14:textId="77777777" w:rsidR="00C110AB" w:rsidRPr="00C110AB" w:rsidRDefault="00C110AB" w:rsidP="00C110AB">
      <w:r w:rsidRPr="00C110AB">
        <w:t>She could wait for two more. She wanted to prove they were wrong.</w:t>
      </w:r>
    </w:p>
    <w:p w14:paraId="5EDDC507" w14:textId="77777777" w:rsidR="00C110AB" w:rsidRPr="00C110AB" w:rsidRDefault="00C110AB" w:rsidP="00C110AB">
      <w:r w:rsidRPr="00C110AB">
        <w:t>Nichole looked at Patrick and gave a singular, decisive nod.</w:t>
      </w:r>
    </w:p>
    <w:p w14:paraId="7CDC8012" w14:textId="77777777" w:rsidR="00C110AB" w:rsidRPr="00C110AB" w:rsidRDefault="00C110AB" w:rsidP="00C110AB">
      <w:r w:rsidRPr="00C110AB">
        <w:t>Patrick stood up. He looked at the Professor.</w:t>
      </w:r>
    </w:p>
    <w:p w14:paraId="322A2D46" w14:textId="77777777" w:rsidR="00C110AB" w:rsidRPr="00C110AB" w:rsidRDefault="00C110AB" w:rsidP="00C110AB">
      <w:r w:rsidRPr="00C110AB">
        <w:t>"My sister made her choice," Patrick said, his voice polite but absolute. "We learn as a team. So if we can't sit together, we'll both observe from the back. We wouldn't want to disrupt your flow."</w:t>
      </w:r>
    </w:p>
    <w:p w14:paraId="329538E3" w14:textId="00CBF0A2" w:rsidR="00C110AB" w:rsidRDefault="00C110AB" w:rsidP="00573463">
      <w:r w:rsidRPr="00C110AB">
        <w:t>He didn't wait for a response. He grabbed his notebook, pulled Nichole's chair away from the table entirely, and rolled her to the very back of the room, leaving the Professor blinking at the empty space.</w:t>
      </w:r>
    </w:p>
    <w:p w14:paraId="7F2633C7" w14:textId="462A870C" w:rsidR="0033565C" w:rsidRPr="0033565C" w:rsidRDefault="0033565C" w:rsidP="0033565C">
      <w:pPr>
        <w:pStyle w:val="Heading4"/>
        <w:rPr>
          <w:rFonts w:eastAsiaTheme="minorHAnsi"/>
        </w:rPr>
      </w:pPr>
      <w:r w:rsidRPr="0033565C">
        <w:rPr>
          <w:rFonts w:eastAsiaTheme="minorHAnsi"/>
        </w:rPr>
        <w:t xml:space="preserve">Strike Two: The </w:t>
      </w:r>
      <w:r w:rsidR="00586C67">
        <w:rPr>
          <w:rFonts w:eastAsiaTheme="minorHAnsi"/>
        </w:rPr>
        <w:t>Executive Decision</w:t>
      </w:r>
    </w:p>
    <w:p w14:paraId="779D500D" w14:textId="77777777" w:rsidR="0033565C" w:rsidRPr="0033565C" w:rsidRDefault="0033565C" w:rsidP="00573463">
      <w:r w:rsidRPr="0033565C">
        <w:t>Time: 11:00 AM</w:t>
      </w:r>
    </w:p>
    <w:p w14:paraId="6914FF2D" w14:textId="77777777" w:rsidR="0033565C" w:rsidRDefault="0033565C" w:rsidP="00573463">
      <w:r w:rsidRPr="0033565C">
        <w:t>Location: Office of Disability Services</w:t>
      </w:r>
    </w:p>
    <w:p w14:paraId="2D279BEC" w14:textId="77777777" w:rsidR="00586C67" w:rsidRDefault="00586C67" w:rsidP="00586C67">
      <w:r>
        <w:t>The transition from the mock seminar to the Disability Office was quiet. The office was spacious, carpeted, and air-conditioned to a frigid temperature.</w:t>
      </w:r>
    </w:p>
    <w:p w14:paraId="63958945" w14:textId="77777777" w:rsidR="00586C67" w:rsidRDefault="00586C67" w:rsidP="00586C67">
      <w:r>
        <w:t>Patrick sat next to the purple Titan AeroMotion, his notebook on his lap. Ellen sat across the mahogany desk, handing over the thick medical file.</w:t>
      </w:r>
    </w:p>
    <w:p w14:paraId="7AC0026A" w14:textId="77777777" w:rsidR="00586C67" w:rsidRDefault="00586C67" w:rsidP="00586C67">
      <w:r>
        <w:t>Dr. Aris, the Director of Disability Services, reviewed the documentation. "Extensive," the Director noted, turning a page. "Cerebral Palsy, Autism Spectrum Disorder... and the interpreter needs are clear."</w:t>
      </w:r>
    </w:p>
    <w:p w14:paraId="3329A15B" w14:textId="77777777" w:rsidR="00586C67" w:rsidRDefault="00586C67" w:rsidP="00586C67">
      <w:r>
        <w:t>"We have a system," Patrick explained, keeping his tone strictly professional. "I handle the transfers, the toileting, and the sensory regulation. I can translate her vocalizations when she's not using the device. We just need approval for me to be her primary aide in the classroom and the dorms."</w:t>
      </w:r>
    </w:p>
    <w:p w14:paraId="5F1FFBD8" w14:textId="77777777" w:rsidR="00586C67" w:rsidRDefault="00586C67" w:rsidP="00586C67">
      <w:r>
        <w:t xml:space="preserve">Dr. Aris stopped reading. She took off her glasses and set them on the file. She looked past Patrick, past Ellen, and directed her gaze to Nichole. She leaned forward, her voice shifting into a softer, patronizing tone—the academic version of the </w:t>
      </w:r>
      <w:r>
        <w:rPr>
          <w:i/>
          <w:iCs/>
        </w:rPr>
        <w:t>Disability Voice</w:t>
      </w:r>
      <w:r>
        <w:t>.</w:t>
      </w:r>
    </w:p>
    <w:p w14:paraId="690D7ADD" w14:textId="77777777" w:rsidR="00586C67" w:rsidRDefault="00586C67" w:rsidP="00586C67">
      <w:r>
        <w:t>"Nichole, I understand that Patrick is your safety net," Dr. Aris said gently, as if speaking to a child. "But college is about transitioning into adulthood. It is about independence. To succeed in the real world, you need to learn how to manage your own care. You need to learn how to interview, hire, and direct your own Personal Care Assistants. If Patrick does everything for you, you'll never develop those critical self-advocacy skills."</w:t>
      </w:r>
    </w:p>
    <w:p w14:paraId="452F519E" w14:textId="77777777" w:rsidR="005138AF" w:rsidRPr="005138AF" w:rsidRDefault="005138AF" w:rsidP="00573463">
      <w:r w:rsidRPr="005138AF">
        <w:lastRenderedPageBreak/>
        <w:t>The room went deadly silent.</w:t>
      </w:r>
    </w:p>
    <w:p w14:paraId="435AF25D" w14:textId="77777777" w:rsidR="005138AF" w:rsidRPr="005138AF" w:rsidRDefault="005138AF" w:rsidP="00573463">
      <w:r w:rsidRPr="005138AF">
        <w:t xml:space="preserve">Nichole stared at the </w:t>
      </w:r>
      <w:r w:rsidR="00586C67">
        <w:t>Director. The insult didn't sting; it burned</w:t>
      </w:r>
      <w:r w:rsidRPr="005138AF">
        <w:t>.</w:t>
      </w:r>
    </w:p>
    <w:p w14:paraId="1310BD11" w14:textId="77777777" w:rsidR="00586C67" w:rsidRDefault="00586C67" w:rsidP="00586C67">
      <w:r>
        <w:rPr>
          <w:i/>
          <w:iCs/>
        </w:rPr>
        <w:t>Learn to manage.</w:t>
      </w:r>
      <w:r>
        <w:t xml:space="preserve"> Dr. Aris was looking at her and seeing a passive, helpless invalid who just accepted whatever care was handed to her. She had no idea that she was speaking to a veteran manager with a proven track record of ruthlessly curating her own staff.</w:t>
      </w:r>
    </w:p>
    <w:p w14:paraId="04320281" w14:textId="77777777" w:rsidR="00586C67" w:rsidRDefault="00586C67" w:rsidP="00586C67">
      <w:r>
        <w:t xml:space="preserve">Nichole’s hands clenched into fists on her lap tray. She remembered the Respite Nurse in 1997 who refused to listen to her eye-blinks. </w:t>
      </w:r>
      <w:r>
        <w:rPr>
          <w:i/>
          <w:iCs/>
        </w:rPr>
        <w:t>Fired.</w:t>
      </w:r>
      <w:r>
        <w:t xml:space="preserve"> She remembered Mrs. Hatcher in the wrestling room, whose incompetence had triggered a Level 5 Collapse. </w:t>
      </w:r>
      <w:r>
        <w:rPr>
          <w:i/>
          <w:iCs/>
        </w:rPr>
        <w:t>Re-assigned.</w:t>
      </w:r>
      <w:r>
        <w:t xml:space="preserve"> She looked at Patrick. Her brother wasn't a crutch. He was the only applicant who had ever successfully passed her rigorous, lifelong interview process.</w:t>
      </w:r>
    </w:p>
    <w:p w14:paraId="0D96D3BA" w14:textId="77777777" w:rsidR="00586C67" w:rsidRDefault="00586C67" w:rsidP="00586C67">
      <w:r>
        <w:t xml:space="preserve">Nichole slammed her fist onto the VocaLink. </w:t>
      </w:r>
      <w:r>
        <w:rPr>
          <w:i/>
          <w:iCs/>
        </w:rPr>
        <w:t>WHAM.</w:t>
      </w:r>
    </w:p>
    <w:p w14:paraId="6E453745" w14:textId="77777777" w:rsidR="00586C67" w:rsidRDefault="00586C67" w:rsidP="00586C67">
      <w:r>
        <w:t>Dr. Aris jumped in her leather chair.</w:t>
      </w:r>
    </w:p>
    <w:p w14:paraId="706654D0" w14:textId="77777777" w:rsidR="00586C67" w:rsidRDefault="00586C67" w:rsidP="00586C67">
      <w:r>
        <w:t>Nichole glared at the Director. She jammed her finger onto the heavy, scratched plastic of the resistive screen. She didn't tap; she struck the keys with the full weight of her executive fury, denting the membrane to make the old sensors register the input.</w:t>
      </w:r>
    </w:p>
    <w:p w14:paraId="20D0AE6B" w14:textId="77777777" w:rsidR="00586C67" w:rsidRDefault="00586C67" w:rsidP="00586C67">
      <w:r>
        <w:t>"ALREADY. KNOW. HOW."</w:t>
      </w:r>
    </w:p>
    <w:p w14:paraId="00C00648" w14:textId="77777777" w:rsidR="00586C67" w:rsidRDefault="00586C67" w:rsidP="00586C67">
      <w:r>
        <w:rPr>
          <w:b/>
          <w:bCs/>
        </w:rPr>
        <w:t>Digital Dan’s</w:t>
      </w:r>
      <w:r>
        <w:t xml:space="preserve"> baritone voice boomed in the quiet office. The stark gray interface of Quantum OS 2000 flashed with the output.</w:t>
      </w:r>
    </w:p>
    <w:p w14:paraId="61BDAF9A" w14:textId="77777777" w:rsidR="00586C67" w:rsidRDefault="00586C67" w:rsidP="00586C67">
      <w:r>
        <w:t>Dr. Aris blinked, taken aback by the volume. "Excuse me?"</w:t>
      </w:r>
    </w:p>
    <w:p w14:paraId="450690AC" w14:textId="77777777" w:rsidR="00586C67" w:rsidRDefault="00586C67" w:rsidP="00586C67">
      <w:r>
        <w:t xml:space="preserve">Nichole didn't stop. </w:t>
      </w:r>
      <w:r>
        <w:rPr>
          <w:i/>
          <w:iCs/>
        </w:rPr>
        <w:t>Thud. Thud. Thud.</w:t>
      </w:r>
    </w:p>
    <w:p w14:paraId="27E8E0BD" w14:textId="77777777" w:rsidR="00586C67" w:rsidRDefault="00586C67" w:rsidP="00586C67">
      <w:r>
        <w:t>"I. FIRE. IDIOTS."</w:t>
      </w:r>
    </w:p>
    <w:p w14:paraId="2C028CBA" w14:textId="77777777" w:rsidR="00586C67" w:rsidRDefault="00586C67" w:rsidP="00586C67">
      <w:r>
        <w:t>Patrick bit his lip, trying to suppress a smirk as he watched his sister dismantle the administrator. The mechanical whine of the VocaLink’s hard drive spun up as Nichole kept typing.</w:t>
      </w:r>
    </w:p>
    <w:p w14:paraId="78DD7BC8" w14:textId="77777777" w:rsidR="00586C67" w:rsidRDefault="00586C67" w:rsidP="00586C67">
      <w:r>
        <w:t>"I. HIRED. HIM." Nichole typed, pointing a shaking finger at Patrick. "IN. SIXTH. GRADE. TEST. RUN. HE. PASSED."</w:t>
      </w:r>
    </w:p>
    <w:p w14:paraId="63E29B0B" w14:textId="77777777" w:rsidR="00586C67" w:rsidRDefault="00586C67" w:rsidP="00586C67">
      <w:r>
        <w:t>She looked directly into Dr. Aris’s eyes and delivered the final verdict.</w:t>
      </w:r>
    </w:p>
    <w:p w14:paraId="0762EAB6" w14:textId="77777777" w:rsidR="00586C67" w:rsidRDefault="00586C67" w:rsidP="00586C67">
      <w:r>
        <w:t>"LIFETIME. CONTRACT."</w:t>
      </w:r>
    </w:p>
    <w:p w14:paraId="78D3094D" w14:textId="77777777" w:rsidR="00586C67" w:rsidRDefault="00586C67" w:rsidP="00586C67">
      <w:r>
        <w:t>Dr. Aris looked completely flustered. The director looked at Patrick, seeking a translation or an apology for the outburst.</w:t>
      </w:r>
    </w:p>
    <w:p w14:paraId="5318D039" w14:textId="78E59BCD" w:rsidR="00586C67" w:rsidRDefault="08468A7C" w:rsidP="00586C67">
      <w:r>
        <w:lastRenderedPageBreak/>
        <w:t xml:space="preserve">Patrick just shrugged, leaning back in his chair with a look of absolute, unapologetic pride. "She's not wrong. She's </w:t>
      </w:r>
      <w:r w:rsidR="416ACE43">
        <w:t>the Boss</w:t>
      </w:r>
      <w:r>
        <w:t>. I'm just employee of the month, eight years running. And trust me, she's a very demanding manager."</w:t>
      </w:r>
    </w:p>
    <w:p w14:paraId="79F90148" w14:textId="77777777" w:rsidR="00586C67" w:rsidRDefault="00586C67" w:rsidP="00586C67">
      <w:r>
        <w:t>"While I appreciate the... loyalty," Dr. Aris said stiffly, regaining her composure and looking back at the file. "Putney College has strict policies. We cannot sanction sibling co-habitation or care on campus. It presents significant liability and safeguarding concerns. Nichole will be assigned a female aide. That is non-negotiable."</w:t>
      </w:r>
    </w:p>
    <w:p w14:paraId="60B31A8B" w14:textId="77777777" w:rsidR="00586C67" w:rsidRDefault="00586C67" w:rsidP="00586C67">
      <w:r>
        <w:t xml:space="preserve">The word hung in the air: </w:t>
      </w:r>
      <w:r>
        <w:rPr>
          <w:i/>
          <w:iCs/>
        </w:rPr>
        <w:t>safeguarding</w:t>
      </w:r>
      <w:r>
        <w:t>.</w:t>
      </w:r>
    </w:p>
    <w:p w14:paraId="520E3C35" w14:textId="77777777" w:rsidR="00586C67" w:rsidRDefault="00586C67" w:rsidP="00586C67">
      <w:r>
        <w:t xml:space="preserve">Nichole made a sharp, disgusted noise in her throat—a </w:t>
      </w:r>
      <w:r>
        <w:rPr>
          <w:i/>
          <w:iCs/>
        </w:rPr>
        <w:t>gah!</w:t>
      </w:r>
      <w:r>
        <w:t xml:space="preserve"> sound that meant </w:t>
      </w:r>
      <w:r>
        <w:rPr>
          <w:i/>
          <w:iCs/>
        </w:rPr>
        <w:t>useless</w:t>
      </w:r>
      <w:r>
        <w:t>. The institution was so obsessed with protecting her from her own brother that they were willing to strip away her bodily autonomy to do it.</w:t>
      </w:r>
    </w:p>
    <w:p w14:paraId="0728A4CF" w14:textId="77777777" w:rsidR="00586C67" w:rsidRDefault="00586C67" w:rsidP="00586C67">
      <w:r>
        <w:t xml:space="preserve">She looked at Patrick. She held up two fingers, shaking them in the air. </w:t>
      </w:r>
      <w:r>
        <w:rPr>
          <w:i/>
          <w:iCs/>
        </w:rPr>
        <w:t>Strike Two.</w:t>
      </w:r>
    </w:p>
    <w:p w14:paraId="3D474DB9" w14:textId="77777777" w:rsidR="00586C67" w:rsidRDefault="00586C67" w:rsidP="00586C67">
      <w:r>
        <w:t>Patrick didn't argue with Dr. Aris. He didn't need to. He respected the chain of command, and the CEO had just given the order. He looked at his sister and nodded.</w:t>
      </w:r>
    </w:p>
    <w:p w14:paraId="737D98B5" w14:textId="4B3DD993" w:rsidR="00586C67" w:rsidRDefault="08468A7C" w:rsidP="00586C67">
      <w:r>
        <w:t xml:space="preserve">"Strike Two, </w:t>
      </w:r>
      <w:r w:rsidR="157E1926">
        <w:t>Nikki</w:t>
      </w:r>
      <w:r>
        <w:t>," Patrick confirmed. He stood up. "Come on, Mom. Dad. We have one more stop."</w:t>
      </w:r>
    </w:p>
    <w:p w14:paraId="3458442D" w14:textId="77777777" w:rsidR="00586C67" w:rsidRDefault="00586C67" w:rsidP="00586C67">
      <w:r>
        <w:t>"The dorms," Tom said, his voice flat as he grabbed the file off the Director's desk. "Let's go see these single beds."</w:t>
      </w:r>
    </w:p>
    <w:p w14:paraId="7289BF75" w14:textId="1E54385B" w:rsidR="00586C67" w:rsidRDefault="00586C67" w:rsidP="00586C67">
      <w:r>
        <w:t>Patrick unlocked the brakes on the Titan. He didn't say goodbye to Dr. Aris. He just pushed his CEO out of the office, leaving the Director to sit in the silence of her own incompetence.</w:t>
      </w:r>
    </w:p>
    <w:p w14:paraId="4FFAB7BF" w14:textId="77777777" w:rsidR="0033565C" w:rsidRPr="0033565C" w:rsidRDefault="0033565C" w:rsidP="0033565C">
      <w:pPr>
        <w:pStyle w:val="Heading4"/>
        <w:rPr>
          <w:rFonts w:eastAsiaTheme="minorHAnsi"/>
        </w:rPr>
      </w:pPr>
      <w:r w:rsidRPr="0033565C">
        <w:rPr>
          <w:rFonts w:eastAsiaTheme="minorHAnsi"/>
        </w:rPr>
        <w:t>Strike Three: The Twin XL</w:t>
      </w:r>
    </w:p>
    <w:p w14:paraId="6067FE44" w14:textId="77777777" w:rsidR="0033565C" w:rsidRPr="0033565C" w:rsidRDefault="0033565C" w:rsidP="00573463">
      <w:r w:rsidRPr="0033565C">
        <w:t>Time: 11:45 AM</w:t>
      </w:r>
    </w:p>
    <w:p w14:paraId="1092556A" w14:textId="77777777" w:rsidR="0033565C" w:rsidRDefault="0033565C" w:rsidP="00573463">
      <w:r w:rsidRPr="0033565C">
        <w:t>Location: North Hall Dormitory</w:t>
      </w:r>
    </w:p>
    <w:p w14:paraId="37CF257F" w14:textId="77777777" w:rsidR="00BD02A5" w:rsidRPr="00BD02A5" w:rsidRDefault="00BD02A5" w:rsidP="00573463">
      <w:r w:rsidRPr="00BD02A5">
        <w:t>The walk from the Disability Office to the dorms was silent. Patrick pushed the Titan AeroMotion with a rigid, mechanical intensity. Ellen and Tom walked on either side, like a phalanx protecting a VIP.</w:t>
      </w:r>
    </w:p>
    <w:p w14:paraId="20DE4FE8" w14:textId="77777777" w:rsidR="00BD02A5" w:rsidRPr="00BD02A5" w:rsidRDefault="00BD02A5" w:rsidP="00573463">
      <w:r w:rsidRPr="00BD02A5">
        <w:t>They arrived at North Hall, a modern brick building with an automatic sliding door.</w:t>
      </w:r>
    </w:p>
    <w:p w14:paraId="0BAC37CC" w14:textId="77777777" w:rsidR="00BD02A5" w:rsidRPr="00BD02A5" w:rsidRDefault="00BD02A5" w:rsidP="00573463">
      <w:r w:rsidRPr="00BD02A5">
        <w:t>"And here we are!" the tour guide chirped, swiping a keycard. She was a bubbly sophomore who clearly hadn't heard about the incident in the Student Center. "This is North Hall, our primary residence for female students."</w:t>
      </w:r>
    </w:p>
    <w:p w14:paraId="68E54FA5" w14:textId="77777777" w:rsidR="00BD02A5" w:rsidRPr="00BD02A5" w:rsidRDefault="00BD02A5" w:rsidP="00573463">
      <w:r w:rsidRPr="00BD02A5">
        <w:t>They rolled into the model room on the first floor.</w:t>
      </w:r>
    </w:p>
    <w:p w14:paraId="402D522B" w14:textId="77777777" w:rsidR="00BD02A5" w:rsidRPr="00BD02A5" w:rsidRDefault="00BD02A5" w:rsidP="00573463">
      <w:r w:rsidRPr="00BD02A5">
        <w:lastRenderedPageBreak/>
        <w:t>It was objectively nice. It was clean. It smelled of industrial pine cleaner and fresh paint. The bathroom door was widened, and inside, there was a zero-entry roll-in shower with grab bars in all the right places.</w:t>
      </w:r>
    </w:p>
    <w:p w14:paraId="25B624AC" w14:textId="77777777" w:rsidR="00BD02A5" w:rsidRPr="00BD02A5" w:rsidRDefault="00BD02A5" w:rsidP="00573463">
      <w:r w:rsidRPr="00BD02A5">
        <w:t>But the main room was the problem.</w:t>
      </w:r>
    </w:p>
    <w:p w14:paraId="57A9A749" w14:textId="77777777" w:rsidR="00BD02A5" w:rsidRPr="00BD02A5" w:rsidRDefault="00BD02A5" w:rsidP="00573463">
      <w:r w:rsidRPr="00BD02A5">
        <w:t>Against the left wall sat a narrow Twin XL bed. Against the right wall, twelve feet away, sat another narrow Twin XL bed. Between them was a chasm of linoleum floor.</w:t>
      </w:r>
    </w:p>
    <w:p w14:paraId="22837C54" w14:textId="77777777" w:rsidR="00BD02A5" w:rsidRPr="00BD02A5" w:rsidRDefault="00BD02A5" w:rsidP="00573463">
      <w:r w:rsidRPr="00BD02A5">
        <w:t>"As you can see, plenty of turning radius for chairs," the guide pointed out. "And regarding visitation, we have strict safety protocols. This is a female-only secure dormitory. Male students reside in South Hall, across the quad. No overnight guests are permitted, and male visitors must sign out by 10:00 PM."</w:t>
      </w:r>
    </w:p>
    <w:p w14:paraId="29457011" w14:textId="77777777" w:rsidR="00BD02A5" w:rsidRPr="00BD02A5" w:rsidRDefault="00BD02A5" w:rsidP="00573463">
      <w:r w:rsidRPr="00BD02A5">
        <w:t>Nichole stared at the bed on the left.</w:t>
      </w:r>
    </w:p>
    <w:p w14:paraId="67E915F0" w14:textId="77777777" w:rsidR="00BD02A5" w:rsidRPr="00BD02A5" w:rsidRDefault="00BD02A5" w:rsidP="00573463">
      <w:r w:rsidRPr="00BD02A5">
        <w:t>It looked like a shelf. It was narrow, high, and completely isolated.</w:t>
      </w:r>
    </w:p>
    <w:p w14:paraId="73FB8940" w14:textId="77777777" w:rsidR="00BD02A5" w:rsidRPr="00BD02A5" w:rsidRDefault="00BD02A5" w:rsidP="00573463">
      <w:r w:rsidRPr="00BD02A5">
        <w:t>If she lived here, that bed was her island. If she woke up at 2:00 AM with her legs locked in a painful spasm, she would be alone. If she had a nightmare, she would be alone. If the world became too loud and she needed to ground herself, Patrick would be a quarter-mile away in South Hall, locked out by a security door.</w:t>
      </w:r>
    </w:p>
    <w:p w14:paraId="13CD6020" w14:textId="77777777" w:rsidR="00BD02A5" w:rsidRPr="00BD02A5" w:rsidRDefault="00BD02A5" w:rsidP="00573463">
      <w:r w:rsidRPr="00BD02A5">
        <w:t>She looked at the empty space where a second bed should be. She looked at Patrick, standing behind her chair.</w:t>
      </w:r>
    </w:p>
    <w:p w14:paraId="48ED797A" w14:textId="77777777" w:rsidR="00BD02A5" w:rsidRPr="00BD02A5" w:rsidRDefault="00BD02A5" w:rsidP="00573463">
      <w:r w:rsidRPr="00BD02A5">
        <w:t>She imagined a night here. The silence. The aides she didn't know. The panic of waking up and not hearing her brother's breathing next to her.</w:t>
      </w:r>
    </w:p>
    <w:p w14:paraId="595A0C98" w14:textId="3ADF1481" w:rsidR="00BD02A5" w:rsidRPr="00BD02A5" w:rsidRDefault="00BD02A5" w:rsidP="00573463">
      <w:r w:rsidRPr="00BD02A5">
        <w:t xml:space="preserve">The fear that had started </w:t>
      </w:r>
      <w:r w:rsidR="00FC38A4">
        <w:t>being denied Patrick at the mock English class</w:t>
      </w:r>
      <w:r w:rsidRPr="00BD02A5">
        <w:t>, and solidified with Dr. Aris calling her brother a liability, now hardened into absolute refusal.</w:t>
      </w:r>
    </w:p>
    <w:p w14:paraId="6EA203CC" w14:textId="77777777" w:rsidR="00BD02A5" w:rsidRPr="00BD02A5" w:rsidRDefault="00BD02A5" w:rsidP="00573463">
      <w:r w:rsidRPr="00BD02A5">
        <w:t>Nichole didn't just feel rejected; she felt unsafe.</w:t>
      </w:r>
    </w:p>
    <w:p w14:paraId="5878AE7B" w14:textId="77777777" w:rsidR="00BD02A5" w:rsidRPr="00BD02A5" w:rsidRDefault="00BD02A5" w:rsidP="00573463">
      <w:r w:rsidRPr="00BD02A5">
        <w:t>She dropped her chin to her chest. Turtle Mode.</w:t>
      </w:r>
    </w:p>
    <w:p w14:paraId="28CA8AD0" w14:textId="77777777" w:rsidR="00BD02A5" w:rsidRPr="00BD02A5" w:rsidRDefault="00BD02A5" w:rsidP="00573463">
      <w:r w:rsidRPr="00BD02A5">
        <w:t>She reached for the VocaLink. Her hand was trembling, but her aim was true.</w:t>
      </w:r>
    </w:p>
    <w:p w14:paraId="7D3C1724" w14:textId="77777777" w:rsidR="00BD02A5" w:rsidRPr="00BD02A5" w:rsidRDefault="00BD02A5" w:rsidP="00573463">
      <w:r w:rsidRPr="00BD02A5">
        <w:t>"NO."</w:t>
      </w:r>
    </w:p>
    <w:p w14:paraId="0550A828" w14:textId="77777777" w:rsidR="00BD02A5" w:rsidRPr="00BD02A5" w:rsidRDefault="00BD02A5" w:rsidP="00573463">
      <w:r w:rsidRPr="00BD02A5">
        <w:t>Digital Dan’s voice cut through the tour guide's spiel about the high-speed internet.</w:t>
      </w:r>
    </w:p>
    <w:p w14:paraId="024FC58D" w14:textId="77777777" w:rsidR="00BD02A5" w:rsidRPr="00BD02A5" w:rsidRDefault="00BD02A5" w:rsidP="00573463">
      <w:r w:rsidRPr="00BD02A5">
        <w:t>"NOT. SAFE."</w:t>
      </w:r>
    </w:p>
    <w:p w14:paraId="495A5C7B" w14:textId="77777777" w:rsidR="00BD02A5" w:rsidRPr="00BD02A5" w:rsidRDefault="00BD02A5" w:rsidP="00573463">
      <w:r w:rsidRPr="00BD02A5">
        <w:t>The guide blinked. "Oh! I assure you, the building is very secure. We have cameras at every entrance—"</w:t>
      </w:r>
    </w:p>
    <w:p w14:paraId="2A9AC59C" w14:textId="77777777" w:rsidR="00BD02A5" w:rsidRPr="00BD02A5" w:rsidRDefault="00BD02A5" w:rsidP="00573463">
      <w:r w:rsidRPr="00BD02A5">
        <w:lastRenderedPageBreak/>
        <w:t>"ALONE."</w:t>
      </w:r>
    </w:p>
    <w:p w14:paraId="0E9BC3DF" w14:textId="77777777" w:rsidR="00BD02A5" w:rsidRPr="00BD02A5" w:rsidRDefault="00BD02A5" w:rsidP="00573463">
      <w:r w:rsidRPr="00BD02A5">
        <w:t xml:space="preserve">Nichole hit the word again. </w:t>
      </w:r>
      <w:r w:rsidRPr="00BD02A5">
        <w:rPr>
          <w:b/>
          <w:bCs/>
        </w:rPr>
        <w:t>"ALONE."</w:t>
      </w:r>
    </w:p>
    <w:p w14:paraId="08B5FF75" w14:textId="77777777" w:rsidR="00BD02A5" w:rsidRPr="00BD02A5" w:rsidRDefault="00BD02A5" w:rsidP="00573463">
      <w:r w:rsidRPr="00BD02A5">
        <w:t>She looked up at Patrick. She raised her hand, three fingers trembling in the air.</w:t>
      </w:r>
    </w:p>
    <w:p w14:paraId="4915DCE2" w14:textId="77777777" w:rsidR="00BD02A5" w:rsidRPr="00BD02A5" w:rsidRDefault="00BD02A5" w:rsidP="00573463">
      <w:r w:rsidRPr="00BD02A5">
        <w:t>Strike Three.</w:t>
      </w:r>
    </w:p>
    <w:p w14:paraId="66C79879" w14:textId="77777777" w:rsidR="00BD02A5" w:rsidRPr="00BD02A5" w:rsidRDefault="00BD02A5" w:rsidP="00573463">
      <w:r w:rsidRPr="00BD02A5">
        <w:t>Patrick nodded. He didn't look surprised. He looked relieved.</w:t>
      </w:r>
    </w:p>
    <w:p w14:paraId="12315A03" w14:textId="77777777" w:rsidR="00BD02A5" w:rsidRPr="00BD02A5" w:rsidRDefault="00BD02A5" w:rsidP="00573463">
      <w:r w:rsidRPr="00BD02A5">
        <w:t>"She called it," Patrick said, his voice flat and final. "Strike Three."</w:t>
      </w:r>
    </w:p>
    <w:p w14:paraId="0A56E8D4" w14:textId="77777777" w:rsidR="00BD02A5" w:rsidRPr="00BD02A5" w:rsidRDefault="00BD02A5" w:rsidP="00573463">
      <w:r w:rsidRPr="00BD02A5">
        <w:t>"We're done," Tom said immediately, stepping between the guide and his children.</w:t>
      </w:r>
    </w:p>
    <w:p w14:paraId="432EC849" w14:textId="77777777" w:rsidR="00BD02A5" w:rsidRPr="00BD02A5" w:rsidRDefault="00BD02A5" w:rsidP="00573463">
      <w:r w:rsidRPr="00BD02A5">
        <w:t>"But..." the guide stammered, looking at the schedule on her clipboard. "The cafeteria tasting is next. It’s a farm-to-table lunch, and the chef has prepared—"</w:t>
      </w:r>
    </w:p>
    <w:p w14:paraId="74C665FE" w14:textId="77777777" w:rsidR="00BD02A5" w:rsidRPr="00BD02A5" w:rsidRDefault="00BD02A5" w:rsidP="00573463">
      <w:r w:rsidRPr="00BD02A5">
        <w:t>"We're not hungry," Ellen said coldly. "We're leaving."</w:t>
      </w:r>
    </w:p>
    <w:p w14:paraId="7A43BA6E" w14:textId="77777777" w:rsidR="00BD02A5" w:rsidRPr="00BD02A5" w:rsidRDefault="00BD02A5" w:rsidP="00573463">
      <w:r w:rsidRPr="00BD02A5">
        <w:t>"Now," Patrick added.</w:t>
      </w:r>
    </w:p>
    <w:p w14:paraId="65750034" w14:textId="34FE67D6" w:rsidR="00BD02A5" w:rsidRPr="0033565C" w:rsidRDefault="00BD02A5" w:rsidP="00573463">
      <w:r w:rsidRPr="00BD02A5">
        <w:t>He didn't wait for permission. He pulled back on the handles, spinning the Titan AeroMotion around in a tight, aggressive 180-degree turn. He pushed her out of the model room, down the hall, and through the automatic doors, leaving the tour guide standing alone between the two narrow beds.</w:t>
      </w:r>
    </w:p>
    <w:p w14:paraId="5F802465" w14:textId="77777777" w:rsidR="0033565C" w:rsidRPr="0033565C" w:rsidRDefault="0033565C" w:rsidP="0033565C">
      <w:pPr>
        <w:pStyle w:val="Heading3"/>
        <w:rPr>
          <w:rFonts w:eastAsiaTheme="minorHAnsi"/>
        </w:rPr>
      </w:pPr>
      <w:r w:rsidRPr="0033565C">
        <w:rPr>
          <w:rFonts w:eastAsiaTheme="minorHAnsi"/>
        </w:rPr>
        <w:t>Part 10: The Drive Back</w:t>
      </w:r>
    </w:p>
    <w:p w14:paraId="52011C25" w14:textId="77777777" w:rsidR="0033565C" w:rsidRPr="0033565C" w:rsidRDefault="0033565C" w:rsidP="00573463">
      <w:r w:rsidRPr="0033565C">
        <w:t>Time: 12:15 PM</w:t>
      </w:r>
    </w:p>
    <w:p w14:paraId="0FA18F09" w14:textId="77777777" w:rsidR="0033565C" w:rsidRPr="0033565C" w:rsidRDefault="0033565C" w:rsidP="00573463">
      <w:r w:rsidRPr="0033565C">
        <w:t>Location: The Van (Leaving Putney)</w:t>
      </w:r>
    </w:p>
    <w:p w14:paraId="6168533B" w14:textId="77777777" w:rsidR="006F4456" w:rsidRPr="006F4456" w:rsidRDefault="006F4456" w:rsidP="00573463">
      <w:r w:rsidRPr="006F4456">
        <w:t>They moved fast across the parking lot. Patrick wasn't pushing casually; he was marching. He wanted her away from this place. He wanted her away from the people who saw her as a liability and him as a threat.</w:t>
      </w:r>
    </w:p>
    <w:p w14:paraId="7A4DE41C" w14:textId="77777777" w:rsidR="006F4456" w:rsidRPr="006F4456" w:rsidRDefault="006F4456" w:rsidP="00573463">
      <w:r w:rsidRPr="006F4456">
        <w:t>They reached the heavy transport van. Tom unlocked it with the remote.</w:t>
      </w:r>
    </w:p>
    <w:p w14:paraId="1934F2AC" w14:textId="77777777" w:rsidR="006F4456" w:rsidRPr="006F4456" w:rsidRDefault="006F4456" w:rsidP="00573463">
      <w:r w:rsidRPr="006F4456">
        <w:t>Patrick lowered the hydraulic lift. He rolled Nichole onto the platform and raised her up to the floor level of the van.</w:t>
      </w:r>
    </w:p>
    <w:p w14:paraId="1F4E6490" w14:textId="7C862938" w:rsidR="006F4456" w:rsidRPr="006F4456" w:rsidRDefault="006F4456" w:rsidP="00573463">
      <w:r w:rsidRPr="006F4456">
        <w:t xml:space="preserve">Usually, for short trips, Nichole stayed in her chair, locked down with the </w:t>
      </w:r>
      <w:r w:rsidR="00C831E0">
        <w:t>van’s</w:t>
      </w:r>
      <w:r w:rsidRPr="006F4456">
        <w:t xml:space="preserve"> tie-downs. It was safer and faster.</w:t>
      </w:r>
    </w:p>
    <w:p w14:paraId="1D74A502" w14:textId="77777777" w:rsidR="006F4456" w:rsidRPr="006F4456" w:rsidRDefault="006F4456" w:rsidP="00573463">
      <w:r w:rsidRPr="006F4456">
        <w:t>But as Patrick went to lock the wheelchair brakes, Nichole frantically tapped her armrest. She made a desperate, pleading sound—a high-pitched meh-meh-meh.</w:t>
      </w:r>
    </w:p>
    <w:p w14:paraId="1EEAF626" w14:textId="77777777" w:rsidR="006F4456" w:rsidRPr="006F4456" w:rsidRDefault="006F4456" w:rsidP="00573463">
      <w:r w:rsidRPr="006F4456">
        <w:t>She pointed at her lap belt. Off.</w:t>
      </w:r>
    </w:p>
    <w:p w14:paraId="36F1E107" w14:textId="77777777" w:rsidR="006F4456" w:rsidRPr="006F4456" w:rsidRDefault="006F4456" w:rsidP="00573463">
      <w:r w:rsidRPr="006F4456">
        <w:lastRenderedPageBreak/>
        <w:t>She pointed at the bench seat next to where the wheelchair sat. There.</w:t>
      </w:r>
    </w:p>
    <w:p w14:paraId="78529F7C" w14:textId="77777777" w:rsidR="006F4456" w:rsidRPr="006F4456" w:rsidRDefault="006F4456" w:rsidP="00573463">
      <w:r w:rsidRPr="006F4456">
        <w:t>"You want out?" Patrick asked.</w:t>
      </w:r>
    </w:p>
    <w:p w14:paraId="14BD3F00" w14:textId="22D04679" w:rsidR="006F4456" w:rsidRPr="006F4456" w:rsidRDefault="006F4456" w:rsidP="00573463">
      <w:r w:rsidRPr="006F4456">
        <w:t xml:space="preserve">Nichole nodded vigorously. She didn't want to be in the "equipment" anymore. She didn't want to be the girl in the chair that </w:t>
      </w:r>
      <w:r w:rsidR="341FE4C2">
        <w:t>felt disrespected</w:t>
      </w:r>
      <w:r w:rsidR="339890AA">
        <w:t>.</w:t>
      </w:r>
      <w:r w:rsidRPr="006F4456">
        <w:t xml:space="preserve"> She wanted to be a sister.</w:t>
      </w:r>
      <w:r w:rsidR="3D316ECD">
        <w:t xml:space="preserve"> And she wanted </w:t>
      </w:r>
      <w:r w:rsidR="77B17C29">
        <w:t>Patrick not as her employee, but as her brother who would simply cuddle with her</w:t>
      </w:r>
      <w:r w:rsidR="3D316ECD">
        <w:t>.</w:t>
      </w:r>
    </w:p>
    <w:p w14:paraId="3B26AC81" w14:textId="77777777" w:rsidR="006F4456" w:rsidRPr="006F4456" w:rsidRDefault="006F4456" w:rsidP="00573463">
      <w:r w:rsidRPr="006F4456">
        <w:t>"Okay," Patrick said softly. "I got you."</w:t>
      </w:r>
    </w:p>
    <w:p w14:paraId="55B4B1F8" w14:textId="77777777" w:rsidR="006F4456" w:rsidRPr="006F4456" w:rsidRDefault="006F4456" w:rsidP="00573463">
      <w:r w:rsidRPr="006F4456">
        <w:t>He unbuckled her lap belt and chest harness. He moved into the tight space, sliding his arms under her knees and behind her back.</w:t>
      </w:r>
    </w:p>
    <w:p w14:paraId="101C6085" w14:textId="77777777" w:rsidR="006F4456" w:rsidRPr="006F4456" w:rsidRDefault="006F4456" w:rsidP="00573463">
      <w:r w:rsidRPr="006F4456">
        <w:t>He lifted her. She was dead weight, exhausted and emotional, but he had lifted her ten thousand times. He pivoted, stepping carefully with his braced leg, and sat her down on the soft gray fabric of the van’s bench seat.</w:t>
      </w:r>
    </w:p>
    <w:p w14:paraId="2BAF9799" w14:textId="77777777" w:rsidR="006F4456" w:rsidRPr="006F4456" w:rsidRDefault="006F4456" w:rsidP="00573463">
      <w:r w:rsidRPr="006F4456">
        <w:t>The moment she was settled, Nichole collapsed.</w:t>
      </w:r>
    </w:p>
    <w:p w14:paraId="0A5794CA" w14:textId="77777777" w:rsidR="006F4456" w:rsidRPr="006F4456" w:rsidRDefault="006F4456" w:rsidP="00573463">
      <w:r w:rsidRPr="006F4456">
        <w:t>She didn't wait for a seatbelt. She scrambled sideways, dragging her legs, until she collided with Patrick. She buried her face in his chest, wrapping her arms around his torso in a vice grip.</w:t>
      </w:r>
    </w:p>
    <w:p w14:paraId="5CF3B271" w14:textId="77777777" w:rsidR="006F4456" w:rsidRPr="006F4456" w:rsidRDefault="006F4456" w:rsidP="00573463">
      <w:r w:rsidRPr="006F4456">
        <w:t>She started to cry. Not the angry shouts from the office, but the deep, ragged sobbing of disappointment. She had wanted Putney to be the answer. She had wanted the sanctuary.</w:t>
      </w:r>
    </w:p>
    <w:p w14:paraId="0C118793" w14:textId="77777777" w:rsidR="006F4456" w:rsidRPr="006F4456" w:rsidRDefault="006F4456" w:rsidP="00573463">
      <w:r w:rsidRPr="006F4456">
        <w:t>Patrick wrapped his arms around her, pulling her in tight. He rested his chin on the top of her head. He rocked her, back and forth, a slow, rhythmic motion that matched her breathing.</w:t>
      </w:r>
    </w:p>
    <w:p w14:paraId="178AC2CF" w14:textId="77777777" w:rsidR="006F4456" w:rsidRPr="006F4456" w:rsidRDefault="006F4456" w:rsidP="00573463">
      <w:r w:rsidRPr="006F4456">
        <w:t>"I know," Patrick whispered, his own throat tight. "I know. They suck. They're idiots."</w:t>
      </w:r>
    </w:p>
    <w:p w14:paraId="41603FB6" w14:textId="77777777" w:rsidR="006F4456" w:rsidRPr="006F4456" w:rsidRDefault="006F4456" w:rsidP="00573463">
      <w:r w:rsidRPr="006F4456">
        <w:t>From the front seat, Ellen and Tom didn't start the engine yet. They just watched in the rearview mirror, silent witnesses to the heartbreak.</w:t>
      </w:r>
    </w:p>
    <w:p w14:paraId="24791205" w14:textId="77777777" w:rsidR="006F4456" w:rsidRPr="006F4456" w:rsidRDefault="006F4456" w:rsidP="00573463">
      <w:r w:rsidRPr="006F4456">
        <w:t>"I promised you," Patrick murmured into her hair. "I promised I wouldn't let them separate us. And I won't. Putney is dead. It's off the list."</w:t>
      </w:r>
    </w:p>
    <w:p w14:paraId="53B508AE" w14:textId="376433FA" w:rsidR="006F4456" w:rsidRPr="006F4456" w:rsidRDefault="006F4456" w:rsidP="00573463">
      <w:r w:rsidRPr="006F4456">
        <w:t>Nichole looked up, her face red and wet with tears. She made a small, hiccuping sound.</w:t>
      </w:r>
    </w:p>
    <w:p w14:paraId="631AE442" w14:textId="77777777" w:rsidR="006F4456" w:rsidRPr="006F4456" w:rsidRDefault="006F4456" w:rsidP="00573463">
      <w:r w:rsidRPr="006F4456">
        <w:t>"We'll find somewhere," Patrick said, wiping her cheek with his thumb. "Somewhere that doesn't care about liability. Somewhere where I can be right there. Always."</w:t>
      </w:r>
    </w:p>
    <w:p w14:paraId="19B3AB25" w14:textId="77777777" w:rsidR="006F4456" w:rsidRPr="006F4456" w:rsidRDefault="006F4456" w:rsidP="00573463">
      <w:r w:rsidRPr="006F4456">
        <w:t>He kissed her forehead.</w:t>
      </w:r>
    </w:p>
    <w:p w14:paraId="1CB964E3" w14:textId="03558BB3" w:rsidR="006F4456" w:rsidRPr="006F4456" w:rsidRDefault="006F4456" w:rsidP="00573463">
      <w:r w:rsidRPr="006F4456">
        <w:t xml:space="preserve">"You and me, </w:t>
      </w:r>
      <w:r w:rsidR="00705A6D">
        <w:t>Nikki</w:t>
      </w:r>
      <w:r w:rsidRPr="006F4456">
        <w:t>," he whispered. "The machine."</w:t>
      </w:r>
    </w:p>
    <w:p w14:paraId="0F602605" w14:textId="77777777" w:rsidR="006F4456" w:rsidRPr="006F4456" w:rsidRDefault="006F4456" w:rsidP="00573463">
      <w:r w:rsidRPr="006F4456">
        <w:lastRenderedPageBreak/>
        <w:t>Nichole nodded, sniffing loudly. She laid her head back down on his chest, listening to his heartbeat. She tapped his arm once. Safe.</w:t>
      </w:r>
    </w:p>
    <w:p w14:paraId="769F4137" w14:textId="77777777" w:rsidR="006F4456" w:rsidRPr="006F4456" w:rsidRDefault="006F4456" w:rsidP="00573463">
      <w:r w:rsidRPr="006F4456">
        <w:t>"Okay, Dad," Patrick said, his voice steel again. "Get us out of here."</w:t>
      </w:r>
    </w:p>
    <w:p w14:paraId="5695CC0C" w14:textId="57245CC3" w:rsidR="006F4456" w:rsidRDefault="006F4456" w:rsidP="00573463">
      <w:r w:rsidRPr="006F4456">
        <w:t>Tom started the engine. The van rumbled to life</w:t>
      </w:r>
      <w:r w:rsidR="00E1758E">
        <w:t>.</w:t>
      </w:r>
    </w:p>
    <w:p w14:paraId="0781D155" w14:textId="77777777" w:rsidR="00E1758E" w:rsidRPr="00E1758E" w:rsidRDefault="00E1758E" w:rsidP="00E1758E">
      <w:r w:rsidRPr="00E1758E">
        <w:t>Before Tom shifted the van into drive, the reality of physics and safety took over.</w:t>
      </w:r>
    </w:p>
    <w:p w14:paraId="1A485DF5" w14:textId="77777777" w:rsidR="00E1758E" w:rsidRPr="00E1758E" w:rsidRDefault="00E1758E" w:rsidP="00E1758E">
      <w:r w:rsidRPr="00E1758E">
        <w:t>"Buckle up," Tom said softly, his eyes on the rearview mirror.</w:t>
      </w:r>
    </w:p>
    <w:p w14:paraId="65493CB2" w14:textId="77777777" w:rsidR="00E1758E" w:rsidRPr="00E1758E" w:rsidRDefault="00E1758E" w:rsidP="00E1758E">
      <w:r w:rsidRPr="00E1758E">
        <w:t>Patrick didn't let go of Nichole. He shifted his weight, keeping one arm wrapped firmly around her trembling shoulders, and reached across her lap with his free hand. He pulled the heavy seatbelt across both of them, clicking the metal tongue into the buckle by Nichole’s hip. He tightened the lap belt across her waist, locking her securely to the bench seat while keeping her pressed against his chest.</w:t>
      </w:r>
    </w:p>
    <w:p w14:paraId="45AA5773" w14:textId="77777777" w:rsidR="00E1758E" w:rsidRPr="00E1758E" w:rsidRDefault="00E1758E" w:rsidP="00E1758E">
      <w:r w:rsidRPr="00E1758E">
        <w:t>Satisfied they were secure, Tom pulled out of the college parking lot.</w:t>
      </w:r>
    </w:p>
    <w:p w14:paraId="32E9A800" w14:textId="77777777" w:rsidR="00E1758E" w:rsidRPr="00E1758E" w:rsidRDefault="00E1758E" w:rsidP="00E1758E">
      <w:r w:rsidRPr="00E1758E">
        <w:t>They merged onto Interstate 91, heading south. The tires hummed against the asphalt, a low, droning sound that usually lulled Nichole to sleep. But today, the hum was swallowed by the sound of her crying.</w:t>
      </w:r>
    </w:p>
    <w:p w14:paraId="48DEDDF1" w14:textId="77777777" w:rsidR="00E1758E" w:rsidRPr="00E1758E" w:rsidRDefault="00E1758E" w:rsidP="00E1758E">
      <w:r w:rsidRPr="00E1758E">
        <w:t>Nichole’s fingers were twisted so tightly into Patrick’s t-shirt that her knuckles were white.</w:t>
      </w:r>
    </w:p>
    <w:p w14:paraId="28F54D81" w14:textId="77777777" w:rsidR="00E1758E" w:rsidRPr="00E1758E" w:rsidRDefault="00E1758E" w:rsidP="00E1758E">
      <w:r w:rsidRPr="00E1758E">
        <w:t>Patrick rested his chin on the top of her head, staring blankly out the window at the passing Vermont tree line. His heart was breaking, a slow, crushing weight in his chest. He had wanted Putney to work just as much as she had. He had read the brochures, looked at the website, and pictured them here. He had pictured Nichole writing for the literary magazine while he took engineering classes, meeting up in the quad for lunch without anyone staring at them.</w:t>
      </w:r>
    </w:p>
    <w:p w14:paraId="65AB175E" w14:textId="77777777" w:rsidR="00E1758E" w:rsidRPr="00E1758E" w:rsidRDefault="00E1758E" w:rsidP="00E1758E">
      <w:r w:rsidRPr="00E1758E">
        <w:t>He had let himself hope that there was a place already built for them. But Putney was just another institution with a ramp. And watching Nichole’s heart break because of it made Patrick want to punch through the van window.</w:t>
      </w:r>
    </w:p>
    <w:p w14:paraId="6FAC5241" w14:textId="77777777" w:rsidR="00E1758E" w:rsidRPr="00E1758E" w:rsidRDefault="00E1758E" w:rsidP="00E1758E">
      <w:r w:rsidRPr="00E1758E">
        <w:t>Then, the sky darkened.</w:t>
      </w:r>
    </w:p>
    <w:p w14:paraId="40DC710A" w14:textId="77777777" w:rsidR="00E1758E" w:rsidRPr="00E1758E" w:rsidRDefault="00E1758E" w:rsidP="00E1758E">
      <w:r w:rsidRPr="00E1758E">
        <w:t>The crisp morning air vanished, replaced by heavy, slate-gray storm clouds rolling over the Green Mountains. A few fat drops hit the windshield, and then the sky simply opened up.</w:t>
      </w:r>
    </w:p>
    <w:p w14:paraId="63E955FC" w14:textId="77777777" w:rsidR="00E1758E" w:rsidRPr="00E1758E" w:rsidRDefault="00E1758E" w:rsidP="00E1758E">
      <w:r w:rsidRPr="00E1758E">
        <w:t>The rain came down in a sudden, torrential downpour. It drummed against the metal roof of the van with a deafening roar.</w:t>
      </w:r>
    </w:p>
    <w:p w14:paraId="09949E16" w14:textId="77777777" w:rsidR="00E1758E" w:rsidRPr="00E1758E" w:rsidRDefault="00E1758E" w:rsidP="00E1758E">
      <w:r w:rsidRPr="00E1758E">
        <w:lastRenderedPageBreak/>
        <w:t>For Nichole, the sudden sensory shift was overwhelming, but in a strangely validating way. To her autistic mind, the world was finally matching her internal state. The sky wasn't just raining; it was grieving with her. Mother Nature understood exactly how she felt. The world was dark, loud, and weeping.</w:t>
      </w:r>
    </w:p>
    <w:p w14:paraId="56863DDE" w14:textId="77777777" w:rsidR="00A0295C" w:rsidRPr="00A0295C" w:rsidRDefault="00A0295C" w:rsidP="00A0295C">
      <w:r w:rsidRPr="00A0295C">
        <w:t>The empathy of the storm made the dam inside her break completely. Her silent sobbing turned into loud, jagged gasps. She squeezed her eyes shut, pressing her face harder into Patrick’s collarbone as the rain pounded the roof above them.</w:t>
      </w:r>
    </w:p>
    <w:p w14:paraId="77005CEA" w14:textId="77777777" w:rsidR="00A0295C" w:rsidRPr="00A0295C" w:rsidRDefault="00A0295C" w:rsidP="00A0295C">
      <w:r w:rsidRPr="00A0295C">
        <w:t>She wanted to run. She wanted to snap her fingers and be back in her bedroom in Virginia, a thousand miles away from Vermont and its single, lonely beds. She wanted to erase the entire state from the map.</w:t>
      </w:r>
    </w:p>
    <w:p w14:paraId="63F97318" w14:textId="77777777" w:rsidR="00A0295C" w:rsidRPr="00A0295C" w:rsidRDefault="00A0295C" w:rsidP="00A0295C">
      <w:r w:rsidRPr="00A0295C">
        <w:t>But Virginia was thirteen hours away.</w:t>
      </w:r>
    </w:p>
    <w:p w14:paraId="73C143BF" w14:textId="77777777" w:rsidR="00A0295C" w:rsidRPr="00A0295C" w:rsidRDefault="00A0295C" w:rsidP="00A0295C">
      <w:r w:rsidRPr="00A0295C">
        <w:t>She let out a frustrated, wet groan, her body shuddering.</w:t>
      </w:r>
    </w:p>
    <w:p w14:paraId="5850E308" w14:textId="77777777" w:rsidR="00A0295C" w:rsidRPr="00A0295C" w:rsidRDefault="00A0295C" w:rsidP="00A0295C">
      <w:r w:rsidRPr="00A0295C">
        <w:t>"Shhh," Patrick whispered, tightening his grip, his own eyes burning. "I've got you. Let it out."</w:t>
      </w:r>
    </w:p>
    <w:p w14:paraId="3222926F" w14:textId="77777777" w:rsidR="00A0295C" w:rsidRPr="00A0295C" w:rsidRDefault="00A0295C" w:rsidP="00A0295C">
      <w:r w:rsidRPr="00A0295C">
        <w:t>She couldn't have home yet. So, she focused on the next best thing.</w:t>
      </w:r>
    </w:p>
    <w:p w14:paraId="73586EB5" w14:textId="77777777" w:rsidR="00A0295C" w:rsidRPr="00A0295C" w:rsidRDefault="00A0295C" w:rsidP="00A0295C">
      <w:r w:rsidRPr="00A0295C">
        <w:t>She focused on the hotel room in Brattleboro. She pictured the heavy curtains drawn shut, blocking out the world. She pictured the oversized bathtub with the water turned up as hot as Patrick could make it.</w:t>
      </w:r>
    </w:p>
    <w:p w14:paraId="229C1369" w14:textId="77777777" w:rsidR="00A0295C" w:rsidRPr="00A0295C" w:rsidRDefault="00A0295C" w:rsidP="00A0295C">
      <w:r w:rsidRPr="00A0295C">
        <w:t>She pictured the single queen bed closest to the bathroom.</w:t>
      </w:r>
    </w:p>
    <w:p w14:paraId="58A16E26" w14:textId="77777777" w:rsidR="00A0295C" w:rsidRPr="00A0295C" w:rsidRDefault="00A0295C" w:rsidP="00A0295C">
      <w:r w:rsidRPr="00A0295C">
        <w:t>It was a tight fit for two adults, but that was exactly why it worked. In that bed, there was no gap. There was no twelve-foot chasm of linoleum. There was just Patrick’s heavy arm draped over her, his steady breathing against her back, and the absolute certainty that she was not alone.</w:t>
      </w:r>
    </w:p>
    <w:p w14:paraId="440B7AD3" w14:textId="77777777" w:rsidR="00A0295C" w:rsidRPr="00A0295C" w:rsidRDefault="00A0295C" w:rsidP="00A0295C">
      <w:r w:rsidRPr="00A0295C">
        <w:t>That was her sanctuary now. Not the college.</w:t>
      </w:r>
    </w:p>
    <w:p w14:paraId="0773D463" w14:textId="77777777" w:rsidR="00A0295C" w:rsidRPr="00A0295C" w:rsidRDefault="00A0295C" w:rsidP="00A0295C">
      <w:r w:rsidRPr="00A0295C">
        <w:t>The Bennett van drove south through the blinding rain, a mobile fortress protecting a broken heart, carrying them away from the future they thought they wanted and back to the only safety they knew.</w:t>
      </w:r>
    </w:p>
    <w:p w14:paraId="56889150" w14:textId="77777777" w:rsidR="00274309" w:rsidRDefault="00274309" w:rsidP="00274309">
      <w:pPr>
        <w:pStyle w:val="Heading3"/>
      </w:pPr>
      <w:r w:rsidRPr="00274309">
        <w:t>Part 11: The Fuel Stop</w:t>
      </w:r>
    </w:p>
    <w:p w14:paraId="2B49CC5A" w14:textId="491F72EC" w:rsidR="00274309" w:rsidRPr="00274309" w:rsidRDefault="00274309" w:rsidP="00274309">
      <w:pPr>
        <w:pStyle w:val="Heading4"/>
      </w:pPr>
      <w:r w:rsidRPr="00274309">
        <w:rPr>
          <w:b/>
          <w:bCs/>
        </w:rPr>
        <w:t>Date:</w:t>
      </w:r>
      <w:r w:rsidRPr="00274309">
        <w:t xml:space="preserve"> July 3, 2003 </w:t>
      </w:r>
      <w:r w:rsidRPr="00274309">
        <w:rPr>
          <w:b/>
          <w:bCs/>
        </w:rPr>
        <w:t>Time:</w:t>
      </w:r>
      <w:r w:rsidRPr="00274309">
        <w:t xml:space="preserve"> 6:30 PM </w:t>
      </w:r>
      <w:r w:rsidRPr="00274309">
        <w:rPr>
          <w:b/>
          <w:bCs/>
        </w:rPr>
        <w:t>Location:</w:t>
      </w:r>
      <w:r w:rsidRPr="00274309">
        <w:t xml:space="preserve"> Hotel, Brattleboro, Vermont</w:t>
      </w:r>
    </w:p>
    <w:p w14:paraId="49315131" w14:textId="77777777" w:rsidR="00274309" w:rsidRPr="00274309" w:rsidRDefault="00274309" w:rsidP="00274309">
      <w:r w:rsidRPr="00274309">
        <w:t>The drive back to Brattleboro was a blur of gray rain and windshield wipers.</w:t>
      </w:r>
    </w:p>
    <w:p w14:paraId="04049CFF" w14:textId="77777777" w:rsidR="00274309" w:rsidRPr="00274309" w:rsidRDefault="00274309" w:rsidP="00274309">
      <w:r w:rsidRPr="00274309">
        <w:t xml:space="preserve">By the time Tom pulled the van under the covered portico of the hotel, Nichole had stopped crying. The deep, jagged sobs had faded into a low, exhausted </w:t>
      </w:r>
      <w:r w:rsidRPr="00274309">
        <w:rPr>
          <w:i/>
          <w:iCs/>
        </w:rPr>
        <w:t>hummm</w:t>
      </w:r>
      <w:r w:rsidRPr="00274309">
        <w:t xml:space="preserve"> in the back of her </w:t>
      </w:r>
      <w:r w:rsidRPr="00274309">
        <w:lastRenderedPageBreak/>
        <w:t>throat. She was completely spent. The emotional whiplash of the day—the soaring hope followed by the crushing rejection—had drained every ounce of energy from her body.</w:t>
      </w:r>
    </w:p>
    <w:p w14:paraId="40078E18" w14:textId="77777777" w:rsidR="00274309" w:rsidRPr="00274309" w:rsidRDefault="00274309" w:rsidP="00274309">
      <w:r w:rsidRPr="00274309">
        <w:t>Patrick unbuckled her from the bench seat. He didn't ask her to transfer herself. He just scooped her up and placed her gently into the purple Titan AeroMotion that Tom had rolled out from the back.</w:t>
      </w:r>
    </w:p>
    <w:p w14:paraId="7CE3160B" w14:textId="77777777" w:rsidR="00274309" w:rsidRPr="00274309" w:rsidRDefault="00274309" w:rsidP="00274309">
      <w:r w:rsidRPr="00274309">
        <w:t>"Bed," Nichole tapped weakly on her lap tray, not even bothering to turn the VocaLink screen on. She made a soft, pleading whine.</w:t>
      </w:r>
    </w:p>
    <w:p w14:paraId="2ED19058" w14:textId="5111F892" w:rsidR="00274309" w:rsidRPr="00274309" w:rsidRDefault="00274309" w:rsidP="00274309">
      <w:r w:rsidRPr="00274309">
        <w:t xml:space="preserve">"I know, </w:t>
      </w:r>
      <w:r w:rsidR="00705A6D">
        <w:t>Nikki</w:t>
      </w:r>
      <w:r w:rsidRPr="00274309">
        <w:t>," Patrick said, locking her feet into the footrests. "But you need calories. You didn't eat lunch."</w:t>
      </w:r>
    </w:p>
    <w:p w14:paraId="389B4C9F" w14:textId="77777777" w:rsidR="00274309" w:rsidRPr="00274309" w:rsidRDefault="00274309" w:rsidP="00274309">
      <w:r w:rsidRPr="00274309">
        <w:t>Nichole frowned. Her stomach gave a hollow, aching rumble that betrayed her.</w:t>
      </w:r>
    </w:p>
    <w:p w14:paraId="38D742A2" w14:textId="77777777" w:rsidR="00274309" w:rsidRPr="00274309" w:rsidRDefault="00274309" w:rsidP="00274309">
      <w:r w:rsidRPr="00274309">
        <w:t>"Just a quick pit stop," Tom said, pointing across the rain-slicked parking lot.</w:t>
      </w:r>
    </w:p>
    <w:p w14:paraId="352416A5" w14:textId="77777777" w:rsidR="00274309" w:rsidRPr="00274309" w:rsidRDefault="00274309" w:rsidP="00274309">
      <w:r w:rsidRPr="00274309">
        <w:t>Through the mist, the bright red and yellow neon sign of a Rocket Burger glowed like a beacon in the gloom. It was in the same commercial plaza as the hotel. No driving required.</w:t>
      </w:r>
    </w:p>
    <w:p w14:paraId="448590F5" w14:textId="77777777" w:rsidR="00274309" w:rsidRPr="00274309" w:rsidRDefault="00274309" w:rsidP="00274309">
      <w:r w:rsidRPr="00274309">
        <w:t>"Five minutes," Patrick promised her. "In and out."</w:t>
      </w:r>
    </w:p>
    <w:p w14:paraId="5316D8C0" w14:textId="77777777" w:rsidR="00274309" w:rsidRPr="00274309" w:rsidRDefault="00274309" w:rsidP="00274309">
      <w:r w:rsidRPr="00274309">
        <w:t>Patrick grabbed a hotel umbrella from the lobby. Ellen held it over the two of them as Patrick pushed the chair through the puddles of the parking lot. The rain drummed against the umbrella canopy.</w:t>
      </w:r>
    </w:p>
    <w:p w14:paraId="2E861E1C" w14:textId="77777777" w:rsidR="00274309" w:rsidRPr="00274309" w:rsidRDefault="00274309" w:rsidP="00274309">
      <w:r w:rsidRPr="00274309">
        <w:t>Inside the Rocket Burger, the air smelled intensely of hot grease and salt—a universal, comforting smell that existed in Virginia just as much as it did in Vermont. It was brightly lit, loud, and entirely unsophisticated.</w:t>
      </w:r>
    </w:p>
    <w:p w14:paraId="6A3DE246" w14:textId="77777777" w:rsidR="00274309" w:rsidRPr="00274309" w:rsidRDefault="00274309" w:rsidP="00274309">
      <w:r w:rsidRPr="00274309">
        <w:t>Nobody here cared about "student autonomy." Nobody was looking at her chair as a liability. They just wanted to know if she wanted fries.</w:t>
      </w:r>
    </w:p>
    <w:p w14:paraId="631E89EB" w14:textId="77777777" w:rsidR="00274309" w:rsidRPr="00274309" w:rsidRDefault="00274309" w:rsidP="00274309">
      <w:r w:rsidRPr="00274309">
        <w:t>Patrick parked her at a booth near the window. He grabbed a laminated menu from the counter and brought it over.</w:t>
      </w:r>
    </w:p>
    <w:p w14:paraId="259DEB31" w14:textId="066551B6" w:rsidR="00274309" w:rsidRPr="00274309" w:rsidRDefault="00274309" w:rsidP="00274309">
      <w:r w:rsidRPr="00274309">
        <w:t xml:space="preserve">"Point and shoot, </w:t>
      </w:r>
      <w:r w:rsidR="157E1926">
        <w:t>Nikki</w:t>
      </w:r>
      <w:r w:rsidRPr="00274309">
        <w:t>," Patrick said gently. "What's the fuel?"</w:t>
      </w:r>
    </w:p>
    <w:p w14:paraId="36548314" w14:textId="77777777" w:rsidR="00274309" w:rsidRPr="00274309" w:rsidRDefault="00274309" w:rsidP="00274309">
      <w:r w:rsidRPr="00274309">
        <w:t>Nichole was too tired for words. She tapped the picture of the double cheeseburger. Then she tapped the large fries. Finally, she pointed to the chocolate milkshake.</w:t>
      </w:r>
    </w:p>
    <w:p w14:paraId="63356CA8" w14:textId="77777777" w:rsidR="00274309" w:rsidRPr="00274309" w:rsidRDefault="00274309" w:rsidP="00274309">
      <w:r w:rsidRPr="00274309">
        <w:t>"Heavy loadout. Good choice," Patrick said, patting her shoulder.</w:t>
      </w:r>
    </w:p>
    <w:p w14:paraId="1396536F" w14:textId="77777777" w:rsidR="00274309" w:rsidRPr="00274309" w:rsidRDefault="00274309" w:rsidP="00274309">
      <w:r w:rsidRPr="00274309">
        <w:t xml:space="preserve">They ate in near silence. Nichole chewed mechanically. The hot, salty food was a grounder, pulling her out of the sensory overload of the day. Patrick fed her the fries, dipping them in </w:t>
      </w:r>
      <w:r w:rsidRPr="00274309">
        <w:lastRenderedPageBreak/>
        <w:t>ketchup and holding them to her lips so she didn't have to expend the energy of lifting her heavy, tired arms.</w:t>
      </w:r>
    </w:p>
    <w:p w14:paraId="090B7A1B" w14:textId="77777777" w:rsidR="00274309" w:rsidRPr="00274309" w:rsidRDefault="00274309" w:rsidP="00274309">
      <w:r w:rsidRPr="00274309">
        <w:t>"So," Tom said quietly, dipping a fry of his own. "The backup plan. Raritan State."</w:t>
      </w:r>
    </w:p>
    <w:p w14:paraId="18581ACE" w14:textId="77777777" w:rsidR="00274309" w:rsidRPr="00274309" w:rsidRDefault="00274309" w:rsidP="00274309">
      <w:r w:rsidRPr="00274309">
        <w:t>Ellen nodded, looking out the window at the rain. "Aunt Carol said it's totally flat. And it's huge. A state school doesn't have the time to micromanage living arrangements like a tiny private college does. They just want you in and out."</w:t>
      </w:r>
    </w:p>
    <w:p w14:paraId="0708FEC5" w14:textId="77777777" w:rsidR="00274309" w:rsidRPr="00274309" w:rsidRDefault="00274309" w:rsidP="00274309">
      <w:r w:rsidRPr="00274309">
        <w:t>"We can tour it tomorrow on the drive home," Patrick said, taking a sip of his soda. He looked at Nichole, who was finishing her milkshake. "If we like it, we apply. If we don't, we keep looking. But we're not compromising on the machine."</w:t>
      </w:r>
    </w:p>
    <w:p w14:paraId="7F228C4D" w14:textId="77777777" w:rsidR="00274309" w:rsidRPr="00274309" w:rsidRDefault="00274309" w:rsidP="00274309">
      <w:r w:rsidRPr="00274309">
        <w:t xml:space="preserve">Nichole looked at him with heavy, tired eyes. She made a soft, agreeable </w:t>
      </w:r>
      <w:r w:rsidRPr="00274309">
        <w:rPr>
          <w:i/>
          <w:iCs/>
        </w:rPr>
        <w:t>click</w:t>
      </w:r>
      <w:r w:rsidRPr="00274309">
        <w:t xml:space="preserve"> with her tongue.</w:t>
      </w:r>
    </w:p>
    <w:p w14:paraId="6B6D63C6" w14:textId="77777777" w:rsidR="00274309" w:rsidRPr="00274309" w:rsidRDefault="00274309" w:rsidP="00274309">
      <w:r w:rsidRPr="00274309">
        <w:t>"Alright," Patrick said, wiping a dab of chocolate from her chin with a napkin. "Let's get you horizontal."</w:t>
      </w:r>
    </w:p>
    <w:p w14:paraId="52570EEA" w14:textId="77777777" w:rsidR="00CD1AB3" w:rsidRDefault="00CD1AB3" w:rsidP="00CD1AB3">
      <w:r>
        <w:t>They returned from the burger joint through the rain. The hot, salty food had stopped Nichole’s shaking, but as Patrick rolled her into the accessible hotel room, a different kind of weight settled over her.</w:t>
      </w:r>
    </w:p>
    <w:p w14:paraId="70E4093C" w14:textId="77777777" w:rsidR="00CD1AB3" w:rsidRDefault="00CD1AB3" w:rsidP="00CD1AB3">
      <w:r>
        <w:t>Tom and Ellen claimed the bed by the window, immediately turning on the television to give the twins their space.</w:t>
      </w:r>
    </w:p>
    <w:p w14:paraId="77434804" w14:textId="77777777" w:rsidR="00CD1AB3" w:rsidRDefault="00CD1AB3" w:rsidP="00CD1AB3">
      <w:r>
        <w:t>Patrick locked the brakes of the Titan AeroMotion near the bathroom door. He reached for Nichole’s pajamas. "Okay. Quick transfer, straight to bed."</w:t>
      </w:r>
    </w:p>
    <w:p w14:paraId="6B2EC001" w14:textId="77777777" w:rsidR="00CD1AB3" w:rsidRDefault="00CD1AB3" w:rsidP="00CD1AB3">
      <w:r>
        <w:t>Nichole shook her head. She didn't want the bed yet. She reached out and grabbed his wrist, squeezing hard. She pointed to the bathroom door. She pointed to herself, and made a scrubbing motion on her arm.</w:t>
      </w:r>
    </w:p>
    <w:p w14:paraId="7B88DE9F" w14:textId="10BB9D80" w:rsidR="00CD1AB3" w:rsidRDefault="00CD1AB3" w:rsidP="00CD1AB3">
      <w:r>
        <w:t>"A bath?" Patrick asked gently. "</w:t>
      </w:r>
      <w:r w:rsidR="00705A6D">
        <w:t>Nikki</w:t>
      </w:r>
      <w:r>
        <w:t>, you're exhausted. You can barely keep your eyes open."</w:t>
      </w:r>
    </w:p>
    <w:p w14:paraId="4CD16821" w14:textId="77777777" w:rsidR="00CD1AB3" w:rsidRDefault="00CD1AB3" w:rsidP="00CD1AB3">
      <w:r>
        <w:t>Nichole’s eyes filled with fresh tears. She made a low, distressed sound in her throat. She didn't just feel tired. She felt dirty. The words of the Disability Director—</w:t>
      </w:r>
      <w:r>
        <w:rPr>
          <w:i/>
          <w:iCs/>
        </w:rPr>
        <w:t>impropriety, safeguarding, abuse</w:t>
      </w:r>
      <w:r>
        <w:t>—were clinging to her skin like a film of grease. Putney College had taken the purest thing in her life—her brother's absolute, unconditional protection—and twisted it into something grotesque. They had accused Patrick of using her vulnerability against her.</w:t>
      </w:r>
    </w:p>
    <w:p w14:paraId="1894A942" w14:textId="77777777" w:rsidR="00CD1AB3" w:rsidRDefault="00CD1AB3" w:rsidP="00CD1AB3">
      <w:r>
        <w:t>She needed to wash it off.</w:t>
      </w:r>
    </w:p>
    <w:p w14:paraId="1A2E18B4" w14:textId="77777777" w:rsidR="00CD1AB3" w:rsidRDefault="00CD1AB3" w:rsidP="00CD1AB3">
      <w:r>
        <w:lastRenderedPageBreak/>
        <w:t>Patrick looked into her eyes and understood instantly. His own jaw tightened with that same residual disgust. "Okay," Patrick said softly. "We wash it off. Let's go."</w:t>
      </w:r>
    </w:p>
    <w:p w14:paraId="75766F0E" w14:textId="77777777" w:rsidR="00CD1AB3" w:rsidRDefault="00CD1AB3" w:rsidP="00CD1AB3">
      <w:r>
        <w:t>He rolled her into the accessible bathroom and closed the door, sealing out the noise of the television.</w:t>
      </w:r>
    </w:p>
    <w:p w14:paraId="5B8F58BB" w14:textId="77777777" w:rsidR="00CD1AB3" w:rsidRDefault="00CD1AB3" w:rsidP="00CD1AB3">
      <w:r>
        <w:t>He started the water in the tub, making it hot and deep. Then, he turned to Nichole. He began to unbutton her shirt.</w:t>
      </w:r>
    </w:p>
    <w:p w14:paraId="254BE650" w14:textId="77777777" w:rsidR="00CD1AB3" w:rsidRDefault="00CD1AB3" w:rsidP="00CD1AB3">
      <w:r>
        <w:t xml:space="preserve">Nichole reached out and grabbed the hem of Patrick's t-shirt. She tugged on it, looking at him with a fierce, absolute insistence. </w:t>
      </w:r>
      <w:r>
        <w:rPr>
          <w:i/>
          <w:iCs/>
        </w:rPr>
        <w:t>You too.</w:t>
      </w:r>
    </w:p>
    <w:p w14:paraId="6BCF3F83" w14:textId="77777777" w:rsidR="00CD1AB3" w:rsidRDefault="00CD1AB3" w:rsidP="00CD1AB3">
      <w:r>
        <w:t>She needed to know his defenses were down, just as hers were about to be. She needed the playing field leveled.</w:t>
      </w:r>
    </w:p>
    <w:p w14:paraId="08C46421" w14:textId="77777777" w:rsidR="00CD1AB3" w:rsidRDefault="00CD1AB3" w:rsidP="00CD1AB3">
      <w:r>
        <w:t>Patrick paused. He understood what she was asking. He pulled his t-shirt over his head and tossed it into the corner. He unbuckled his belt and stepped out of his shorts and underwear, kicking off his heavy plastic ankle brace.</w:t>
      </w:r>
    </w:p>
    <w:p w14:paraId="7141E9E0" w14:textId="77777777" w:rsidR="00CD1AB3" w:rsidRDefault="00CD1AB3" w:rsidP="00CD1AB3">
      <w:r>
        <w:t>He stood before her, just as bare and vulnerable as she was.</w:t>
      </w:r>
    </w:p>
    <w:p w14:paraId="08B636CE" w14:textId="77777777" w:rsidR="00CD1AB3" w:rsidRDefault="00CD1AB3" w:rsidP="00CD1AB3">
      <w:r>
        <w:t>He lifted her from the wheelchair and lowered her gently into the hot water. Nichole let out a long, shuddering sigh as the heat enveloped her. She leaned her head back against the porcelain rim, tears leaking silently from the corners of her eyes.</w:t>
      </w:r>
    </w:p>
    <w:p w14:paraId="51613D0C" w14:textId="77777777" w:rsidR="00CD1AB3" w:rsidRDefault="00CD1AB3" w:rsidP="00CD1AB3">
      <w:r>
        <w:t>Patrick sat on the edge of the tub. He took the washcloth, lathered it with soap, and began to wash her, just as he had done a million times before.</w:t>
      </w:r>
    </w:p>
    <w:p w14:paraId="1A6FE8C0" w14:textId="77777777" w:rsidR="00CD1AB3" w:rsidRDefault="00CD1AB3" w:rsidP="00CD1AB3">
      <w:r>
        <w:t>He washed her arms. He washed her stomach.</w:t>
      </w:r>
    </w:p>
    <w:p w14:paraId="5240DD19" w14:textId="77777777" w:rsidR="00CD1AB3" w:rsidRDefault="00CD1AB3" w:rsidP="00CD1AB3">
      <w:r>
        <w:t xml:space="preserve">As he rubbed the soap across her skin, he paused. He looked at her. He really </w:t>
      </w:r>
      <w:r>
        <w:rPr>
          <w:i/>
          <w:iCs/>
        </w:rPr>
        <w:t>looked</w:t>
      </w:r>
      <w:r>
        <w:t xml:space="preserve"> at her.</w:t>
      </w:r>
    </w:p>
    <w:p w14:paraId="1D6EEFA3" w14:textId="77777777" w:rsidR="00CD1AB3" w:rsidRDefault="00CD1AB3" w:rsidP="00CD1AB3">
      <w:r>
        <w:t>He examined her body with the practiced, critical eye of a nurse. He checked her hips for pressure sores from the thirteen-hour van ride. He checked her ribs for red marks from the chest harness. He checked the tone of her muscles.</w:t>
      </w:r>
    </w:p>
    <w:p w14:paraId="43EBF4BD" w14:textId="77777777" w:rsidR="00CD1AB3" w:rsidRDefault="00CD1AB3" w:rsidP="00CD1AB3">
      <w:r>
        <w:t>It hit him then, harder than it ever had before, just how completely dependent she was on him. She couldn't walk. She couldn't speak. She couldn't even wash herself. She had placed the entirety of her physical safety into his hands.</w:t>
      </w:r>
    </w:p>
    <w:p w14:paraId="4E18DD29" w14:textId="7C80B22D" w:rsidR="00CD1AB3" w:rsidRDefault="00CD1AB3" w:rsidP="00CD1AB3">
      <w:r>
        <w:t xml:space="preserve">"I'm here, </w:t>
      </w:r>
      <w:r w:rsidR="00705A6D">
        <w:t>Nikki</w:t>
      </w:r>
      <w:r>
        <w:t>," Patrick whispered, his voice thick with emotion. He reached out and brushed a wet strand of hair from her forehead. "I'm never going to stop doing this. For the rest of our lives. I promise you. I will never, ever drop this duty."</w:t>
      </w:r>
    </w:p>
    <w:p w14:paraId="2AE95A51" w14:textId="77777777" w:rsidR="00CD1AB3" w:rsidRDefault="00CD1AB3" w:rsidP="00CD1AB3">
      <w:r>
        <w:lastRenderedPageBreak/>
        <w:t>Nichole looked up at him through the steam. She saw the absolute, dead-serious conviction in his eyes. He wasn't just a brother. He was her shield.</w:t>
      </w:r>
    </w:p>
    <w:p w14:paraId="553AA8E5" w14:textId="77777777" w:rsidR="00CD1AB3" w:rsidRDefault="00CD1AB3" w:rsidP="00CD1AB3">
      <w:r>
        <w:t>Patrick continued to wash her, giving her a deep, thorough scrub. He was meticulous, working the soap into her skin to wash the day away.</w:t>
      </w:r>
    </w:p>
    <w:p w14:paraId="466E405E" w14:textId="77777777" w:rsidR="00CD1AB3" w:rsidRDefault="00CD1AB3" w:rsidP="00CD1AB3">
      <w:r>
        <w:t>But when he reached for a fresh washcloth to clean her intimate areas—a routine step of personal hygiene they had performed countless times without a second thought—Patrick stopped.</w:t>
      </w:r>
    </w:p>
    <w:p w14:paraId="0EA83490" w14:textId="77777777" w:rsidR="00CD1AB3" w:rsidRDefault="00CD1AB3" w:rsidP="00CD1AB3">
      <w:r>
        <w:t>The weight of Putney's accusation hung heavy in the humid room.</w:t>
      </w:r>
    </w:p>
    <w:p w14:paraId="65F526B1" w14:textId="77777777" w:rsidR="00CD1AB3" w:rsidRDefault="00CD1AB3" w:rsidP="00CD1AB3">
      <w:r>
        <w:t>Patrick looked into her eyes. He held up the washcloth.</w:t>
      </w:r>
    </w:p>
    <w:p w14:paraId="08DA3EDA" w14:textId="77777777" w:rsidR="00CD1AB3" w:rsidRDefault="00CD1AB3" w:rsidP="00CD1AB3">
      <w:r>
        <w:t>"Is it okay if I wash you now?" Patrick asked, his voice a quiet, respectful whisper.</w:t>
      </w:r>
    </w:p>
    <w:p w14:paraId="37A9EFE9" w14:textId="77777777" w:rsidR="00CD1AB3" w:rsidRDefault="00CD1AB3" w:rsidP="00CD1AB3">
      <w:r>
        <w:t>Nichole’s breath hitched. He had never asked before. He had never needed to. But today was different. Today, he was reclaiming the narrative. He was explicitly acknowledging her bodily autonomy, proving that the trust between them was earned, not assumed.</w:t>
      </w:r>
    </w:p>
    <w:p w14:paraId="0D6598C3" w14:textId="77777777" w:rsidR="00CD1AB3" w:rsidRDefault="00CD1AB3" w:rsidP="00CD1AB3">
      <w:r>
        <w:t xml:space="preserve">Nichole looked at her brother. She let out a soft, affirmative grunt. </w:t>
      </w:r>
      <w:r>
        <w:rPr>
          <w:i/>
          <w:iCs/>
        </w:rPr>
        <w:t>Yes.</w:t>
      </w:r>
    </w:p>
    <w:p w14:paraId="0DA21F86" w14:textId="77777777" w:rsidR="00CD1AB3" w:rsidRDefault="00CD1AB3" w:rsidP="00CD1AB3">
      <w:r>
        <w:t>Only then did Patrick proceed, washing her with the utmost delicacy and care.</w:t>
      </w:r>
    </w:p>
    <w:p w14:paraId="1FA01160" w14:textId="77777777" w:rsidR="00CD1AB3" w:rsidRDefault="00CD1AB3" w:rsidP="00CD1AB3">
      <w:r>
        <w:t xml:space="preserve">When he finished, he sat back. Nichole noticed the look on his face—a dark, brooding pain that mirrored her own. She made a questioning, high-pitched cry. </w:t>
      </w:r>
      <w:r>
        <w:rPr>
          <w:i/>
          <w:iCs/>
        </w:rPr>
        <w:t>Are you okay?</w:t>
      </w:r>
    </w:p>
    <w:p w14:paraId="5AC76478" w14:textId="70C708AD" w:rsidR="00CD1AB3" w:rsidRDefault="00CD1AB3" w:rsidP="00CD1AB3">
      <w:r>
        <w:t xml:space="preserve">Patrick shook his head, looking down at the bathwater. "I feel sick," he admitted, his voice rough. "What they said to us today... it makes me sick to my stomach. I would never hurt you, </w:t>
      </w:r>
      <w:r w:rsidR="00705A6D">
        <w:t>Nikki</w:t>
      </w:r>
      <w:r>
        <w:t>. Never. When I hold you at night, it's to keep your nervous system from crashing. It's to keep you safe. That's all it will ever be."</w:t>
      </w:r>
    </w:p>
    <w:p w14:paraId="2E662C35" w14:textId="77777777" w:rsidR="00CD1AB3" w:rsidRDefault="00CD1AB3" w:rsidP="00CD1AB3">
      <w:r>
        <w:t>Nichole reached out a wet hand and cupped his cheek. She didn't need the VocaLink. She knew.</w:t>
      </w:r>
    </w:p>
    <w:p w14:paraId="20BAB437" w14:textId="77777777" w:rsidR="00CD1AB3" w:rsidRDefault="00CD1AB3" w:rsidP="00CD1AB3">
      <w:r>
        <w:t>"Alright," Patrick said, taking a deep breath and clearing his throat. "Bath time is over. Let's get to bed."</w:t>
      </w:r>
    </w:p>
    <w:p w14:paraId="35A055FB" w14:textId="77777777" w:rsidR="00CD1AB3" w:rsidRDefault="00CD1AB3" w:rsidP="00CD1AB3">
      <w:r>
        <w:t>He spread a thick, dry towel over the seat of her wheelchair. He lifted her from the tub, transferring her seamlessly. He dried her off quickly but thoroughly, making sure she was warm, and dressed her in her softest pajamas.</w:t>
      </w:r>
    </w:p>
    <w:p w14:paraId="630F5A45" w14:textId="77777777" w:rsidR="00CD1AB3" w:rsidRDefault="00CD1AB3" w:rsidP="00CD1AB3">
      <w:r>
        <w:t>He pulled on his own sleep shorts and t-shirt, restoring the armor.</w:t>
      </w:r>
    </w:p>
    <w:p w14:paraId="5F06EBF8" w14:textId="77777777" w:rsidR="00CD1AB3" w:rsidRDefault="00CD1AB3" w:rsidP="00CD1AB3">
      <w:r>
        <w:t>He wheeled her out of the bathroom into the bedroom.</w:t>
      </w:r>
    </w:p>
    <w:p w14:paraId="2797804E" w14:textId="77777777" w:rsidR="00CD1AB3" w:rsidRDefault="00CD1AB3" w:rsidP="00CD1AB3">
      <w:r>
        <w:lastRenderedPageBreak/>
        <w:t>"You guys okay?" Ellen asked, sitting up in the other bed, her face etched with maternal worry. "That was a long bath."</w:t>
      </w:r>
    </w:p>
    <w:p w14:paraId="7A2209CC" w14:textId="77777777" w:rsidR="00CD1AB3" w:rsidRDefault="00CD1AB3" w:rsidP="00CD1AB3">
      <w:r>
        <w:t>Nichole didn't look at her mother. She rolled up to the desk where Patrick had left her VocaLink.</w:t>
      </w:r>
    </w:p>
    <w:p w14:paraId="06DED2AC" w14:textId="77777777" w:rsidR="00CD1AB3" w:rsidRDefault="00CD1AB3" w:rsidP="00CD1AB3">
      <w:r>
        <w:t>She turned the screen on. She typed furiously with one finger.</w:t>
      </w:r>
    </w:p>
    <w:p w14:paraId="2D44B1D4" w14:textId="77777777" w:rsidR="00CD1AB3" w:rsidRDefault="00CD1AB3" w:rsidP="00CD1AB3">
      <w:r>
        <w:rPr>
          <w:b/>
          <w:bCs/>
        </w:rPr>
        <w:t>"DIRTY. PLACE."</w:t>
      </w:r>
      <w:r>
        <w:t xml:space="preserve"> Digital Dan’s voice announced. </w:t>
      </w:r>
      <w:r>
        <w:rPr>
          <w:b/>
          <w:bCs/>
        </w:rPr>
        <w:t>"HATE. VERMONT. LEAVE. NOW."</w:t>
      </w:r>
    </w:p>
    <w:p w14:paraId="3F66E556" w14:textId="77777777" w:rsidR="00CD1AB3" w:rsidRDefault="00CD1AB3" w:rsidP="00CD1AB3">
      <w:r>
        <w:t>Ellen looked at Tom. Tom nodded immediately.</w:t>
      </w:r>
    </w:p>
    <w:p w14:paraId="6978ED7B" w14:textId="77777777" w:rsidR="00CD1AB3" w:rsidRDefault="00CD1AB3" w:rsidP="00CD1AB3">
      <w:r>
        <w:t>"Done," Tom said. "We're done with Vermont. We pack up first thing in the morning. We'll head straight back to Aunt Carol's in New Jersey."</w:t>
      </w:r>
    </w:p>
    <w:p w14:paraId="5F3B6E55" w14:textId="77777777" w:rsidR="00CD1AB3" w:rsidRDefault="00CD1AB3" w:rsidP="00CD1AB3">
      <w:r>
        <w:t>Nichole let out a long, relieved sigh.</w:t>
      </w:r>
    </w:p>
    <w:p w14:paraId="0604AD3E" w14:textId="77777777" w:rsidR="00CD1AB3" w:rsidRDefault="00CD1AB3" w:rsidP="00CD1AB3">
      <w:r>
        <w:t>Patrick lifted her into the queen bed closest to the bathroom. He climbed in next to her, pulling the heavy comforter over them both. Nichole rolled onto her side, pressing her spine against his chest. Patrick wrapped his arm around her waist, locking her in place.</w:t>
      </w:r>
    </w:p>
    <w:p w14:paraId="04B9410F" w14:textId="63CF307E" w:rsidR="00CD1AB3" w:rsidRPr="00274309" w:rsidRDefault="00CD1AB3" w:rsidP="00CD1AB3">
      <w:r>
        <w:t>The lights went out. The rain continued to fall in the Vermont dark, but inside the bed, the Bennett machine was secure.</w:t>
      </w:r>
    </w:p>
    <w:p w14:paraId="53C794E0" w14:textId="77777777" w:rsidR="00F04E7F" w:rsidRDefault="00F04E7F" w:rsidP="00F04E7F">
      <w:pPr>
        <w:pStyle w:val="Heading3"/>
      </w:pPr>
      <w:r w:rsidRPr="00F04E7F">
        <w:t>Part 12: The New Jersey Pivot</w:t>
      </w:r>
    </w:p>
    <w:p w14:paraId="77908074" w14:textId="71DD59B6" w:rsidR="00F04E7F" w:rsidRPr="00F04E7F" w:rsidRDefault="00F04E7F" w:rsidP="00F04E7F">
      <w:pPr>
        <w:pStyle w:val="Heading4"/>
      </w:pPr>
      <w:r w:rsidRPr="00F04E7F">
        <w:rPr>
          <w:b/>
          <w:bCs/>
        </w:rPr>
        <w:t>Date:</w:t>
      </w:r>
      <w:r w:rsidRPr="00F04E7F">
        <w:t xml:space="preserve"> July 4, 2003 </w:t>
      </w:r>
      <w:r w:rsidRPr="00F04E7F">
        <w:rPr>
          <w:b/>
          <w:bCs/>
        </w:rPr>
        <w:t>Time:</w:t>
      </w:r>
      <w:r w:rsidRPr="00F04E7F">
        <w:t xml:space="preserve"> 8:00 AM </w:t>
      </w:r>
      <w:r w:rsidRPr="00F04E7F">
        <w:rPr>
          <w:b/>
          <w:bCs/>
        </w:rPr>
        <w:t>Location:</w:t>
      </w:r>
      <w:r w:rsidRPr="00F04E7F">
        <w:t xml:space="preserve"> Hotel, Brattleboro, Vermont</w:t>
      </w:r>
    </w:p>
    <w:p w14:paraId="3248B7DB" w14:textId="77777777" w:rsidR="00F04E7F" w:rsidRPr="00F04E7F" w:rsidRDefault="00F04E7F" w:rsidP="00F04E7F">
      <w:pPr>
        <w:pStyle w:val="Heading4"/>
      </w:pPr>
      <w:r w:rsidRPr="00F04E7F">
        <w:rPr>
          <w:b/>
          <w:bCs/>
        </w:rPr>
        <w:t>Time:</w:t>
      </w:r>
      <w:r w:rsidRPr="00F04E7F">
        <w:t xml:space="preserve"> 9:30 AM </w:t>
      </w:r>
      <w:r w:rsidRPr="00F04E7F">
        <w:rPr>
          <w:b/>
          <w:bCs/>
        </w:rPr>
        <w:t>Location:</w:t>
      </w:r>
      <w:r w:rsidRPr="00F04E7F">
        <w:t xml:space="preserve"> I-91 South</w:t>
      </w:r>
    </w:p>
    <w:p w14:paraId="2AC209ED" w14:textId="77777777" w:rsidR="00F04E7F" w:rsidRPr="00F04E7F" w:rsidRDefault="00F04E7F" w:rsidP="00F04E7F">
      <w:r w:rsidRPr="00F04E7F">
        <w:t>The drive south was a study in geographical transitions. They left the pastoral, rolling hills of Vermont and cut through the western edge of Massachusetts.</w:t>
      </w:r>
    </w:p>
    <w:p w14:paraId="710399DE" w14:textId="77777777" w:rsidR="00F04E7F" w:rsidRPr="00F04E7F" w:rsidRDefault="00F04E7F" w:rsidP="00F04E7F">
      <w:r w:rsidRPr="00F04E7F">
        <w:t>Tom navigated the heavy van with precision. Instead of taking the crowded interstates all the way down, he jumped onto Connecticut Route 15—the Merritt Parkway. The tree-lined, winding road with its historic stone overpasses was a smoother, quieter ride for Nichole’s back than the jarring, potholed expressways.</w:t>
      </w:r>
    </w:p>
    <w:p w14:paraId="3232D282" w14:textId="77777777" w:rsidR="00F04E7F" w:rsidRPr="00F04E7F" w:rsidRDefault="00F04E7F" w:rsidP="00F04E7F">
      <w:r w:rsidRPr="00F04E7F">
        <w:t>By 1:00 PM, the greenery of New England began to fade, replaced by the heavy infrastructure of New York.</w:t>
      </w:r>
    </w:p>
    <w:p w14:paraId="62C29E9D" w14:textId="77777777" w:rsidR="00F04E7F" w:rsidRPr="00F04E7F" w:rsidRDefault="00F04E7F" w:rsidP="00F04E7F">
      <w:r w:rsidRPr="00F04E7F">
        <w:t>They merged onto Interstate 287, skirting the northern edge of the New York City sprawl. The traffic thickened as they approached the Hudson River.</w:t>
      </w:r>
    </w:p>
    <w:p w14:paraId="5F4BE19F" w14:textId="77777777" w:rsidR="00F04E7F" w:rsidRPr="00F04E7F" w:rsidRDefault="00F04E7F" w:rsidP="00F04E7F">
      <w:r w:rsidRPr="00F04E7F">
        <w:t>"Approaching the crossing," Tom announced. "Skipping the George Washington Bridge nightmare today."</w:t>
      </w:r>
    </w:p>
    <w:p w14:paraId="7D1B82E0" w14:textId="77777777" w:rsidR="00F04E7F" w:rsidRPr="00F04E7F" w:rsidRDefault="00F04E7F" w:rsidP="00F04E7F">
      <w:r w:rsidRPr="00F04E7F">
        <w:lastRenderedPageBreak/>
        <w:t>The van climbed the approach to the Tappan Zee Bridge. It was a massive, utilitarian cantilever bridge, three miles of heavy steel and concrete spanning the widest part of the Hudson River. It wasn't pretty. It rattled under the weight of the traffic, and the metal grating hummed loudly beneath the tires. But it worked.</w:t>
      </w:r>
    </w:p>
    <w:p w14:paraId="2378BDB8" w14:textId="77777777" w:rsidR="00F04E7F" w:rsidRPr="00F04E7F" w:rsidRDefault="00F04E7F" w:rsidP="00F04E7F">
      <w:r w:rsidRPr="00F04E7F">
        <w:t>Patrick looked out the window at the steel girders of the Tappan Zee. It reminded him of his family. It wasn't aesthetic or romantic like the covered bridges of Vermont. It was a machine doing a job.</w:t>
      </w:r>
    </w:p>
    <w:p w14:paraId="65E81AF6" w14:textId="3A5830FD" w:rsidR="00F04E7F" w:rsidRPr="001F294B" w:rsidRDefault="00F04E7F" w:rsidP="00F04E7F">
      <w:pPr>
        <w:rPr>
          <w:rFonts w:ascii="Times New Roman" w:eastAsia="Times New Roman" w:hAnsi="Times New Roman" w:cs="Times New Roman"/>
          <w:kern w:val="0"/>
          <w14:ligatures w14:val="none"/>
        </w:rPr>
      </w:pPr>
      <w:r w:rsidRPr="00F04E7F">
        <w:t>They crossed into Rockland County, hugging the state line before finally merging onto the Garden State Parkway.</w:t>
      </w:r>
    </w:p>
    <w:p w14:paraId="145F399E" w14:textId="1E759075" w:rsidR="00F04E7F" w:rsidRPr="001F294B" w:rsidRDefault="00F04E7F" w:rsidP="00F04E7F">
      <w:pPr>
        <w:pStyle w:val="Heading4"/>
        <w:rPr>
          <w:rFonts w:eastAsia="Times New Roman"/>
        </w:rPr>
      </w:pPr>
      <w:r w:rsidRPr="001F294B">
        <w:rPr>
          <w:rFonts w:eastAsia="Times New Roman"/>
          <w:b/>
        </w:rPr>
        <w:t>Time:</w:t>
      </w:r>
      <w:r w:rsidRPr="001F294B">
        <w:rPr>
          <w:rFonts w:eastAsia="Times New Roman"/>
        </w:rPr>
        <w:t xml:space="preserve"> 3:</w:t>
      </w:r>
      <w:r>
        <w:rPr>
          <w:rFonts w:eastAsia="Times New Roman"/>
        </w:rPr>
        <w:t>45</w:t>
      </w:r>
      <w:r w:rsidRPr="001F294B">
        <w:rPr>
          <w:rFonts w:eastAsia="Times New Roman"/>
        </w:rPr>
        <w:t xml:space="preserve"> PM </w:t>
      </w:r>
      <w:r w:rsidRPr="001F294B">
        <w:rPr>
          <w:rFonts w:eastAsia="Times New Roman"/>
          <w:b/>
        </w:rPr>
        <w:t>Location:</w:t>
      </w:r>
      <w:r w:rsidRPr="001F294B">
        <w:rPr>
          <w:rFonts w:eastAsia="Times New Roman"/>
        </w:rPr>
        <w:t xml:space="preserve"> The Garden State Parkway, New Jersey</w:t>
      </w:r>
    </w:p>
    <w:p w14:paraId="1D27BA58" w14:textId="77777777" w:rsidR="00F04E7F" w:rsidRPr="00F04E7F" w:rsidRDefault="00F04E7F" w:rsidP="00F04E7F">
      <w:r w:rsidRPr="00F04E7F">
        <w:t>The Parkway was pure New Jersey—fast, flat, and aggressive. Tom drove the speed limit, ignoring the honks of the locals</w:t>
      </w:r>
      <w:r w:rsidR="00B524E3">
        <w:t xml:space="preserve"> as they sped toward Exit 130</w:t>
      </w:r>
      <w:r w:rsidRPr="00F04E7F">
        <w:t>.</w:t>
      </w:r>
    </w:p>
    <w:p w14:paraId="182483E9" w14:textId="77777777" w:rsidR="00B524E3" w:rsidRDefault="00B524E3" w:rsidP="00B524E3">
      <w:r>
        <w:t>Inside the back of the heavy transport van, the mood was still weighed down by the silence of a failed mission. They had been driving for nearly seven hours since leaving Vermont.</w:t>
      </w:r>
    </w:p>
    <w:p w14:paraId="4BE52F20" w14:textId="77777777" w:rsidR="00B524E3" w:rsidRDefault="00B524E3" w:rsidP="00B524E3">
      <w:r>
        <w:t xml:space="preserve">Nichole was locked into the rear tie-down station in her purple </w:t>
      </w:r>
      <w:r>
        <w:rPr>
          <w:b/>
          <w:bCs/>
        </w:rPr>
        <w:t>Titan AeroMotion</w:t>
      </w:r>
      <w:r>
        <w:t xml:space="preserve">. Patrick sat on the bench seat directly across from her, his elbows on his knees, staring blankly at the rubber floor mats. He was still replaying the meeting in the Putney Disability Office. </w:t>
      </w:r>
      <w:r>
        <w:rPr>
          <w:i/>
          <w:iCs/>
        </w:rPr>
        <w:t>Liability.</w:t>
      </w:r>
      <w:r>
        <w:t xml:space="preserve"> The word was a poison in his head.</w:t>
      </w:r>
    </w:p>
    <w:p w14:paraId="324DC248" w14:textId="77777777" w:rsidR="00B524E3" w:rsidRDefault="00B524E3" w:rsidP="00B524E3">
      <w:r>
        <w:t>He looked at Nichole’s legs, locked rigid by spasticity, and the heavy chest harness holding her upright. He looked at the way he had secured her chair to the van floor—four points of contact, perfectly tensioned. He wasn't a liability. He was the infrastructure.</w:t>
      </w:r>
    </w:p>
    <w:p w14:paraId="6C230DF5" w14:textId="320482B3" w:rsidR="00B524E3" w:rsidRDefault="00B524E3" w:rsidP="00B524E3">
      <w:r>
        <w:t xml:space="preserve">"I'm sorry, </w:t>
      </w:r>
      <w:r w:rsidR="00705A6D">
        <w:t>Nikki</w:t>
      </w:r>
      <w:r>
        <w:t>," Patrick said quietly, his voice barely audible over the hum of the tires.</w:t>
      </w:r>
    </w:p>
    <w:p w14:paraId="17DB6CFD" w14:textId="77777777" w:rsidR="00B524E3" w:rsidRDefault="00B524E3" w:rsidP="00B524E3">
      <w:r>
        <w:t>Nichole blinked, waking from a light doze. She looked at him, making a soft, questioning sound.</w:t>
      </w:r>
    </w:p>
    <w:p w14:paraId="57F0D87C" w14:textId="77777777" w:rsidR="00B524E3" w:rsidRDefault="00B524E3" w:rsidP="00B524E3">
      <w:r>
        <w:t>"Yesterday," Patrick said, his voice tight. "I'm sorry I couldn't make them understand. I shouldn't have let them talk down to you like that. They made it sound like you were just... trapped with me."</w:t>
      </w:r>
    </w:p>
    <w:p w14:paraId="4DADFE30" w14:textId="77777777" w:rsidR="00B524E3" w:rsidRDefault="00B524E3" w:rsidP="00B524E3">
      <w:r>
        <w:t>Nichole stared at him. The residual sadness from the morning was gone. The seven hours of highway hypnosis had given her time to process, to categorize, and to decide.</w:t>
      </w:r>
    </w:p>
    <w:p w14:paraId="26FD5BEB" w14:textId="77777777" w:rsidR="00B524E3" w:rsidRDefault="00B524E3" w:rsidP="00B524E3">
      <w:r>
        <w:t>Putney College hadn't just insulted her brother; they had insulted her intelligence. They had sat in that air-conditioned office and lectured her about "learning to manage caregivers," completely oblivious to the fact that she was the CEO of the most efficient operation on the Eastern Seaboard.</w:t>
      </w:r>
    </w:p>
    <w:p w14:paraId="60BC1019" w14:textId="77777777" w:rsidR="00B524E3" w:rsidRDefault="00B524E3" w:rsidP="00B524E3">
      <w:r>
        <w:lastRenderedPageBreak/>
        <w:t>She wasn't sad anymore. She was offended.</w:t>
      </w:r>
    </w:p>
    <w:p w14:paraId="29C28519" w14:textId="77777777" w:rsidR="00B524E3" w:rsidRDefault="00B524E3" w:rsidP="00B524E3">
      <w:r>
        <w:t xml:space="preserve">She reached for the </w:t>
      </w:r>
      <w:r>
        <w:rPr>
          <w:b/>
          <w:bCs/>
        </w:rPr>
        <w:t>VocaLink</w:t>
      </w:r>
      <w:r>
        <w:t>.</w:t>
      </w:r>
    </w:p>
    <w:p w14:paraId="2678C6C8" w14:textId="3A71566A" w:rsidR="00B524E3" w:rsidRDefault="00B524E3" w:rsidP="00B524E3">
      <w:r>
        <w:t xml:space="preserve">The device mounted to her chair was showing its age. It was a heavy, blackened brick of plastic bought new in 1998. The screen wasn't a modern, glass-smooth surface; it was covered in a thick, flexible membrane that was scratched and clouded from five years of </w:t>
      </w:r>
      <w:r w:rsidR="00657C3A">
        <w:t>use.</w:t>
      </w:r>
    </w:p>
    <w:p w14:paraId="026EB110" w14:textId="77777777" w:rsidR="00B524E3" w:rsidRDefault="00B524E3" w:rsidP="00B524E3">
      <w:r>
        <w:t>It was a resistive touchscreen. It didn't respond to the heat of a finger or a light brush; it responded only to pressure. To make it speak, you had to hit it.</w:t>
      </w:r>
    </w:p>
    <w:p w14:paraId="6B8B7473" w14:textId="77777777" w:rsidR="00B524E3" w:rsidRDefault="00B524E3" w:rsidP="00B524E3">
      <w:r>
        <w:t>She typed furiously. Her finger didn't glide; it struck the plastic with deliberate force.</w:t>
      </w:r>
    </w:p>
    <w:p w14:paraId="5FFF3E1D" w14:textId="77777777" w:rsidR="00B524E3" w:rsidRDefault="00B524E3" w:rsidP="00B524E3">
      <w:r>
        <w:rPr>
          <w:i/>
          <w:iCs/>
        </w:rPr>
        <w:t>Thud. Thud. Thud.</w:t>
      </w:r>
    </w:p>
    <w:p w14:paraId="5DFEC350" w14:textId="713C118C" w:rsidR="00B524E3" w:rsidRDefault="00B524E3" w:rsidP="00B524E3">
      <w:r>
        <w:t xml:space="preserve">On the screen, the interface wasn't the colorful, bubbly blue of the new </w:t>
      </w:r>
      <w:r>
        <w:rPr>
          <w:b/>
          <w:bCs/>
        </w:rPr>
        <w:t>Quantum OS XN</w:t>
      </w:r>
      <w:r>
        <w:t xml:space="preserve">. It was the stark, utilitarian gray of </w:t>
      </w:r>
      <w:r>
        <w:rPr>
          <w:b/>
          <w:bCs/>
        </w:rPr>
        <w:t xml:space="preserve">Quantum OS 2000 </w:t>
      </w:r>
      <w:r w:rsidR="00ED7D24">
        <w:rPr>
          <w:b/>
          <w:bCs/>
        </w:rPr>
        <w:t>Professional</w:t>
      </w:r>
      <w:r w:rsidR="00ED7D24">
        <w:t>.</w:t>
      </w:r>
    </w:p>
    <w:p w14:paraId="1197B9AB" w14:textId="5650ABC1" w:rsidR="00B524E3" w:rsidRDefault="00B524E3" w:rsidP="00B524E3">
      <w:r>
        <w:t xml:space="preserve">Patrick had wiped the hard drive three years ago. He had uninstalled the original </w:t>
      </w:r>
      <w:r>
        <w:rPr>
          <w:b/>
          <w:bCs/>
        </w:rPr>
        <w:t>Quantum OS 95</w:t>
      </w:r>
      <w:r>
        <w:t xml:space="preserve"> and the crash-prone consumer upgrade of </w:t>
      </w:r>
      <w:r>
        <w:rPr>
          <w:b/>
          <w:bCs/>
        </w:rPr>
        <w:t xml:space="preserve">Quantum OS </w:t>
      </w:r>
      <w:r w:rsidR="00ED7D24">
        <w:rPr>
          <w:b/>
          <w:bCs/>
        </w:rPr>
        <w:t>98</w:t>
      </w:r>
      <w:r w:rsidR="00ED7D24">
        <w:t>.</w:t>
      </w:r>
      <w:r>
        <w:t xml:space="preserve"> He had completely skipped the disastrous "bloatware" of </w:t>
      </w:r>
      <w:r>
        <w:rPr>
          <w:b/>
          <w:bCs/>
        </w:rPr>
        <w:t xml:space="preserve">Quantum OS </w:t>
      </w:r>
      <w:r w:rsidR="00ED7D24">
        <w:rPr>
          <w:b/>
          <w:bCs/>
        </w:rPr>
        <w:t>Nexus</w:t>
      </w:r>
      <w:r w:rsidR="00ED7D24">
        <w:t>.</w:t>
      </w:r>
      <w:r>
        <w:t xml:space="preserve"> Instead, he had installed the industrial-strength kernel of </w:t>
      </w:r>
      <w:r>
        <w:rPr>
          <w:b/>
          <w:bCs/>
        </w:rPr>
        <w:t>2000 Pro</w:t>
      </w:r>
      <w:r>
        <w:t>.</w:t>
      </w:r>
    </w:p>
    <w:p w14:paraId="04BA944A" w14:textId="707628EB" w:rsidR="00B524E3" w:rsidRDefault="00B524E3" w:rsidP="00B524E3">
      <w:r>
        <w:t xml:space="preserve">He had told her then: </w:t>
      </w:r>
      <w:r>
        <w:rPr>
          <w:i/>
          <w:iCs/>
        </w:rPr>
        <w:t xml:space="preserve">"We don't do bells and whistles, </w:t>
      </w:r>
      <w:r w:rsidR="00705A6D">
        <w:rPr>
          <w:i/>
          <w:iCs/>
        </w:rPr>
        <w:t>Nikki</w:t>
      </w:r>
      <w:r>
        <w:rPr>
          <w:i/>
          <w:iCs/>
        </w:rPr>
        <w:t>. We do uptime."</w:t>
      </w:r>
    </w:p>
    <w:p w14:paraId="04D79315" w14:textId="77777777" w:rsidR="00B524E3" w:rsidRDefault="00B524E3" w:rsidP="00B524E3">
      <w:r>
        <w:t>That stability was why she could type now, at 65 miles per hour, without fear of a blue screen silencing her voice.</w:t>
      </w:r>
    </w:p>
    <w:p w14:paraId="5D3248F2" w14:textId="77777777" w:rsidR="00B524E3" w:rsidRDefault="00B524E3" w:rsidP="00B524E3">
      <w:r>
        <w:t>"NOT. TRAPPED."</w:t>
      </w:r>
    </w:p>
    <w:p w14:paraId="6D254E38" w14:textId="77777777" w:rsidR="00B524E3" w:rsidRDefault="00B524E3" w:rsidP="00B524E3">
      <w:r>
        <w:t xml:space="preserve">She hit the "SPEAK" button—a rectangular gray block on the screen. The hard drive spun up—a high-pitched mechanical whine—before </w:t>
      </w:r>
      <w:r>
        <w:rPr>
          <w:b/>
          <w:bCs/>
        </w:rPr>
        <w:t>Digital Dan's</w:t>
      </w:r>
      <w:r>
        <w:t xml:space="preserve"> baritone voice processed the command.</w:t>
      </w:r>
    </w:p>
    <w:p w14:paraId="4B36A02C" w14:textId="6E67C7C0" w:rsidR="00B524E3" w:rsidRDefault="188864D2" w:rsidP="00B524E3">
      <w:r>
        <w:t xml:space="preserve">"I. AM. THE. </w:t>
      </w:r>
      <w:r w:rsidR="157E1926">
        <w:t>NIKKI</w:t>
      </w:r>
      <w:r>
        <w:t>."</w:t>
      </w:r>
    </w:p>
    <w:p w14:paraId="09AB8C22" w14:textId="77777777" w:rsidR="00B524E3" w:rsidRDefault="00B524E3" w:rsidP="00B524E3">
      <w:r>
        <w:t>Patrick looked up, startled. "What?"</w:t>
      </w:r>
    </w:p>
    <w:p w14:paraId="152BA728" w14:textId="77777777" w:rsidR="00B524E3" w:rsidRDefault="00B524E3" w:rsidP="00B524E3">
      <w:r>
        <w:t>Nichole glared at him. She tapped the resistive screen again, her finger denting the plastic layer to make contact with the sensors below.</w:t>
      </w:r>
    </w:p>
    <w:p w14:paraId="46B862DA" w14:textId="77777777" w:rsidR="00B524E3" w:rsidRDefault="00B524E3" w:rsidP="00B524E3">
      <w:r>
        <w:t>"THEY. TOLD. ME. TO. LEARN."</w:t>
      </w:r>
    </w:p>
    <w:p w14:paraId="2AB51D50" w14:textId="77777777" w:rsidR="00B524E3" w:rsidRDefault="00B524E3" w:rsidP="00B524E3">
      <w:r>
        <w:t>She made a sharp, clicking sound with her tongue, a noise of pure academic disgust.</w:t>
      </w:r>
    </w:p>
    <w:p w14:paraId="013250EC" w14:textId="77777777" w:rsidR="00B524E3" w:rsidRDefault="00B524E3" w:rsidP="00B524E3">
      <w:r>
        <w:t>"I. HIRED. YOU. IN. SIXTH. GRADE."</w:t>
      </w:r>
    </w:p>
    <w:p w14:paraId="02570C76" w14:textId="77777777" w:rsidR="00B524E3" w:rsidRDefault="00B524E3" w:rsidP="00B524E3">
      <w:r>
        <w:lastRenderedPageBreak/>
        <w:t>Patrick blinked, the memory hitting him. August 1996. The Curb Trap at Morrison Middle School . The day they had encountered the unramped sidewalk and he had tipped her over the speed humps. He had been terrified, but he had gotten her to the finish line.</w:t>
      </w:r>
    </w:p>
    <w:p w14:paraId="6085AA1D" w14:textId="77777777" w:rsidR="00B524E3" w:rsidRDefault="00B524E3" w:rsidP="00B524E3">
      <w:r>
        <w:t>"You... hired me?" Patrick asked, a slow smile starting to break through the gloom.</w:t>
      </w:r>
    </w:p>
    <w:p w14:paraId="02DBF610" w14:textId="77777777" w:rsidR="00B524E3" w:rsidRDefault="00B524E3" w:rsidP="00B524E3">
      <w:r>
        <w:t>Nichole nodded vigorously. She typed furiously, her finger flying across the predictive text matrix of the gray interface.</w:t>
      </w:r>
    </w:p>
    <w:p w14:paraId="4B7B6EAC" w14:textId="77777777" w:rsidR="00B524E3" w:rsidRDefault="00B524E3" w:rsidP="00B524E3">
      <w:r>
        <w:t>"TEST. RUN. YOU. PASSED."</w:t>
      </w:r>
    </w:p>
    <w:p w14:paraId="5951926E" w14:textId="77777777" w:rsidR="00B524E3" w:rsidRDefault="00B524E3" w:rsidP="00B524E3">
      <w:r>
        <w:t>Digital Dan announced.</w:t>
      </w:r>
    </w:p>
    <w:p w14:paraId="296B5D8E" w14:textId="77777777" w:rsidR="00B524E3" w:rsidRDefault="00B524E3" w:rsidP="00B524E3">
      <w:r>
        <w:t>"FIRED. MRS. HATCHER. FIRED. RESPITE. NURSES."</w:t>
      </w:r>
    </w:p>
    <w:p w14:paraId="16F0D107" w14:textId="77777777" w:rsidR="00B524E3" w:rsidRDefault="00B524E3" w:rsidP="00B524E3">
      <w:r>
        <w:t>She looked at her brother, making sure he understood the chain of command. She wasn't an invalid having care forced upon her. She was a manager who had ruthlessly terminated every incompetent aide the school system had ever tried to assign her, from the wrestling room to the cafeteria .</w:t>
      </w:r>
    </w:p>
    <w:p w14:paraId="2F8FB51D" w14:textId="77777777" w:rsidR="00B524E3" w:rsidRDefault="00B524E3" w:rsidP="00B524E3">
      <w:r>
        <w:t>"YOU. ARE. THE. ONLY. ONE. WHO. CAN. DRIVE."</w:t>
      </w:r>
    </w:p>
    <w:p w14:paraId="3723DC86" w14:textId="77777777" w:rsidR="00B524E3" w:rsidRDefault="00B524E3" w:rsidP="00B524E3">
      <w:r>
        <w:t>Patrick leaned back against the van wall. The poison in his head evaporated. Putney had tried to paint their closeness as a tragic dependency. But Nichole was looking at it like a highly successful business merger.</w:t>
      </w:r>
    </w:p>
    <w:p w14:paraId="75CFC2FD" w14:textId="77777777" w:rsidR="00B524E3" w:rsidRDefault="00B524E3" w:rsidP="00B524E3">
      <w:r>
        <w:t>"So I'm employee of the month?" Patrick asked, the familiar humor returning to his voice. "Eight years running?"</w:t>
      </w:r>
    </w:p>
    <w:p w14:paraId="3E785A99" w14:textId="77777777" w:rsidR="00B524E3" w:rsidRDefault="00B524E3" w:rsidP="00B524E3">
      <w:r>
        <w:t>Nichole didn't smile. She wasn't making a joke. She looked Patrick dead in the eyes. She double-tapped the screen to overcome a dead spot in the resistive layer.</w:t>
      </w:r>
    </w:p>
    <w:p w14:paraId="2A386EA2" w14:textId="77777777" w:rsidR="00B524E3" w:rsidRDefault="00B524E3" w:rsidP="00B524E3">
      <w:r>
        <w:t>"LIFETIME. CONTRACT."</w:t>
      </w:r>
    </w:p>
    <w:p w14:paraId="51F90887" w14:textId="77777777" w:rsidR="00B524E3" w:rsidRDefault="00B524E3" w:rsidP="00B524E3">
      <w:r>
        <w:t>The words hung in the air, heavy and absolute against the roar of the New Jersey traffic.</w:t>
      </w:r>
    </w:p>
    <w:p w14:paraId="59C90E6A" w14:textId="77777777" w:rsidR="00B524E3" w:rsidRDefault="00B524E3" w:rsidP="00B524E3">
      <w:r>
        <w:t>"NO. EXPIRATION. DATE."</w:t>
      </w:r>
    </w:p>
    <w:p w14:paraId="113ADD84" w14:textId="77777777" w:rsidR="00B524E3" w:rsidRDefault="00B524E3" w:rsidP="00B524E3">
      <w:r>
        <w:t>In the front seat, Ellen reached across the center console and grabbed Tom’s hand. She pressed her face against the passenger window to hide her tears.</w:t>
      </w:r>
    </w:p>
    <w:p w14:paraId="1A50BEBD" w14:textId="77777777" w:rsidR="00B524E3" w:rsidRDefault="00B524E3" w:rsidP="00B524E3">
      <w:r>
        <w:t xml:space="preserve">Patrick stared at the scratched screen of the VocaLink. His throat felt thick. He had spent the last twenty-four hours feeling like a criminal for wanting to keep her safe. Now, looking at her, he realized he wasn't keeping her safe. She was keeping </w:t>
      </w:r>
      <w:r>
        <w:rPr>
          <w:i/>
          <w:iCs/>
        </w:rPr>
        <w:t>him</w:t>
      </w:r>
      <w:r>
        <w:t>.</w:t>
      </w:r>
    </w:p>
    <w:p w14:paraId="26B20B77" w14:textId="77777777" w:rsidR="00B524E3" w:rsidRDefault="00B524E3" w:rsidP="00B524E3">
      <w:r>
        <w:t>She had chosen him.</w:t>
      </w:r>
    </w:p>
    <w:p w14:paraId="176E8D8E" w14:textId="77777777" w:rsidR="00B524E3" w:rsidRDefault="00B524E3" w:rsidP="00B524E3">
      <w:r>
        <w:lastRenderedPageBreak/>
        <w:t>Patrick reached across the narrow gap and rested his hand on her knee. He squeezed it, grounding both of them.</w:t>
      </w:r>
    </w:p>
    <w:p w14:paraId="07393258" w14:textId="5A0A01C3" w:rsidR="00B524E3" w:rsidRDefault="188864D2" w:rsidP="00B524E3">
      <w:r>
        <w:t xml:space="preserve">"I accept the terms," Patrick whispered, his voice rough with emotion. "Lifetime contract. I'm not going anywhere, </w:t>
      </w:r>
      <w:r w:rsidR="157E1926">
        <w:t>Nikki</w:t>
      </w:r>
      <w:r>
        <w:t>."</w:t>
      </w:r>
    </w:p>
    <w:p w14:paraId="384CFE76" w14:textId="77777777" w:rsidR="00B524E3" w:rsidRDefault="00B524E3" w:rsidP="00B524E3">
      <w:r>
        <w:t>Nichole let out a long, satisfied sigh. She leaned her head back against the headrest, the tension finally leaving her shoulders.</w:t>
      </w:r>
    </w:p>
    <w:p w14:paraId="7CCAB9F3" w14:textId="77777777" w:rsidR="00B524E3" w:rsidRDefault="00B524E3" w:rsidP="00B524E3">
      <w:r>
        <w:t>"Okay, Dad," Patrick called up to the front, his voice clear and resolute for the first time in two days. "Step on it. We have a campus to tour in New Brunswick."</w:t>
      </w:r>
    </w:p>
    <w:p w14:paraId="6E17DAA4" w14:textId="7D298714" w:rsidR="00B524E3" w:rsidRDefault="00B524E3" w:rsidP="00B524E3">
      <w:r>
        <w:t>The Bennett Machine was fully operational.</w:t>
      </w:r>
    </w:p>
    <w:p w14:paraId="08B80BBF" w14:textId="74369C52" w:rsidR="00F04E7F" w:rsidRPr="00F04E7F" w:rsidRDefault="00F04E7F" w:rsidP="00F04E7F">
      <w:r w:rsidRPr="00F04E7F">
        <w:t>At Exit 130, they peeled off the Parkway and merged onto US-1 South, the massive commercial artery that cut straight into the heart of New Brunswick.</w:t>
      </w:r>
    </w:p>
    <w:p w14:paraId="17A751F1" w14:textId="77777777" w:rsidR="00F04E7F" w:rsidRPr="00F04E7F" w:rsidRDefault="00F04E7F" w:rsidP="00F04E7F">
      <w:r w:rsidRPr="00F04E7F">
        <w:t>Nichole looked out the window. The skyline of Raritan State University dominated the horizon. It was a city unto itself. Brutalist concrete buildings, massive brick dormitories, sprawling parking lots, and a fleet of red-and-white campus buses moving like a circulatory system.</w:t>
      </w:r>
    </w:p>
    <w:p w14:paraId="08FF3CD5" w14:textId="77777777" w:rsidR="00F04E7F" w:rsidRPr="00F04E7F" w:rsidRDefault="00F04E7F" w:rsidP="00F04E7F">
      <w:r w:rsidRPr="00F04E7F">
        <w:t>It was institutional. It was enormous. And, most importantly, it was completely flat.</w:t>
      </w:r>
    </w:p>
    <w:p w14:paraId="42CD6649" w14:textId="77777777" w:rsidR="00F04E7F" w:rsidRPr="00F04E7F" w:rsidRDefault="00F04E7F" w:rsidP="00F04E7F">
      <w:pPr>
        <w:pStyle w:val="Heading4"/>
      </w:pPr>
      <w:r w:rsidRPr="00F04E7F">
        <w:rPr>
          <w:b/>
          <w:bCs/>
        </w:rPr>
        <w:t>Time:</w:t>
      </w:r>
      <w:r w:rsidRPr="00F04E7F">
        <w:t xml:space="preserve"> 4:30 PM </w:t>
      </w:r>
      <w:r w:rsidRPr="00F04E7F">
        <w:rPr>
          <w:b/>
          <w:bCs/>
        </w:rPr>
        <w:t>Location:</w:t>
      </w:r>
      <w:r w:rsidRPr="00F04E7F">
        <w:t xml:space="preserve"> The Hotel, New Brunswick, New Jersey</w:t>
      </w:r>
    </w:p>
    <w:p w14:paraId="5CD9CD1E" w14:textId="77777777" w:rsidR="00F04E7F" w:rsidRPr="00F04E7F" w:rsidRDefault="00F04E7F" w:rsidP="00F04E7F">
      <w:r w:rsidRPr="00F04E7F">
        <w:t>Tom pulled the van into the familiar parking lot of the highway hotel.</w:t>
      </w:r>
    </w:p>
    <w:p w14:paraId="2A9EE67F" w14:textId="77777777" w:rsidR="00F04E7F" w:rsidRPr="00F04E7F" w:rsidRDefault="00F04E7F" w:rsidP="00F04E7F">
      <w:r w:rsidRPr="00F04E7F">
        <w:t>As they parked, the glass doors to the lobby slid open. Aunt Carol walked out, carrying a thick manila folder under her arm.</w:t>
      </w:r>
    </w:p>
    <w:p w14:paraId="2CFD4D83" w14:textId="77777777" w:rsidR="00F04E7F" w:rsidRPr="00F04E7F" w:rsidRDefault="00F04E7F" w:rsidP="00F04E7F">
      <w:r w:rsidRPr="00F04E7F">
        <w:t>"Reinforcements have arrived," Patrick said, lowering the hydraulic lift for Nichole.</w:t>
      </w:r>
    </w:p>
    <w:p w14:paraId="0C9356FC" w14:textId="77777777" w:rsidR="00F04E7F" w:rsidRPr="00F04E7F" w:rsidRDefault="00F04E7F" w:rsidP="00F04E7F">
      <w:r w:rsidRPr="00F04E7F">
        <w:t xml:space="preserve">Nichole rolled onto the New Jersey pavement. The humid summer air hit her, but for the first time in two days, she didn't feel the urge to go into </w:t>
      </w:r>
      <w:r w:rsidRPr="00F04E7F">
        <w:rPr>
          <w:i/>
          <w:iCs/>
        </w:rPr>
        <w:t>Turtle Mode</w:t>
      </w:r>
      <w:r w:rsidRPr="00F04E7F">
        <w:t>. She looked at her aunt and let out a bright, sharp vocalization of greeting.</w:t>
      </w:r>
    </w:p>
    <w:p w14:paraId="0B7CC476" w14:textId="77777777" w:rsidR="00F04E7F" w:rsidRPr="00F04E7F" w:rsidRDefault="00F04E7F" w:rsidP="00F04E7F">
      <w:r w:rsidRPr="00F04E7F">
        <w:t>"Oh, look at my girl," Carol cooed, coming over to rest a gentle hand on the back of Nichole’s chair, respecting the physical boundary while showing affection. "I heard Vermont didn't deserve you. Their loss."</w:t>
      </w:r>
    </w:p>
    <w:p w14:paraId="4C899E36" w14:textId="77777777" w:rsidR="00F04E7F" w:rsidRPr="00F04E7F" w:rsidRDefault="00F04E7F" w:rsidP="00F04E7F">
      <w:r w:rsidRPr="00F04E7F">
        <w:t>"Did you get the info?" Tom asked, unloading the same duffel bags from Tuesday.</w:t>
      </w:r>
    </w:p>
    <w:p w14:paraId="5687520F" w14:textId="77777777" w:rsidR="00F04E7F" w:rsidRPr="00F04E7F" w:rsidRDefault="00F04E7F" w:rsidP="00F04E7F">
      <w:r w:rsidRPr="00F04E7F">
        <w:t xml:space="preserve">Carol patted the manila folder. "The campus map, the directory for the Office of Disability Services, and the contact info for the Housing Director. This school has forty thousand </w:t>
      </w:r>
      <w:r w:rsidRPr="00F04E7F">
        <w:lastRenderedPageBreak/>
        <w:t>undergrads. They don't have time to micromanage your sleeping arrangements. They just want your tuition."</w:t>
      </w:r>
    </w:p>
    <w:p w14:paraId="2063FE7D" w14:textId="77777777" w:rsidR="00F04E7F" w:rsidRPr="00F04E7F" w:rsidRDefault="00F04E7F" w:rsidP="00F04E7F">
      <w:r w:rsidRPr="00F04E7F">
        <w:t>Tom grabbed the room keys from his pocket. "Rooms 112 and 114. Same as before."</w:t>
      </w:r>
    </w:p>
    <w:p w14:paraId="3726D09C" w14:textId="77777777" w:rsidR="00F04E7F" w:rsidRPr="00F04E7F" w:rsidRDefault="00F04E7F" w:rsidP="00F04E7F">
      <w:r w:rsidRPr="00F04E7F">
        <w:t>They moved inside. The connecting door between the rooms was already propped open.</w:t>
      </w:r>
    </w:p>
    <w:p w14:paraId="671DCA49" w14:textId="77777777" w:rsidR="00F04E7F" w:rsidRPr="00F04E7F" w:rsidRDefault="00F04E7F" w:rsidP="00F04E7F">
      <w:r w:rsidRPr="00F04E7F">
        <w:t>Room 114, with its two queen beds, was for Ellen and Tom. Room 112, the accessible suite with the roll-in shower and the massive king-sized bed, was for Patrick and Nichole.</w:t>
      </w:r>
    </w:p>
    <w:p w14:paraId="7CE635A5" w14:textId="77777777" w:rsidR="00F04E7F" w:rsidRPr="00F04E7F" w:rsidRDefault="00F04E7F" w:rsidP="00F04E7F">
      <w:r w:rsidRPr="00F04E7F">
        <w:t>Patrick wheeled Nichole into Room 112 and locked the brakes. The room felt like a safe harbor. It was the exact opposite of the Twin XL isolation Putney had offered.</w:t>
      </w:r>
    </w:p>
    <w:p w14:paraId="26A5070F" w14:textId="77777777" w:rsidR="00F04E7F" w:rsidRPr="00F04E7F" w:rsidRDefault="00F04E7F" w:rsidP="00F04E7F">
      <w:r w:rsidRPr="00F04E7F">
        <w:t>"Okay," Patrick said, tossing his bag onto the king bed and looking at Aunt Carol. "Let's see what Raritan State has to offer."</w:t>
      </w:r>
    </w:p>
    <w:p w14:paraId="240C97B4" w14:textId="77777777" w:rsidR="00F04E7F" w:rsidRPr="00F04E7F" w:rsidRDefault="00F04E7F" w:rsidP="00F04E7F">
      <w:r w:rsidRPr="00F04E7F">
        <w:t>Carol opened the folder on the desk. "Alright. Step one: The campus bus system is one hundred percent accessible with hydraulic lifts. Step two: The student housing apartments..."</w:t>
      </w:r>
    </w:p>
    <w:p w14:paraId="12249249" w14:textId="77777777" w:rsidR="00F04E7F" w:rsidRPr="00F04E7F" w:rsidRDefault="00F04E7F" w:rsidP="00F04E7F">
      <w:r w:rsidRPr="00F04E7F">
        <w:t>Nichole sat in her chair, listening to her aunt rattle off the logistics. She looked at Patrick, who was already sketching out bus routes in his notebook. She felt the knot of anxiety in her stomach begin to loosen.</w:t>
      </w:r>
    </w:p>
    <w:p w14:paraId="22970A62" w14:textId="0A92D630" w:rsidR="00F04E7F" w:rsidRDefault="00F04E7F" w:rsidP="00573463">
      <w:r w:rsidRPr="00F04E7F">
        <w:t>This wasn't a fairy tale college in the woods. This was a machine. And the Bennetts knew how to operate machines.</w:t>
      </w:r>
    </w:p>
    <w:p w14:paraId="6AAFC93A" w14:textId="77777777" w:rsidR="00012C10" w:rsidRDefault="00012C10" w:rsidP="00012C10">
      <w:pPr>
        <w:pStyle w:val="Heading3"/>
      </w:pPr>
      <w:r w:rsidRPr="00012C10">
        <w:t>Part 13: The Juggernaut</w:t>
      </w:r>
    </w:p>
    <w:p w14:paraId="0B67D0D7" w14:textId="57477065" w:rsidR="00012C10" w:rsidRPr="00012C10" w:rsidRDefault="00012C10" w:rsidP="00012C10">
      <w:pPr>
        <w:pStyle w:val="Heading4"/>
      </w:pPr>
      <w:r w:rsidRPr="00012C10">
        <w:rPr>
          <w:b/>
          <w:bCs/>
        </w:rPr>
        <w:t>Date:</w:t>
      </w:r>
      <w:r w:rsidRPr="00012C10">
        <w:t xml:space="preserve"> July 5, 2003 (Saturday) </w:t>
      </w:r>
      <w:r w:rsidRPr="00012C10">
        <w:rPr>
          <w:b/>
          <w:bCs/>
        </w:rPr>
        <w:t>Time:</w:t>
      </w:r>
      <w:r w:rsidRPr="00012C10">
        <w:t xml:space="preserve"> 10:00 AM </w:t>
      </w:r>
      <w:r w:rsidRPr="00012C10">
        <w:rPr>
          <w:b/>
          <w:bCs/>
        </w:rPr>
        <w:t>Location:</w:t>
      </w:r>
      <w:r w:rsidRPr="00012C10">
        <w:t xml:space="preserve"> Raritan State University, New Brunswick, New Jersey</w:t>
      </w:r>
    </w:p>
    <w:p w14:paraId="28C37510" w14:textId="77777777" w:rsidR="00012C10" w:rsidRPr="00012C10" w:rsidRDefault="00012C10" w:rsidP="00012C10">
      <w:r w:rsidRPr="00012C10">
        <w:t>The fog of the previous day had burned off, leaving behind a brilliant, sunny Saturday.</w:t>
      </w:r>
    </w:p>
    <w:p w14:paraId="6D6EC00D" w14:textId="77777777" w:rsidR="00012C10" w:rsidRPr="00012C10" w:rsidRDefault="00012C10" w:rsidP="00012C10">
      <w:r w:rsidRPr="00012C10">
        <w:t>Nichole sat in the purple Titan AeroMotion outside the Raritan State University Welcome Center, soaking in the July heat. She hadn't seen a single firework on the Fourth of July, and she didn't care. The sky in New Jersey was clear, the ground was flat, and Vermont was officially three hundred miles in the rearview mirror.</w:t>
      </w:r>
    </w:p>
    <w:p w14:paraId="4CCA9960" w14:textId="77777777" w:rsidR="00012C10" w:rsidRPr="00012C10" w:rsidRDefault="00012C10" w:rsidP="00012C10">
      <w:r w:rsidRPr="00012C10">
        <w:t>"Alright, tour group seven," a tour guide named Brian called out. He was a lanky junior wearing a red RSU polo. "Let's get moving."</w:t>
      </w:r>
    </w:p>
    <w:p w14:paraId="136ACC06" w14:textId="77777777" w:rsidR="00012C10" w:rsidRPr="00012C10" w:rsidRDefault="00012C10" w:rsidP="00012C10">
      <w:r w:rsidRPr="00012C10">
        <w:t>This wasn't an open house. It was just a standard, rolling campus tour.</w:t>
      </w:r>
    </w:p>
    <w:p w14:paraId="0321B4FC" w14:textId="77777777" w:rsidR="00012C10" w:rsidRPr="00012C10" w:rsidRDefault="00012C10" w:rsidP="00012C10">
      <w:r w:rsidRPr="00012C10">
        <w:lastRenderedPageBreak/>
        <w:t>Brian looked at the Bennett family. He saw the heavy wheelchair. He saw Patrick standing behind it with his hands on the grips. He nodded respectfully at Patrick, then looked down to make direct eye contact with Nichole.</w:t>
      </w:r>
    </w:p>
    <w:p w14:paraId="3F28E0DE" w14:textId="77777777" w:rsidR="00012C10" w:rsidRPr="00012C10" w:rsidRDefault="00012C10" w:rsidP="00012C10">
      <w:r w:rsidRPr="00012C10">
        <w:t>"We'll be taking the accessible ramps into the library," Brian said to her directly. "The campus buses are all equipped with hydraulic lifts, so we'll be hopping on one in about twenty minutes. Sound good?"</w:t>
      </w:r>
    </w:p>
    <w:p w14:paraId="1E477CC5" w14:textId="77777777" w:rsidR="00012C10" w:rsidRPr="00012C10" w:rsidRDefault="00012C10" w:rsidP="00012C10">
      <w:r w:rsidRPr="00012C10">
        <w:t xml:space="preserve">Nichole smiled. She tapped her VocaLink screen. </w:t>
      </w:r>
      <w:r w:rsidRPr="00012C10">
        <w:rPr>
          <w:b/>
          <w:bCs/>
        </w:rPr>
        <w:t>"SOUNDS. GOOD."</w:t>
      </w:r>
    </w:p>
    <w:p w14:paraId="378A4D0F" w14:textId="77777777" w:rsidR="00012C10" w:rsidRPr="00012C10" w:rsidRDefault="00012C10" w:rsidP="00012C10">
      <w:r w:rsidRPr="00012C10">
        <w:t>Brian didn't offer to push. He didn't ask about her diagnosis. He just treated them like any other family in the herd. It was a refreshing dose of Jersey apathy.</w:t>
      </w:r>
    </w:p>
    <w:p w14:paraId="4FBB1AD4" w14:textId="77777777" w:rsidR="00012C10" w:rsidRPr="00012C10" w:rsidRDefault="00012C10" w:rsidP="00012C10">
      <w:r w:rsidRPr="00012C10">
        <w:t>The tour was an exercise in scale. Raritan State wasn't a campus; it was a city. Forty thousand students spread across multiple campuses connected by a fleet of massive red-and-white buses. Everything was built in concrete and steel.</w:t>
      </w:r>
    </w:p>
    <w:p w14:paraId="580123CF" w14:textId="77777777" w:rsidR="00012C10" w:rsidRPr="00012C10" w:rsidRDefault="00012C10" w:rsidP="00012C10">
      <w:r w:rsidRPr="00012C10">
        <w:t>For accessibility, it was an industrial dream. The sidewalks were twelve feet wide. Every building had heavy-duty automatic doors. The library had a bank of six elevators.</w:t>
      </w:r>
    </w:p>
    <w:p w14:paraId="3EC7B283" w14:textId="77777777" w:rsidR="00012C10" w:rsidRPr="00012C10" w:rsidRDefault="00012C10" w:rsidP="00012C10">
      <w:r w:rsidRPr="00012C10">
        <w:t>"It's huge," Patrick noted, pushing Nichole easily along the flat quad. "It's like a small country."</w:t>
      </w:r>
    </w:p>
    <w:p w14:paraId="0E181E2A" w14:textId="77777777" w:rsidR="00012C10" w:rsidRPr="00012C10" w:rsidRDefault="00012C10" w:rsidP="00012C10">
      <w:r w:rsidRPr="00012C10">
        <w:t xml:space="preserve">Nichole made a soft, agreeable </w:t>
      </w:r>
      <w:r w:rsidRPr="00012C10">
        <w:rPr>
          <w:i/>
          <w:iCs/>
        </w:rPr>
        <w:t>hummm</w:t>
      </w:r>
      <w:r w:rsidRPr="00012C10">
        <w:t>. She liked the energy. It felt alive.</w:t>
      </w:r>
    </w:p>
    <w:p w14:paraId="4E49EB2D" w14:textId="77777777" w:rsidR="00012C10" w:rsidRPr="00012C10" w:rsidRDefault="00012C10" w:rsidP="00012C10">
      <w:pPr>
        <w:pStyle w:val="Heading4"/>
      </w:pPr>
      <w:r w:rsidRPr="00012C10">
        <w:rPr>
          <w:b/>
          <w:bCs/>
        </w:rPr>
        <w:t>Time:</w:t>
      </w:r>
      <w:r w:rsidRPr="00012C10">
        <w:t xml:space="preserve"> 11:15 AM </w:t>
      </w:r>
      <w:r w:rsidRPr="00012C10">
        <w:rPr>
          <w:b/>
          <w:bCs/>
        </w:rPr>
        <w:t>Location:</w:t>
      </w:r>
      <w:r w:rsidRPr="00012C10">
        <w:t xml:space="preserve"> The Quad Residence Halls</w:t>
      </w:r>
    </w:p>
    <w:p w14:paraId="04D006DA" w14:textId="77777777" w:rsidR="00012C10" w:rsidRPr="00012C10" w:rsidRDefault="00012C10" w:rsidP="00012C10">
      <w:r w:rsidRPr="00012C10">
        <w:t>The tour arrived at the housing stop. They stood in the lobby of a massive, twelve-story brick tower.</w:t>
      </w:r>
    </w:p>
    <w:p w14:paraId="3BA38315" w14:textId="77777777" w:rsidR="00012C10" w:rsidRPr="00012C10" w:rsidRDefault="00012C10" w:rsidP="00012C10">
      <w:r w:rsidRPr="00012C10">
        <w:t>"RSU guarantees housing for freshmen," Brian explained to the group. "These are traditional residence halls. Co-ed by building, but strictly separated by gender per room."</w:t>
      </w:r>
    </w:p>
    <w:p w14:paraId="0AE884B7" w14:textId="77777777" w:rsidR="00012C10" w:rsidRPr="00012C10" w:rsidRDefault="00012C10" w:rsidP="00012C10">
      <w:r w:rsidRPr="00012C10">
        <w:t>Patrick and Tom exchanged a look. Aunt Carol’s research from the night before was about to be put to the test.</w:t>
      </w:r>
    </w:p>
    <w:p w14:paraId="153809EB" w14:textId="77777777" w:rsidR="00012C10" w:rsidRPr="00012C10" w:rsidRDefault="00012C10" w:rsidP="00012C10">
      <w:r w:rsidRPr="00012C10">
        <w:t>While the rest of the group looked at the communal lounge, Tom approached Brian.</w:t>
      </w:r>
    </w:p>
    <w:p w14:paraId="21E14102" w14:textId="77777777" w:rsidR="00012C10" w:rsidRPr="00012C10" w:rsidRDefault="00012C10" w:rsidP="00012C10">
      <w:r w:rsidRPr="00012C10">
        <w:t>"Quick question about disability housing," Tom said quietly, gesturing to his children. "My son and daughter are a package deal. He's her primary care aide. For medical reasons, they need to share a room. Ideally, they need to share a bed for her nighttime spasticity management."</w:t>
      </w:r>
    </w:p>
    <w:p w14:paraId="5987ABE3" w14:textId="77777777" w:rsidR="00012C10" w:rsidRPr="00012C10" w:rsidRDefault="00012C10" w:rsidP="00012C10">
      <w:r w:rsidRPr="00012C10">
        <w:t>Brian blinked. He wasn't malicious like the administrators at Putney. He was just a twenty-year-old kid looking at a bureaucratic wall.</w:t>
      </w:r>
    </w:p>
    <w:p w14:paraId="44DA0C37" w14:textId="77777777" w:rsidR="00012C10" w:rsidRPr="00012C10" w:rsidRDefault="00012C10" w:rsidP="00012C10">
      <w:r w:rsidRPr="00012C10">
        <w:lastRenderedPageBreak/>
        <w:t>"Oh, wow. Uh, well," Brian stammered politely. "I know our Disability Office is great with academic stuff... but state housing code is pretty ironclad. Co-habitation for siblings of the opposite gender isn't permitted in standard dorms. And for liability reasons, all the accessible dorms use single-occupancy medical beds. We don't have double beds in the dorms at all."</w:t>
      </w:r>
    </w:p>
    <w:p w14:paraId="7C137145" w14:textId="77777777" w:rsidR="00012C10" w:rsidRPr="00012C10" w:rsidRDefault="00012C10" w:rsidP="00012C10">
      <w:r w:rsidRPr="00012C10">
        <w:t xml:space="preserve">Nichole heard him. Patrick’s hands tightened on her push handles, bracing for the inevitable </w:t>
      </w:r>
      <w:r w:rsidRPr="00012C10">
        <w:rPr>
          <w:i/>
          <w:iCs/>
        </w:rPr>
        <w:t>Turtle Mode</w:t>
      </w:r>
      <w:r w:rsidRPr="00012C10">
        <w:t>.</w:t>
      </w:r>
    </w:p>
    <w:p w14:paraId="10ED555C" w14:textId="77777777" w:rsidR="00012C10" w:rsidRPr="00012C10" w:rsidRDefault="00012C10" w:rsidP="00012C10">
      <w:r w:rsidRPr="00012C10">
        <w:t>But Nichole didn't shut down.</w:t>
      </w:r>
    </w:p>
    <w:p w14:paraId="7BF07679" w14:textId="77777777" w:rsidR="00012C10" w:rsidRPr="00012C10" w:rsidRDefault="00012C10" w:rsidP="00012C10">
      <w:r w:rsidRPr="00012C10">
        <w:t xml:space="preserve">Aunt Carol had warned them last night. </w:t>
      </w:r>
      <w:r w:rsidRPr="00012C10">
        <w:rPr>
          <w:i/>
          <w:iCs/>
        </w:rPr>
        <w:t>It's a state school. They run on a grid system. They don't make exceptions for anybody.</w:t>
      </w:r>
      <w:r w:rsidRPr="00012C10">
        <w:t xml:space="preserve"> Nichole looked at the cinderblock walls of the mega-dorm. She wasn't angry this time. The betrayal at Putney had been personal—they had promised a sanctuary and delivered a prison. Raritan State was just a juggernaut. It couldn't see her as an individual because it was too big.</w:t>
      </w:r>
    </w:p>
    <w:p w14:paraId="52FDE7CF" w14:textId="77777777" w:rsidR="00012C10" w:rsidRPr="00012C10" w:rsidRDefault="00012C10" w:rsidP="00012C10">
      <w:r w:rsidRPr="00012C10">
        <w:t>It was disappointing, but it wasn't a shock.</w:t>
      </w:r>
    </w:p>
    <w:p w14:paraId="71B2C0BF" w14:textId="77777777" w:rsidR="00012C10" w:rsidRPr="00012C10" w:rsidRDefault="00012C10" w:rsidP="00012C10">
      <w:r w:rsidRPr="00012C10">
        <w:t xml:space="preserve">Nichole reached up and patted Patrick’s hand on the grip. She made a soft, clicking sound with her tongue. </w:t>
      </w:r>
      <w:r w:rsidRPr="00012C10">
        <w:rPr>
          <w:i/>
          <w:iCs/>
        </w:rPr>
        <w:t>It's okay.</w:t>
      </w:r>
    </w:p>
    <w:p w14:paraId="71994357" w14:textId="77777777" w:rsidR="00012C10" w:rsidRPr="00012C10" w:rsidRDefault="00012C10" w:rsidP="00012C10">
      <w:r w:rsidRPr="00012C10">
        <w:t>Patrick looked down at her, surprised by her calm. He let out a breath he didn't realize he'd been holding.</w:t>
      </w:r>
    </w:p>
    <w:p w14:paraId="1FB9466F" w14:textId="77777777" w:rsidR="00012C10" w:rsidRPr="00012C10" w:rsidRDefault="00012C10" w:rsidP="00012C10">
      <w:r w:rsidRPr="00012C10">
        <w:t>"No problem, man," Patrick said to the guide, patting his shoulder. "Thanks for the info."</w:t>
      </w:r>
    </w:p>
    <w:p w14:paraId="21CFE479" w14:textId="77777777" w:rsidR="00012C10" w:rsidRPr="00012C10" w:rsidRDefault="00012C10" w:rsidP="00012C10">
      <w:r w:rsidRPr="00012C10">
        <w:t>The tour ended amicably twenty minutes later at the campus center. Nichole waved goodbye to Brian, who waved back.</w:t>
      </w:r>
    </w:p>
    <w:p w14:paraId="3F7CA8C2" w14:textId="77777777" w:rsidR="00012C10" w:rsidRPr="00012C10" w:rsidRDefault="00012C10" w:rsidP="00012C10">
      <w:pPr>
        <w:pStyle w:val="Heading4"/>
      </w:pPr>
      <w:r w:rsidRPr="00012C10">
        <w:rPr>
          <w:b/>
          <w:bCs/>
        </w:rPr>
        <w:t>Time:</w:t>
      </w:r>
      <w:r w:rsidRPr="00012C10">
        <w:t xml:space="preserve"> 12:30 PM </w:t>
      </w:r>
      <w:r w:rsidRPr="00012C10">
        <w:rPr>
          <w:b/>
          <w:bCs/>
        </w:rPr>
        <w:t>Location:</w:t>
      </w:r>
      <w:r w:rsidRPr="00012C10">
        <w:t xml:space="preserve"> US-1 South, New Brunswick</w:t>
      </w:r>
    </w:p>
    <w:p w14:paraId="2C62FA29" w14:textId="77777777" w:rsidR="00012C10" w:rsidRPr="00012C10" w:rsidRDefault="00012C10" w:rsidP="00012C10">
      <w:r w:rsidRPr="00012C10">
        <w:t>They met Aunt Carol back at the parking garage.</w:t>
      </w:r>
    </w:p>
    <w:p w14:paraId="6C23CF02" w14:textId="77777777" w:rsidR="00012C10" w:rsidRPr="00012C10" w:rsidRDefault="00012C10" w:rsidP="00012C10">
      <w:r w:rsidRPr="00012C10">
        <w:t>"So?" Carol asked, leaning against the hood of her sedan.</w:t>
      </w:r>
    </w:p>
    <w:p w14:paraId="34C970F2" w14:textId="77777777" w:rsidR="00012C10" w:rsidRPr="00012C10" w:rsidRDefault="00012C10" w:rsidP="00012C10">
      <w:r w:rsidRPr="00012C10">
        <w:t>"No go on the dorms," Ellen sighed. "Just like you thought. State policy."</w:t>
      </w:r>
    </w:p>
    <w:p w14:paraId="2EFEB913" w14:textId="77777777" w:rsidR="00012C10" w:rsidRPr="00012C10" w:rsidRDefault="00012C10" w:rsidP="00012C10">
      <w:r w:rsidRPr="00012C10">
        <w:t>"Well," Carol said, clapping her hands together, ever the pragmatist. "You saw it. Now you know. And now, you need real New Jersey food before you start the drive back to Virginia. Follow me to the diner."</w:t>
      </w:r>
    </w:p>
    <w:p w14:paraId="7D0EDA7A" w14:textId="77777777" w:rsidR="00012C10" w:rsidRPr="00012C10" w:rsidRDefault="00012C10" w:rsidP="00012C10">
      <w:r w:rsidRPr="00012C10">
        <w:t>The "Machine" loaded up. Patrick secured Nichole in the van, and Tom started the engine.</w:t>
      </w:r>
    </w:p>
    <w:p w14:paraId="3DE06C96" w14:textId="77777777" w:rsidR="00012C10" w:rsidRPr="00012C10" w:rsidRDefault="00012C10" w:rsidP="00012C10">
      <w:r w:rsidRPr="00012C10">
        <w:t>They pulled out of the university and onto US Highway 1.</w:t>
      </w:r>
    </w:p>
    <w:p w14:paraId="65B2907B" w14:textId="77777777" w:rsidR="00012C10" w:rsidRPr="00012C10" w:rsidRDefault="00012C10" w:rsidP="00012C10">
      <w:r w:rsidRPr="00012C10">
        <w:lastRenderedPageBreak/>
        <w:t>US-1 was a massive, divided highway. On the left side of the highway sat the classic chrome-and-neon diner Aunt Carol was aiming for.</w:t>
      </w:r>
    </w:p>
    <w:p w14:paraId="0E5D9E4C" w14:textId="77777777" w:rsidR="00012C10" w:rsidRPr="00012C10" w:rsidRDefault="00012C10" w:rsidP="00012C10">
      <w:r w:rsidRPr="00012C10">
        <w:t>"Alright," Tom said, gripping the wheel. "Watch the master."</w:t>
      </w:r>
    </w:p>
    <w:p w14:paraId="388E7465" w14:textId="77777777" w:rsidR="00012C10" w:rsidRPr="00012C10" w:rsidRDefault="00012C10" w:rsidP="00012C10">
      <w:r w:rsidRPr="00012C10">
        <w:t>Instead of moving into the left lane to make the turn, Carol’s sedan stayed in the far right lane. Tom followed her.</w:t>
      </w:r>
    </w:p>
    <w:p w14:paraId="4C1415AA" w14:textId="77777777" w:rsidR="00012C10" w:rsidRPr="00012C10" w:rsidRDefault="00012C10" w:rsidP="00012C10">
      <w:r w:rsidRPr="00012C10">
        <w:t>"Why are we in the right lane?" Patrick asked, looking at the diner on their left.</w:t>
      </w:r>
    </w:p>
    <w:p w14:paraId="399005D5" w14:textId="77777777" w:rsidR="00012C10" w:rsidRPr="00012C10" w:rsidRDefault="00012C10" w:rsidP="00012C10">
      <w:r w:rsidRPr="00012C10">
        <w:t>"The New Jersey Jughandle," Tom grinned. "No left turns allowed on the highway. You have to exit right to go left."</w:t>
      </w:r>
    </w:p>
    <w:p w14:paraId="653C8582" w14:textId="77777777" w:rsidR="00012C10" w:rsidRPr="00012C10" w:rsidRDefault="00012C10" w:rsidP="00012C10">
      <w:r w:rsidRPr="00012C10">
        <w:t>Carol’s blinker flashed. She peeled off onto a small exit ramp on the right that looped around in a circle—shaped exactly like the handle of a jug—which brought them to a traffic light facing perpendicular to the highway.</w:t>
      </w:r>
    </w:p>
    <w:p w14:paraId="5DDAB0DB" w14:textId="77777777" w:rsidR="00012C10" w:rsidRPr="00012C10" w:rsidRDefault="00012C10" w:rsidP="00012C10">
      <w:r w:rsidRPr="00012C10">
        <w:t>When the light turned green, Carol and Tom drove straight across all the lanes of US-1 and directly into the diner parking lot.</w:t>
      </w:r>
    </w:p>
    <w:p w14:paraId="29BF993A" w14:textId="77777777" w:rsidR="00012C10" w:rsidRPr="00012C10" w:rsidRDefault="00012C10" w:rsidP="00012C10">
      <w:r w:rsidRPr="00012C10">
        <w:t>"Genius," Patrick laughed, impressed by the brutal efficiency of the traffic design.</w:t>
      </w:r>
    </w:p>
    <w:p w14:paraId="36660D7A" w14:textId="77777777" w:rsidR="00012C10" w:rsidRPr="00012C10" w:rsidRDefault="00012C10" w:rsidP="00012C10">
      <w:r w:rsidRPr="00012C10">
        <w:t>"If only college administrations worked like New Jersey traffic engineers," Tom muttered, putting the van in park.</w:t>
      </w:r>
    </w:p>
    <w:p w14:paraId="041FDF22" w14:textId="77777777" w:rsidR="00012C10" w:rsidRPr="00012C10" w:rsidRDefault="00012C10" w:rsidP="00012C10">
      <w:r w:rsidRPr="00012C10">
        <w:t>They unloaded the chair. Nichole rolled toward the diner, the smell of griddle smoke and coffee in the air. She was tired, and she was disappointed that their backup plan had fallen through.</w:t>
      </w:r>
    </w:p>
    <w:p w14:paraId="50080587" w14:textId="2F2FA697" w:rsidR="00012C10" w:rsidRDefault="00012C10" w:rsidP="00573463">
      <w:r w:rsidRPr="00012C10">
        <w:t>But as Patrick pushed her up the ramp into the diner, his heavy footsteps matching the roll of her wheels, she knew they still had the most important thing. They still had the machine. And they would find a place for it, even if they had to build it themselves.</w:t>
      </w:r>
    </w:p>
    <w:p w14:paraId="4321B06A" w14:textId="77777777" w:rsidR="000A36CB" w:rsidRDefault="000A36CB" w:rsidP="000A36CB">
      <w:pPr>
        <w:pStyle w:val="Heading3"/>
      </w:pPr>
      <w:r w:rsidRPr="000A36CB">
        <w:t>Part 14: The Diner Debrief</w:t>
      </w:r>
    </w:p>
    <w:p w14:paraId="5BB5FE78" w14:textId="28A7A996" w:rsidR="000A36CB" w:rsidRPr="000A36CB" w:rsidRDefault="000A36CB" w:rsidP="000A36CB">
      <w:pPr>
        <w:pStyle w:val="Heading4"/>
      </w:pPr>
      <w:r w:rsidRPr="000A36CB">
        <w:rPr>
          <w:b/>
          <w:bCs/>
        </w:rPr>
        <w:t>Date:</w:t>
      </w:r>
      <w:r w:rsidRPr="000A36CB">
        <w:t xml:space="preserve"> July 5, 2003 </w:t>
      </w:r>
      <w:r w:rsidRPr="000A36CB">
        <w:rPr>
          <w:b/>
          <w:bCs/>
        </w:rPr>
        <w:t>Time:</w:t>
      </w:r>
      <w:r w:rsidRPr="000A36CB">
        <w:t xml:space="preserve"> 1:15 PM </w:t>
      </w:r>
      <w:r w:rsidRPr="000A36CB">
        <w:rPr>
          <w:b/>
          <w:bCs/>
        </w:rPr>
        <w:t>Location:</w:t>
      </w:r>
      <w:r w:rsidRPr="000A36CB">
        <w:t xml:space="preserve"> The Edison Diner, US-1 South, New Jersey</w:t>
      </w:r>
    </w:p>
    <w:p w14:paraId="6FF0192F" w14:textId="77777777" w:rsidR="000A36CB" w:rsidRPr="000A36CB" w:rsidRDefault="000A36CB" w:rsidP="000A36CB">
      <w:r w:rsidRPr="000A36CB">
        <w:t>The chrome diner was packed, smelling of coffee, Taylor pork roll, and griddle grease. The Bennetts and Aunt Carol were tucked into a large, accessible corner booth.</w:t>
      </w:r>
    </w:p>
    <w:p w14:paraId="690306E0" w14:textId="77777777" w:rsidR="000A36CB" w:rsidRPr="000A36CB" w:rsidRDefault="000A36CB" w:rsidP="000A36CB">
      <w:r w:rsidRPr="000A36CB">
        <w:t>Nichole was finishing a plate of silver-dollar pancakes. She was in good spirits. The tour had gone well. The guide was polite. The campus was massive, flat, and paved in glorious, smooth concrete.</w:t>
      </w:r>
    </w:p>
    <w:p w14:paraId="342BA14F" w14:textId="77777777" w:rsidR="000A36CB" w:rsidRPr="000A36CB" w:rsidRDefault="000A36CB" w:rsidP="000A36CB">
      <w:r w:rsidRPr="000A36CB">
        <w:lastRenderedPageBreak/>
        <w:t>"I loved the buses," Patrick said, mapping out the routes on a diner napkin with a red pen. "They run every ten minutes. Hydraulic lifts on the back doors. They connect the whole university. It's a completely closed loop."</w:t>
      </w:r>
    </w:p>
    <w:p w14:paraId="08D816B0" w14:textId="77777777" w:rsidR="000A36CB" w:rsidRPr="000A36CB" w:rsidRDefault="000A36CB" w:rsidP="000A36CB">
      <w:r w:rsidRPr="000A36CB">
        <w:t>"Except for the dorms," Ellen reminded him gently. "Brian said it himself. Single-occupancy medical beds only. No co-habitation."</w:t>
      </w:r>
    </w:p>
    <w:p w14:paraId="64EB203F" w14:textId="77777777" w:rsidR="000A36CB" w:rsidRPr="000A36CB" w:rsidRDefault="000A36CB" w:rsidP="000A36CB">
      <w:r w:rsidRPr="000A36CB">
        <w:t>Patrick dropped his pen. He looked at the napkin. The perfect transit system, ruined by state housing codes.</w:t>
      </w:r>
    </w:p>
    <w:p w14:paraId="2B410793" w14:textId="77777777" w:rsidR="000A36CB" w:rsidRPr="000A36CB" w:rsidRDefault="000A36CB" w:rsidP="000A36CB">
      <w:r w:rsidRPr="000A36CB">
        <w:t>Carol put her coffee mug down. Her eyes lit up with a sudden, fierce energy.</w:t>
      </w:r>
    </w:p>
    <w:p w14:paraId="78CC6173" w14:textId="77777777" w:rsidR="000A36CB" w:rsidRPr="000A36CB" w:rsidRDefault="000A36CB" w:rsidP="000A36CB">
      <w:r w:rsidRPr="000A36CB">
        <w:t>"Screw the dorms," Carol said.</w:t>
      </w:r>
    </w:p>
    <w:p w14:paraId="53C36AD1" w14:textId="77777777" w:rsidR="000A36CB" w:rsidRPr="000A36CB" w:rsidRDefault="000A36CB" w:rsidP="000A36CB">
      <w:r w:rsidRPr="000A36CB">
        <w:t>Tom raised an eyebrow. "Excuse me?"</w:t>
      </w:r>
    </w:p>
    <w:p w14:paraId="0AE5BF74" w14:textId="77777777" w:rsidR="000A36CB" w:rsidRPr="000A36CB" w:rsidRDefault="000A36CB" w:rsidP="000A36CB">
      <w:r w:rsidRPr="000A36CB">
        <w:t>"You don't need the dorms," Carol said, leaning over the table. "Look, Raritan State waives the housing requirement for local commuters. Right?"</w:t>
      </w:r>
    </w:p>
    <w:p w14:paraId="2AEE6B5B" w14:textId="77777777" w:rsidR="000A36CB" w:rsidRPr="000A36CB" w:rsidRDefault="000A36CB" w:rsidP="000A36CB">
      <w:r w:rsidRPr="000A36CB">
        <w:t>"Sure," Tom nodded. "If you live within a certain radius. But we live three hundred miles away."</w:t>
      </w:r>
    </w:p>
    <w:p w14:paraId="17994DF7" w14:textId="77777777" w:rsidR="000A36CB" w:rsidRPr="000A36CB" w:rsidRDefault="000A36CB" w:rsidP="000A36CB">
      <w:r w:rsidRPr="000A36CB">
        <w:t>"You do," Carol said. "I don't. Change their address to my house. They become New Jersey residents. Boom. Commuter status. They bypass the housing department entirely."</w:t>
      </w:r>
    </w:p>
    <w:p w14:paraId="6F50B047" w14:textId="44431716" w:rsidR="000A36CB" w:rsidRPr="000A36CB" w:rsidRDefault="000A36CB" w:rsidP="000A36CB">
      <w:r w:rsidRPr="000A36CB">
        <w:t>Patrick looked up, his engineering brain immediately running the numbers. "Wait. We live with you in Highland Park? The Number 810 bus goes right down Raritan Avenue. It crosses the bridge and drops off at the train station. We transfer from the transit bus to the campus bus right there."</w:t>
      </w:r>
    </w:p>
    <w:p w14:paraId="058792CD" w14:textId="77777777" w:rsidR="000A36CB" w:rsidRPr="000A36CB" w:rsidRDefault="000A36CB" w:rsidP="000A36CB">
      <w:r w:rsidRPr="000A36CB">
        <w:t xml:space="preserve">Nichole made an excited, high-pitched vocalization. She tapped her screen. </w:t>
      </w:r>
      <w:r w:rsidRPr="000A36CB">
        <w:rPr>
          <w:b/>
          <w:bCs/>
        </w:rPr>
        <w:t>"AUNT. CAROL. HOUSE."</w:t>
      </w:r>
    </w:p>
    <w:p w14:paraId="3D177174" w14:textId="77777777" w:rsidR="000A36CB" w:rsidRPr="000A36CB" w:rsidRDefault="000A36CB" w:rsidP="000A36CB">
      <w:r w:rsidRPr="000A36CB">
        <w:t>"Exactly!" Carol beamed at Nichole.</w:t>
      </w:r>
    </w:p>
    <w:p w14:paraId="476844B5" w14:textId="77777777" w:rsidR="000A36CB" w:rsidRPr="000A36CB" w:rsidRDefault="000A36CB" w:rsidP="000A36CB">
      <w:r w:rsidRPr="000A36CB">
        <w:t>"Hold on, hold on," Tom said, holding his hands up to stop the runaway train. "Carol, I love you. But your house has four concrete steps up to the porch, and a bathroom the size of a phone booth. It's a historic home. We can't make it accessible without gutting the whole first floor."</w:t>
      </w:r>
    </w:p>
    <w:p w14:paraId="0620BE3B" w14:textId="77777777" w:rsidR="000A36CB" w:rsidRPr="000A36CB" w:rsidRDefault="000A36CB" w:rsidP="000A36CB">
      <w:r w:rsidRPr="000A36CB">
        <w:t>"So I sell it," Carol shrugged, as if selling a house she'd owned for twenty years was as simple as ordering a second cup of coffee. "I've been thinking about downsizing anyway. I sell the Highland Park house, I buy a ground-floor condo in New Brunswick near the station, or somewhere on a better bus line. We get a place with a roll-in shower. Problem solved."</w:t>
      </w:r>
    </w:p>
    <w:p w14:paraId="312E952E" w14:textId="77777777" w:rsidR="000A36CB" w:rsidRPr="000A36CB" w:rsidRDefault="000A36CB" w:rsidP="000A36CB">
      <w:r w:rsidRPr="000A36CB">
        <w:lastRenderedPageBreak/>
        <w:t>The table went quiet. The magnitude of the offer hung in the air, heavy and warm.</w:t>
      </w:r>
    </w:p>
    <w:p w14:paraId="631DE4F1" w14:textId="77777777" w:rsidR="000A36CB" w:rsidRPr="000A36CB" w:rsidRDefault="000A36CB" w:rsidP="000A36CB">
      <w:r w:rsidRPr="000A36CB">
        <w:t>Nichole looked at her aunt. Her eyes filled with tears—happy ones this time. She reached across the table, pressing her hand against Carol's.</w:t>
      </w:r>
    </w:p>
    <w:p w14:paraId="0CE4EC96" w14:textId="77777777" w:rsidR="000A36CB" w:rsidRPr="000A36CB" w:rsidRDefault="000A36CB" w:rsidP="000A36CB">
      <w:r w:rsidRPr="000A36CB">
        <w:t>"Carol..." Ellen said, her voice choked with emotion. "You can't sell your home for us."</w:t>
      </w:r>
    </w:p>
    <w:p w14:paraId="4554F3B5" w14:textId="77777777" w:rsidR="000A36CB" w:rsidRPr="000A36CB" w:rsidRDefault="000A36CB" w:rsidP="000A36CB">
      <w:r w:rsidRPr="000A36CB">
        <w:t>"Why not?" Carol asked stubbornly. "Family is family."</w:t>
      </w:r>
    </w:p>
    <w:p w14:paraId="67164FF3" w14:textId="77777777" w:rsidR="000A36CB" w:rsidRPr="000A36CB" w:rsidRDefault="000A36CB" w:rsidP="000A36CB">
      <w:r w:rsidRPr="000A36CB">
        <w:t>"Because of the logistics," Patrick said softly.</w:t>
      </w:r>
    </w:p>
    <w:p w14:paraId="5E061E61" w14:textId="77777777" w:rsidR="000A36CB" w:rsidRPr="000A36CB" w:rsidRDefault="000A36CB" w:rsidP="000A36CB">
      <w:r w:rsidRPr="000A36CB">
        <w:t>Everyone looked at Patrick. He was staring at the napkin.</w:t>
      </w:r>
    </w:p>
    <w:p w14:paraId="2BC847CE" w14:textId="59F2DE6D" w:rsidR="000A36CB" w:rsidRPr="000A36CB" w:rsidRDefault="000A36CB" w:rsidP="000A36CB">
      <w:r w:rsidRPr="000A36CB">
        <w:t>"I looked at the schedule on the wall at the bus shelter during the tour," Patrick said. "The 810 bus only runs once an hour. On Sundays, it stops at 5:00 PM. If the lift is broken, or the bus is full, we miss class. The campus buses are great, but the public transit to get to them is a bottleneck."</w:t>
      </w:r>
    </w:p>
    <w:p w14:paraId="3D777823" w14:textId="77777777" w:rsidR="000A36CB" w:rsidRPr="000A36CB" w:rsidRDefault="000A36CB" w:rsidP="000A36CB">
      <w:r w:rsidRPr="000A36CB">
        <w:t>Patrick looked at his aunt, his eyes full of deep gratitude.</w:t>
      </w:r>
    </w:p>
    <w:p w14:paraId="2B48A970" w14:textId="77777777" w:rsidR="000A36CB" w:rsidRPr="000A36CB" w:rsidRDefault="000A36CB" w:rsidP="000A36CB">
      <w:r w:rsidRPr="000A36CB">
        <w:t>"It's an amazing offer, Aunt Carol," Patrick said. "Seriously. Thank you. But we can't let you uproot your whole life for a transit system that only runs once an hour."</w:t>
      </w:r>
    </w:p>
    <w:p w14:paraId="1D98F58C" w14:textId="77777777" w:rsidR="000A36CB" w:rsidRPr="000A36CB" w:rsidRDefault="000A36CB" w:rsidP="000A36CB">
      <w:r w:rsidRPr="000A36CB">
        <w:t>Nichole sighed. The logic was inescapable. She knew Patrick was right. The New Jersey plan was a beautiful dream, but it was just too heavy a lift.</w:t>
      </w:r>
    </w:p>
    <w:p w14:paraId="1010B6C2" w14:textId="77777777" w:rsidR="000A36CB" w:rsidRPr="000A36CB" w:rsidRDefault="000A36CB" w:rsidP="000A36CB">
      <w:r w:rsidRPr="000A36CB">
        <w:t>Carol looked disappointed, but she nodded slowly. "The 810 is notoriously awful," she admitted. "And the lifts are always broken."</w:t>
      </w:r>
    </w:p>
    <w:p w14:paraId="6C3FDB1C" w14:textId="77777777" w:rsidR="000A36CB" w:rsidRPr="000A36CB" w:rsidRDefault="000A36CB" w:rsidP="000A36CB">
      <w:r w:rsidRPr="000A36CB">
        <w:t>Tom reached across the table and squeezed Carol’s hand. "Thank you. For everything."</w:t>
      </w:r>
    </w:p>
    <w:p w14:paraId="5BEDCF5F" w14:textId="77777777" w:rsidR="00F03AD3" w:rsidRPr="00F03AD3" w:rsidRDefault="00F03AD3" w:rsidP="00F03AD3">
      <w:r w:rsidRPr="00F03AD3">
        <w:t>"So," Carol said, clearing her throat to push past the emotion of the moment. "What's the plan, then? If Putney is out, and Raritan State is out. What's left?"</w:t>
      </w:r>
    </w:p>
    <w:p w14:paraId="4D394F1F" w14:textId="77777777" w:rsidR="00F03AD3" w:rsidRPr="00F03AD3" w:rsidRDefault="00F03AD3" w:rsidP="00F03AD3">
      <w:r w:rsidRPr="00F03AD3">
        <w:t>Patrick looked at Nichole. He put his arm around the back of her wheelchair.</w:t>
      </w:r>
    </w:p>
    <w:p w14:paraId="2A9D2969" w14:textId="77777777" w:rsidR="00F03AD3" w:rsidRPr="00F03AD3" w:rsidRDefault="00F03AD3" w:rsidP="00F03AD3">
      <w:r w:rsidRPr="00F03AD3">
        <w:t>"We go home," Patrick said. "We go back to Norfolk and Virginia Beach. We have options right in our backyard."</w:t>
      </w:r>
    </w:p>
    <w:p w14:paraId="6A4A701E" w14:textId="77777777" w:rsidR="00F03AD3" w:rsidRPr="00F03AD3" w:rsidRDefault="00F03AD3" w:rsidP="00F03AD3">
      <w:r w:rsidRPr="00F03AD3">
        <w:t>He flipped the napkin over, using his red pen to draw a crude map of the Hampton Roads area.</w:t>
      </w:r>
    </w:p>
    <w:p w14:paraId="44BC19F9" w14:textId="77777777" w:rsidR="00F03AD3" w:rsidRPr="00F03AD3" w:rsidRDefault="00F03AD3" w:rsidP="00F03AD3">
      <w:r w:rsidRPr="00F03AD3">
        <w:t>"Look," Patrick said, pointing with the pen tip. "We have the Community College of Hampton Roads. We have Virginia Dominion University in Norfolk. If we want to look across the water on the Peninsula, there's Peninsula State University in Newport News, or even the Royal College of Virginia up in Williamsburg."</w:t>
      </w:r>
    </w:p>
    <w:p w14:paraId="7F3D2E95" w14:textId="77777777" w:rsidR="00F03AD3" w:rsidRPr="00F03AD3" w:rsidRDefault="00F03AD3" w:rsidP="00F03AD3">
      <w:r w:rsidRPr="00F03AD3">
        <w:lastRenderedPageBreak/>
        <w:t>"Williamsburg?" Ellen asked. "That's an hour's drive away on a good traffic day."</w:t>
      </w:r>
    </w:p>
    <w:p w14:paraId="6931151E" w14:textId="77777777" w:rsidR="00F03AD3" w:rsidRPr="00F03AD3" w:rsidRDefault="00F03AD3" w:rsidP="00F03AD3">
      <w:r w:rsidRPr="00F03AD3">
        <w:t>"I looked at the transit maps before we left," Patrick said, his eyes lighting up with that same transit-nerd energy he’d had on the Raritan bus. "Hampton Roads has an interconnected bus grid. Even from Williamsburg. You can take the local bus to Newport News, transfer to the express bus over the bridge-tunnel to Norfolk, and catch the local bus straight back to our neighborhood in Virginia Beach."</w:t>
      </w:r>
    </w:p>
    <w:p w14:paraId="1B041E01" w14:textId="77777777" w:rsidR="00F03AD3" w:rsidRPr="00F03AD3" w:rsidRDefault="00F03AD3" w:rsidP="00F03AD3">
      <w:r w:rsidRPr="00F03AD3">
        <w:t>"That would take five hours," Tom pointed out.</w:t>
      </w:r>
    </w:p>
    <w:p w14:paraId="07FFDABE" w14:textId="009D6481" w:rsidR="00F03AD3" w:rsidRPr="00F03AD3" w:rsidRDefault="00F03AD3" w:rsidP="00F03AD3">
      <w:r w:rsidRPr="00F03AD3">
        <w:t xml:space="preserve">"But the </w:t>
      </w:r>
      <w:r w:rsidRPr="00F03AD3">
        <w:rPr>
          <w:i/>
          <w:iCs/>
        </w:rPr>
        <w:t>track</w:t>
      </w:r>
      <w:r w:rsidRPr="00F03AD3">
        <w:t xml:space="preserve"> exists," Patrick emphasized. "If there's an emergency, or a long weekend, or if </w:t>
      </w:r>
      <w:r w:rsidR="00705A6D">
        <w:t>Nikki</w:t>
      </w:r>
      <w:r w:rsidRPr="00F03AD3">
        <w:t xml:space="preserve"> is just feeling homesick and you guys can't pick us up... we just roll onto the bus. It's a closed loop all the way to our front door."</w:t>
      </w:r>
    </w:p>
    <w:p w14:paraId="7D775E59" w14:textId="77777777" w:rsidR="00F03AD3" w:rsidRPr="00F03AD3" w:rsidRDefault="00F03AD3" w:rsidP="00F03AD3">
      <w:r w:rsidRPr="00F03AD3">
        <w:t>Nichole looked at the red ink on the napkin. She could picture it. A long bus ride didn't scare her. A long bus ride meant she could listen to her music and watch the world go by, knowing that at the end of the line was her own bed. It was the ultimate safety net.</w:t>
      </w:r>
    </w:p>
    <w:p w14:paraId="676B666E" w14:textId="77777777" w:rsidR="00F03AD3" w:rsidRPr="00F03AD3" w:rsidRDefault="00F03AD3" w:rsidP="00F03AD3">
      <w:r w:rsidRPr="00F03AD3">
        <w:t>"I'll get an apartment near whichever campus we pick," Patrick continued. "A ground floor unit. I'll sign the lease. I'll be the landlord. I'll be the RA. I'll be the cafeteria chef. We don't need their permission."</w:t>
      </w:r>
    </w:p>
    <w:p w14:paraId="1E456B98" w14:textId="77777777" w:rsidR="00F03AD3" w:rsidRPr="00F03AD3" w:rsidRDefault="00F03AD3" w:rsidP="00F03AD3">
      <w:r w:rsidRPr="00F03AD3">
        <w:t>Nichole looked up at him. She smiled. A real, genuine smile.</w:t>
      </w:r>
    </w:p>
    <w:p w14:paraId="683D73B1" w14:textId="77777777" w:rsidR="00F03AD3" w:rsidRPr="00F03AD3" w:rsidRDefault="00F03AD3" w:rsidP="00F03AD3">
      <w:r w:rsidRPr="00F03AD3">
        <w:t>"Just us?" Tom asked.</w:t>
      </w:r>
    </w:p>
    <w:p w14:paraId="188C4676" w14:textId="77777777" w:rsidR="00F03AD3" w:rsidRPr="00F03AD3" w:rsidRDefault="00F03AD3" w:rsidP="00F03AD3">
      <w:r w:rsidRPr="00F03AD3">
        <w:t>"Just us," Patrick confirmed. "No dorm rules. No housing administrators. We build the machine ourselves."</w:t>
      </w:r>
    </w:p>
    <w:p w14:paraId="5877EBB1" w14:textId="77777777" w:rsidR="00F03AD3" w:rsidRPr="00F03AD3" w:rsidRDefault="00F03AD3" w:rsidP="00F03AD3">
      <w:r w:rsidRPr="00F03AD3">
        <w:t xml:space="preserve">Nichole tapped her tray. </w:t>
      </w:r>
      <w:r w:rsidRPr="00F03AD3">
        <w:rPr>
          <w:b/>
          <w:bCs/>
        </w:rPr>
        <w:t>"HOME."</w:t>
      </w:r>
    </w:p>
    <w:p w14:paraId="0B99C271" w14:textId="77777777" w:rsidR="00F03AD3" w:rsidRPr="00F03AD3" w:rsidRDefault="00F03AD3" w:rsidP="00F03AD3">
      <w:r w:rsidRPr="00F03AD3">
        <w:t>"Home it is," Tom said, raising his coffee mug. "To Virginia."</w:t>
      </w:r>
    </w:p>
    <w:p w14:paraId="6D3F8D65" w14:textId="77777777" w:rsidR="00DD60E6" w:rsidRDefault="00F03AD3" w:rsidP="00DD60E6">
      <w:pPr>
        <w:rPr>
          <w:rFonts w:ascii="Times New Roman" w:eastAsia="Times New Roman" w:hAnsi="Times New Roman" w:cs="Times New Roman"/>
          <w:b/>
          <w:bCs/>
          <w:kern w:val="0"/>
          <w14:ligatures w14:val="none"/>
        </w:rPr>
      </w:pPr>
      <w:r w:rsidRPr="00F03AD3">
        <w:t>They clinked their mugs and glasses together over the plate of half-eaten pancakes. The Misfit Tour was officially over. They hadn't found the perfect college, but they had found the answer. They didn't need a sanctuary built by someone else. They were going to build their own.</w:t>
      </w:r>
    </w:p>
    <w:p w14:paraId="24396794" w14:textId="77777777" w:rsidR="00DD60E6" w:rsidRDefault="00DD60E6" w:rsidP="00DD60E6">
      <w:pPr>
        <w:pStyle w:val="Heading3"/>
      </w:pPr>
      <w:r w:rsidRPr="00DD60E6">
        <w:rPr>
          <w:rFonts w:eastAsiaTheme="minorHAnsi"/>
        </w:rPr>
        <w:t>Part 15: The Ocean State Option</w:t>
      </w:r>
    </w:p>
    <w:p w14:paraId="2E991F8C" w14:textId="5EB6C1E5" w:rsidR="00DD60E6" w:rsidRPr="00DD60E6" w:rsidRDefault="00DD60E6" w:rsidP="00DD60E6">
      <w:pPr>
        <w:pStyle w:val="Heading4"/>
        <w:rPr>
          <w:rFonts w:eastAsiaTheme="minorHAnsi"/>
        </w:rPr>
      </w:pPr>
      <w:r w:rsidRPr="00DD60E6">
        <w:rPr>
          <w:rFonts w:eastAsiaTheme="minorHAnsi"/>
          <w:b/>
          <w:bCs/>
        </w:rPr>
        <w:t>Date:</w:t>
      </w:r>
      <w:r w:rsidRPr="00DD60E6">
        <w:rPr>
          <w:rFonts w:eastAsiaTheme="minorHAnsi"/>
        </w:rPr>
        <w:t xml:space="preserve"> July 5, 2003 </w:t>
      </w:r>
      <w:r w:rsidRPr="00DD60E6">
        <w:rPr>
          <w:rFonts w:eastAsiaTheme="minorHAnsi"/>
          <w:b/>
          <w:bCs/>
        </w:rPr>
        <w:t>Time:</w:t>
      </w:r>
      <w:r w:rsidRPr="00DD60E6">
        <w:rPr>
          <w:rFonts w:eastAsiaTheme="minorHAnsi"/>
        </w:rPr>
        <w:t xml:space="preserve"> 1:35 PM </w:t>
      </w:r>
      <w:r w:rsidRPr="00DD60E6">
        <w:rPr>
          <w:rFonts w:eastAsiaTheme="minorHAnsi"/>
          <w:b/>
          <w:bCs/>
        </w:rPr>
        <w:t>Location:</w:t>
      </w:r>
      <w:r w:rsidRPr="00DD60E6">
        <w:rPr>
          <w:rFonts w:eastAsiaTheme="minorHAnsi"/>
        </w:rPr>
        <w:t xml:space="preserve"> The Edison Diner, US-1 South, New Jersey</w:t>
      </w:r>
    </w:p>
    <w:p w14:paraId="435C06B1" w14:textId="77777777" w:rsidR="00DD60E6" w:rsidRPr="00DD60E6" w:rsidRDefault="00DD60E6" w:rsidP="00DD60E6">
      <w:r w:rsidRPr="00DD60E6">
        <w:t>The table was quiet for a moment, the Virginia plan solidifying in the diner air. Patrick was already folding up his napkin map, and Tom was reaching for the check. The tour was over.</w:t>
      </w:r>
    </w:p>
    <w:p w14:paraId="3C797D0F" w14:textId="77777777" w:rsidR="00DD60E6" w:rsidRPr="00DD60E6" w:rsidRDefault="00DD60E6" w:rsidP="00DD60E6">
      <w:r w:rsidRPr="00DD60E6">
        <w:t>"Wait," Carol said, putting her hand over Tom’s wallet. "Don't pay yet."</w:t>
      </w:r>
    </w:p>
    <w:p w14:paraId="1BBF6A3D" w14:textId="77777777" w:rsidR="00DD60E6" w:rsidRPr="00DD60E6" w:rsidRDefault="00DD60E6" w:rsidP="00DD60E6">
      <w:r w:rsidRPr="00DD60E6">
        <w:lastRenderedPageBreak/>
        <w:t>Tom paused. "Carol, we love the enthusiasm, but we've made the call. No more touring."</w:t>
      </w:r>
    </w:p>
    <w:p w14:paraId="195B6C12" w14:textId="77777777" w:rsidR="00DD60E6" w:rsidRPr="00DD60E6" w:rsidRDefault="00DD60E6" w:rsidP="00DD60E6">
      <w:r w:rsidRPr="00DD60E6">
        <w:t>"I know, I know. No dorms, no administrators," Carol said rapidly, her eyes darting between Ellen and Patrick. "But we forgot about our brother."</w:t>
      </w:r>
    </w:p>
    <w:p w14:paraId="634DB412" w14:textId="77777777" w:rsidR="00DD60E6" w:rsidRPr="00DD60E6" w:rsidRDefault="00DD60E6" w:rsidP="00DD60E6">
      <w:r w:rsidRPr="00DD60E6">
        <w:t>Ellen blinked. "Mark? In Newport? Carol, he lives in a converted attic on the third floor of a Victorian. It has two flights of stairs. It is the literal opposite of accessible."</w:t>
      </w:r>
    </w:p>
    <w:p w14:paraId="370205F5" w14:textId="77777777" w:rsidR="00DD60E6" w:rsidRPr="00DD60E6" w:rsidRDefault="00DD60E6" w:rsidP="00DD60E6">
      <w:r w:rsidRPr="00DD60E6">
        <w:t>"I know that," Carol said, waving her hand dismissively. "But I talked to him last week. His lease is up at the end of August. He hates those stairs. He’s been looking to move to a ground-floor apartment anyway, but he said the rent in Newport is too high for a single guy. He told me he’d love to find roommates to split a bigger place. A three-bedroom, zero-step ranch."</w:t>
      </w:r>
    </w:p>
    <w:p w14:paraId="63AB65AA" w14:textId="77777777" w:rsidR="00DD60E6" w:rsidRPr="00DD60E6" w:rsidRDefault="00DD60E6" w:rsidP="00DD60E6">
      <w:r w:rsidRPr="00DD60E6">
        <w:t>Patrick stopped folding the napkin. He looked up. "Aunt Carol, you're suggesting we move in with Uncle Mark?"</w:t>
      </w:r>
    </w:p>
    <w:p w14:paraId="4168068C" w14:textId="77777777" w:rsidR="00DD60E6" w:rsidRPr="00DD60E6" w:rsidRDefault="00DD60E6" w:rsidP="00DD60E6">
      <w:r w:rsidRPr="00DD60E6">
        <w:t>"Why not?" Carol beamed. "He loves you guys. And he lives just across the bay from Braxton State University. The big one. BSU."</w:t>
      </w:r>
    </w:p>
    <w:p w14:paraId="4ECFEFE4" w14:textId="77777777" w:rsidR="00DD60E6" w:rsidRPr="00DD60E6" w:rsidRDefault="00DD60E6" w:rsidP="00DD60E6">
      <w:r w:rsidRPr="00DD60E6">
        <w:t>"I've never heard of it," Tom admitted.</w:t>
      </w:r>
    </w:p>
    <w:p w14:paraId="1A32DF2A" w14:textId="77777777" w:rsidR="00DD60E6" w:rsidRPr="00DD60E6" w:rsidRDefault="00DD60E6" w:rsidP="00DD60E6">
      <w:r w:rsidRPr="00DD60E6">
        <w:t>"It's public. It's huge. And it sits right on the water in Braxton, directly west of Newport," Carol explained. "Mark said the whole campus is a 'Universal Design' project. Flat as a pancake. Automatic doors everywhere. No cars allowed on the main quad."</w:t>
      </w:r>
    </w:p>
    <w:p w14:paraId="2CA7FFDD" w14:textId="6BC18D5B" w:rsidR="00DD60E6" w:rsidRPr="00DD60E6" w:rsidRDefault="00DD60E6" w:rsidP="00DD60E6">
      <w:r w:rsidRPr="00DD60E6">
        <w:t xml:space="preserve">Ellen looked at Tom. "We haven't seen Mark since Christmas of </w:t>
      </w:r>
      <w:r w:rsidR="00907F60">
        <w:t>‘</w:t>
      </w:r>
      <w:r w:rsidR="00C31499">
        <w:t>99</w:t>
      </w:r>
      <w:r w:rsidRPr="00DD60E6">
        <w:t>. And the kids were born in Newport. We moved away when they were barely two years old."</w:t>
      </w:r>
    </w:p>
    <w:p w14:paraId="440F7E34" w14:textId="77777777" w:rsidR="00DD60E6" w:rsidRPr="00DD60E6" w:rsidRDefault="00DD60E6" w:rsidP="00DD60E6">
      <w:r w:rsidRPr="00DD60E6">
        <w:t>Nichole felt a strange spark of electricity run up her spine. She had no memories of Rhode Island, but the idea of it carried a mythic weight. It was where her story started.</w:t>
      </w:r>
    </w:p>
    <w:p w14:paraId="21695E38" w14:textId="77777777" w:rsidR="00DD60E6" w:rsidRPr="00DD60E6" w:rsidRDefault="00DD60E6" w:rsidP="00DD60E6">
      <w:r w:rsidRPr="00DD60E6">
        <w:t>"Okay, but what's the transit situation?" Patrick asked, his inner engineer taking over. He wasn't swayed by nostalgia; he needed logistics. "If we get a new place with Uncle Mark in Newport, how do we get west across the bay to Braxton? There's no way I'm driving across the Newport Bridge in the winter."</w:t>
      </w:r>
    </w:p>
    <w:p w14:paraId="62504F33" w14:textId="77777777" w:rsidR="00DD60E6" w:rsidRPr="00DD60E6" w:rsidRDefault="00DD60E6" w:rsidP="00DD60E6">
      <w:r w:rsidRPr="00DD60E6">
        <w:t>Carol grinned. "You don't need a van. You take a boat."</w:t>
      </w:r>
    </w:p>
    <w:p w14:paraId="3DFB54F5" w14:textId="77777777" w:rsidR="00DD60E6" w:rsidRPr="00DD60E6" w:rsidRDefault="00DD60E6" w:rsidP="00DD60E6">
      <w:r w:rsidRPr="00DD60E6">
        <w:t>"A boat," Patrick deadpanned.</w:t>
      </w:r>
    </w:p>
    <w:p w14:paraId="6DF71763" w14:textId="77777777" w:rsidR="00DD60E6" w:rsidRPr="00DD60E6" w:rsidRDefault="00DD60E6" w:rsidP="00DD60E6">
      <w:r w:rsidRPr="00DD60E6">
        <w:t xml:space="preserve">"The Newport Flyer," Carol said triumphantly. "It's an easy ride on the OSTA bus to Gateway Center. You roll one block over to Perrotti Park, and you get on the Braxton Transit Authority harbor ferry. It goes straight west across Narragansett Bay and drops you off directly at the </w:t>
      </w:r>
      <w:r w:rsidRPr="00DD60E6">
        <w:lastRenderedPageBreak/>
        <w:t>Narraganset Esplanade Station, right in the middle of the BSU campus. The gangways are hydraulic. It's perfectly level."</w:t>
      </w:r>
    </w:p>
    <w:p w14:paraId="3B492FBE" w14:textId="77777777" w:rsidR="00DD60E6" w:rsidRPr="00DD60E6" w:rsidRDefault="00DD60E6" w:rsidP="00DD60E6">
      <w:r w:rsidRPr="00DD60E6">
        <w:t>Patrick stared at his aunt. A local bus to a ferry to a campus. A completely public, accessible infrastructure loop.</w:t>
      </w:r>
    </w:p>
    <w:p w14:paraId="01B972C1" w14:textId="77777777" w:rsidR="00DD60E6" w:rsidRPr="00DD60E6" w:rsidRDefault="00DD60E6" w:rsidP="00DD60E6">
      <w:r w:rsidRPr="00DD60E6">
        <w:t>Nichole’s eyes were wide. A ferry. She pictured the ocean. She pictured the wind. She pictured a campus where the doors actually opened.</w:t>
      </w:r>
    </w:p>
    <w:p w14:paraId="42740AB7" w14:textId="77777777" w:rsidR="00DD60E6" w:rsidRPr="00DD60E6" w:rsidRDefault="00DD60E6" w:rsidP="00DD60E6">
      <w:r w:rsidRPr="00DD60E6">
        <w:t>She slammed her hand on the table, making the silverware jump.</w:t>
      </w:r>
    </w:p>
    <w:p w14:paraId="78CBD596" w14:textId="77777777" w:rsidR="00DD60E6" w:rsidRPr="00DD60E6" w:rsidRDefault="00DD60E6" w:rsidP="00DD60E6">
      <w:r w:rsidRPr="00DD60E6">
        <w:t>Everyone looked at her. Nichole didn't hesitate. She jammed her finger onto the VocaLink.</w:t>
      </w:r>
    </w:p>
    <w:p w14:paraId="3ECDDACC" w14:textId="77777777" w:rsidR="00DD60E6" w:rsidRPr="00DD60E6" w:rsidRDefault="00DD60E6" w:rsidP="00DD60E6">
      <w:r w:rsidRPr="00DD60E6">
        <w:rPr>
          <w:b/>
          <w:bCs/>
        </w:rPr>
        <w:t>"GO."</w:t>
      </w:r>
    </w:p>
    <w:p w14:paraId="7A4F8EF6" w14:textId="7F8589C0" w:rsidR="00DD60E6" w:rsidRPr="00DD60E6" w:rsidRDefault="00DD60E6" w:rsidP="00DD60E6">
      <w:r w:rsidRPr="00DD60E6">
        <w:t>"</w:t>
      </w:r>
      <w:r w:rsidR="00705A6D">
        <w:t>Nikki</w:t>
      </w:r>
      <w:r w:rsidRPr="00DD60E6">
        <w:t>, hold on," Tom said gently. "We're exhausted. We were just talking about home."</w:t>
      </w:r>
    </w:p>
    <w:p w14:paraId="592C5ED0" w14:textId="77777777" w:rsidR="00DD60E6" w:rsidRPr="00DD60E6" w:rsidRDefault="00DD60E6" w:rsidP="00DD60E6">
      <w:r w:rsidRPr="00DD60E6">
        <w:t xml:space="preserve">Nichole shook her head fiercely. She looked at Patrick. She made a high-pitched, insistent </w:t>
      </w:r>
      <w:r w:rsidRPr="00DD60E6">
        <w:rPr>
          <w:i/>
          <w:iCs/>
        </w:rPr>
        <w:t>keening</w:t>
      </w:r>
      <w:r w:rsidRPr="00DD60E6">
        <w:t xml:space="preserve"> sound and pointed north. She wanted to see where she was born. She wanted to ride the boat.</w:t>
      </w:r>
    </w:p>
    <w:p w14:paraId="163E3DB0" w14:textId="77777777" w:rsidR="00DD60E6" w:rsidRPr="00DD60E6" w:rsidRDefault="00DD60E6" w:rsidP="00DD60E6">
      <w:r w:rsidRPr="00DD60E6">
        <w:rPr>
          <w:b/>
          <w:bCs/>
        </w:rPr>
        <w:t>"GO. RHODE. ISLAND."</w:t>
      </w:r>
    </w:p>
    <w:p w14:paraId="6CD14088" w14:textId="77777777" w:rsidR="00DD60E6" w:rsidRPr="00DD60E6" w:rsidRDefault="00DD60E6" w:rsidP="00DD60E6">
      <w:r w:rsidRPr="00DD60E6">
        <w:t>Patrick looked at his sister's face. The exhaustion of Putney and Raritan was completely gone, replaced by a fierce, blazing curiosity.</w:t>
      </w:r>
    </w:p>
    <w:p w14:paraId="32A59911" w14:textId="77777777" w:rsidR="00DD60E6" w:rsidRPr="00DD60E6" w:rsidRDefault="00DD60E6" w:rsidP="00DD60E6">
      <w:r w:rsidRPr="00DD60E6">
        <w:t>"Okay," Patrick said, holding up a hand to calm the table. "I'm in. But we need ground rules. This is not another Open House. If we tour Braxton State, we do it our way."</w:t>
      </w:r>
    </w:p>
    <w:p w14:paraId="15EDFE2A" w14:textId="77777777" w:rsidR="00DD60E6" w:rsidRPr="00DD60E6" w:rsidRDefault="00DD60E6" w:rsidP="00DD60E6">
      <w:r w:rsidRPr="00DD60E6">
        <w:t>"Which means what?" Ellen asked.</w:t>
      </w:r>
    </w:p>
    <w:p w14:paraId="663C54B1" w14:textId="77777777" w:rsidR="00DD60E6" w:rsidRPr="00DD60E6" w:rsidRDefault="00DD60E6" w:rsidP="00DD60E6">
      <w:r w:rsidRPr="00DD60E6">
        <w:t>"No housing office," Patrick said firmly. "We don't even look at the dorms. We don't ask for permission. We tour the campus as commuters. If we like it, we find an apartment with Uncle Mark, establish residency, and bypass the whole system. We operate as free agents."</w:t>
      </w:r>
    </w:p>
    <w:p w14:paraId="3389F66C" w14:textId="77777777" w:rsidR="00DD60E6" w:rsidRPr="00DD60E6" w:rsidRDefault="00DD60E6" w:rsidP="00DD60E6">
      <w:r w:rsidRPr="00DD60E6">
        <w:t>"Commuter status only," Tom agreed, nodding. "I like it. Zero bureaucracy."</w:t>
      </w:r>
    </w:p>
    <w:p w14:paraId="4EBF6B32" w14:textId="77777777" w:rsidR="00DD60E6" w:rsidRPr="00DD60E6" w:rsidRDefault="00DD60E6" w:rsidP="00DD60E6">
      <w:r w:rsidRPr="00DD60E6">
        <w:t>"I'll call him," Ellen said, already pulling the heavy cellular phone out of her purse.</w:t>
      </w:r>
    </w:p>
    <w:p w14:paraId="20802E77" w14:textId="77777777" w:rsidR="00DD60E6" w:rsidRPr="00DD60E6" w:rsidRDefault="00DD60E6" w:rsidP="00DD60E6">
      <w:r w:rsidRPr="00DD60E6">
        <w:t>She dialed the number. The table waited in tense silence, listening to the ambient noise of the diner.</w:t>
      </w:r>
    </w:p>
    <w:p w14:paraId="708341C7" w14:textId="77777777" w:rsidR="00DD60E6" w:rsidRPr="00DD60E6" w:rsidRDefault="00DD60E6" w:rsidP="00DD60E6">
      <w:r w:rsidRPr="00DD60E6">
        <w:t>"Mark? Hey, it's Ellen," she said. A pause. "No, everything's fine! Actually, we're in New Jersey with Carol... Yes, all of us. The twins too."</w:t>
      </w:r>
    </w:p>
    <w:p w14:paraId="767F521F" w14:textId="77777777" w:rsidR="00DD60E6" w:rsidRPr="00DD60E6" w:rsidRDefault="00DD60E6" w:rsidP="00DD60E6">
      <w:r w:rsidRPr="00DD60E6">
        <w:t>Ellen smiled, holding the phone slightly away from her ear so the table could hear Mark’s booming, excited voice on the other end.</w:t>
      </w:r>
    </w:p>
    <w:p w14:paraId="0D7E5F95" w14:textId="77777777" w:rsidR="00DD60E6" w:rsidRPr="00DD60E6" w:rsidRDefault="00DD60E6" w:rsidP="00DD60E6">
      <w:r w:rsidRPr="00DD60E6">
        <w:rPr>
          <w:i/>
          <w:iCs/>
        </w:rPr>
        <w:lastRenderedPageBreak/>
        <w:t>"El! Put them on speaker! Where are you guys?"</w:t>
      </w:r>
      <w:r w:rsidRPr="00DD60E6">
        <w:t xml:space="preserve"> "Listen, Mark," Ellen continued. "We had a change of plans. How would you feel about some houseguests tonight? The kids want to tour Braxton State."</w:t>
      </w:r>
    </w:p>
    <w:p w14:paraId="44259565" w14:textId="77777777" w:rsidR="00DD60E6" w:rsidRPr="00DD60E6" w:rsidRDefault="00DD60E6" w:rsidP="00DD60E6">
      <w:r w:rsidRPr="00DD60E6">
        <w:rPr>
          <w:i/>
          <w:iCs/>
        </w:rPr>
        <w:t>"Are you kidding me?!"</w:t>
      </w:r>
      <w:r w:rsidRPr="00DD60E6">
        <w:t xml:space="preserve"> Uncle Mark’s voice was loud enough to be heard over the diner clatter. </w:t>
      </w:r>
      <w:r w:rsidRPr="00DD60E6">
        <w:rPr>
          <w:i/>
          <w:iCs/>
        </w:rPr>
        <w:t>"Get up here! We'll put the twins up in a ground-floor hotel for the night, and tomorrow we can start looking at rental listings. Tell Patrick and Nichole I'm ordering the good pizza!"</w:t>
      </w:r>
    </w:p>
    <w:p w14:paraId="70E11B5B" w14:textId="77777777" w:rsidR="00DD60E6" w:rsidRPr="00DD60E6" w:rsidRDefault="00DD60E6" w:rsidP="00DD60E6">
      <w:r w:rsidRPr="00DD60E6">
        <w:t>Ellen hung up, smiling at the table. "Well. The Ocean State is waiting."</w:t>
      </w:r>
    </w:p>
    <w:p w14:paraId="06E35FD5" w14:textId="77777777" w:rsidR="00DD60E6" w:rsidRPr="00DD60E6" w:rsidRDefault="00DD60E6" w:rsidP="00DD60E6">
      <w:r w:rsidRPr="00DD60E6">
        <w:t>Nichole let out a loud, joyous laugh—a bubbling, throaty sound that made a few patrons in the nearby booths turn and smile. She grabbed Patrick’s hand and squeezed it hard.</w:t>
      </w:r>
    </w:p>
    <w:p w14:paraId="5BE025E6" w14:textId="77777777" w:rsidR="00DD60E6" w:rsidRPr="00DD60E6" w:rsidRDefault="00DD60E6" w:rsidP="00DD60E6">
      <w:r w:rsidRPr="00DD60E6">
        <w:t>"Alright," Patrick grinned, putting his napkin map in his pocket. "Next stop, Narragansett Bay. Let's go see the water."</w:t>
      </w:r>
    </w:p>
    <w:p w14:paraId="4997E42A" w14:textId="77777777" w:rsidR="001F6B6F" w:rsidRDefault="001F6B6F" w:rsidP="001F6B6F">
      <w:pPr>
        <w:pStyle w:val="Heading3"/>
      </w:pPr>
      <w:r w:rsidRPr="001F6B6F">
        <w:t>Part 16: The Ocean State Arrival</w:t>
      </w:r>
    </w:p>
    <w:p w14:paraId="1A1FFA99" w14:textId="14422BD2" w:rsidR="001F6B6F" w:rsidRPr="001F6B6F" w:rsidRDefault="001F6B6F" w:rsidP="001F6B6F">
      <w:pPr>
        <w:pStyle w:val="Heading4"/>
      </w:pPr>
      <w:r w:rsidRPr="001F6B6F">
        <w:rPr>
          <w:b/>
          <w:bCs/>
        </w:rPr>
        <w:t>Date:</w:t>
      </w:r>
      <w:r w:rsidRPr="001F6B6F">
        <w:t xml:space="preserve"> July 5, 2003 </w:t>
      </w:r>
      <w:r w:rsidRPr="001F6B6F">
        <w:rPr>
          <w:b/>
          <w:bCs/>
        </w:rPr>
        <w:t>Time:</w:t>
      </w:r>
      <w:r w:rsidRPr="001F6B6F">
        <w:t xml:space="preserve"> 8:45 PM </w:t>
      </w:r>
      <w:r w:rsidRPr="001F6B6F">
        <w:rPr>
          <w:b/>
          <w:bCs/>
        </w:rPr>
        <w:t>Location:</w:t>
      </w:r>
      <w:r w:rsidRPr="001F6B6F">
        <w:t xml:space="preserve"> The Bayside Hotel, Newport, Rhode Island</w:t>
      </w:r>
    </w:p>
    <w:p w14:paraId="6C6B9B74" w14:textId="77777777" w:rsidR="00EC4B2B" w:rsidRDefault="00EC4B2B" w:rsidP="00EC4B2B">
      <w:r>
        <w:t>The drive up I-95 from New Jersey was a blur of exhaustion and sudden, renewed adrenaline. They crossed the state line from Connecticut into Rhode Island as the sun was setting, the sky bruising a deep purple over the Atlantic.</w:t>
      </w:r>
    </w:p>
    <w:p w14:paraId="7737A966" w14:textId="77777777" w:rsidR="00EC4B2B" w:rsidRDefault="00EC4B2B" w:rsidP="00EC4B2B">
      <w:r>
        <w:t>"Okay, look sharp," Tom said, checking the overhead signs. "We want Exit 4."</w:t>
      </w:r>
    </w:p>
    <w:p w14:paraId="2D6A9C6D" w14:textId="77777777" w:rsidR="00EC4B2B" w:rsidRDefault="00EC4B2B" w:rsidP="00EC4B2B">
      <w:r>
        <w:t xml:space="preserve">He signaled, guiding the heavy van onto the off-ramp marked </w:t>
      </w:r>
      <w:r>
        <w:rPr>
          <w:b/>
          <w:bCs/>
        </w:rPr>
        <w:t>I-895 NORTH</w:t>
      </w:r>
      <w:r>
        <w:t xml:space="preserve">. </w:t>
      </w:r>
      <w:r>
        <w:rPr>
          <w:rStyle w:val="citation-63"/>
        </w:rPr>
        <w:t xml:space="preserve">The green reflective sign listed the destinations clearly: </w:t>
      </w:r>
      <w:r>
        <w:rPr>
          <w:rStyle w:val="citation-63"/>
          <w:b/>
          <w:bCs/>
        </w:rPr>
        <w:t>Iron Point, Liberty, Newport</w:t>
      </w:r>
      <w:r>
        <w:t>.</w:t>
      </w:r>
    </w:p>
    <w:p w14:paraId="6DFFCA80" w14:textId="77777777" w:rsidR="00EC4B2B" w:rsidRDefault="00EC4B2B" w:rsidP="00EC4B2B">
      <w:r>
        <w:t>"North?" Patrick muttered from the back, looking at the compass on his watch. "We're driving East toward the ocean."</w:t>
      </w:r>
    </w:p>
    <w:p w14:paraId="09088697" w14:textId="77777777" w:rsidR="00EC4B2B" w:rsidRDefault="00EC4B2B" w:rsidP="00EC4B2B">
      <w:r>
        <w:t>"Don't ask," Tom laughed. "It’s a Rhode Island thing."</w:t>
      </w:r>
    </w:p>
    <w:p w14:paraId="27200C86" w14:textId="1A278470" w:rsidR="00EC4B2B" w:rsidRDefault="00EC4B2B" w:rsidP="00EC4B2B">
      <w:r>
        <w:t xml:space="preserve">They merged onto the highway. </w:t>
      </w:r>
      <w:r>
        <w:rPr>
          <w:rStyle w:val="citation-62"/>
        </w:rPr>
        <w:t xml:space="preserve">For the first few miles, it felt massive—a six-lane superhighway with wide shoulders that felt just like the </w:t>
      </w:r>
      <w:r w:rsidR="00ED41C6">
        <w:rPr>
          <w:rStyle w:val="citation-62"/>
        </w:rPr>
        <w:t>Connecticut</w:t>
      </w:r>
      <w:r>
        <w:rPr>
          <w:rStyle w:val="citation-62"/>
        </w:rPr>
        <w:t xml:space="preserve"> Turnpike they had left behind</w:t>
      </w:r>
      <w:r>
        <w:t xml:space="preserve">. But as they crossed the US-1 overpass, the character of the road shifted instantly. </w:t>
      </w:r>
      <w:r>
        <w:rPr>
          <w:rStyle w:val="citation-61"/>
        </w:rPr>
        <w:t>The third lane vanished, the concrete barrier disappeared, and they were suddenly on a narrower, four-lane parkway with a grassy median</w:t>
      </w:r>
      <w:r>
        <w:t>.</w:t>
      </w:r>
    </w:p>
    <w:p w14:paraId="138D36F7" w14:textId="77777777" w:rsidR="00EC4B2B" w:rsidRDefault="00EC4B2B" w:rsidP="00EC4B2B">
      <w:r>
        <w:t>"Welcome to the funnel," Tom noted as the traffic condensed.</w:t>
      </w:r>
    </w:p>
    <w:p w14:paraId="2B8263BE" w14:textId="77777777" w:rsidR="00EC4B2B" w:rsidRDefault="00EC4B2B" w:rsidP="00EC4B2B">
      <w:r>
        <w:t xml:space="preserve">Then, the water appeared. </w:t>
      </w:r>
      <w:r>
        <w:rPr>
          <w:rStyle w:val="citation-60"/>
        </w:rPr>
        <w:t>They hit the Jamestown Bridge, a high, sweeping concrete span crossing the West Passage of the Bay</w:t>
      </w:r>
      <w:r>
        <w:t xml:space="preserve">. To their right, running parallel to them, stood the </w:t>
      </w:r>
      <w:r>
        <w:lastRenderedPageBreak/>
        <w:t>skeleton of the original bridge—a narrow, terrifying steel truss that looked like it belonged in a museum of dangerous engineering.</w:t>
      </w:r>
    </w:p>
    <w:p w14:paraId="44394AD6" w14:textId="77777777" w:rsidR="00EC4B2B" w:rsidRDefault="00EC4B2B" w:rsidP="00EC4B2B">
      <w:r>
        <w:t>"See that grate over there?" Tom pointed to the old bridge. "Back in the day, that was the final exam. To get your Rhode Island driver’s license, all you had to do was show the instructor you could drive across that steel grate without having a heart attack. If you didn't pass out, you passed."</w:t>
      </w:r>
    </w:p>
    <w:p w14:paraId="64F8D346" w14:textId="46D20674" w:rsidR="00EC4B2B" w:rsidRDefault="00EC4B2B" w:rsidP="00EC4B2B">
      <w:r>
        <w:t xml:space="preserve">They crossed </w:t>
      </w:r>
      <w:r w:rsidR="00051F4B" w:rsidRPr="00051F4B">
        <w:t>Conanicut </w:t>
      </w:r>
      <w:r w:rsidR="00051F4B">
        <w:t>Island</w:t>
      </w:r>
      <w:r>
        <w:t xml:space="preserve"> and approached the toll plaza for the main event: The Newport Pell Bridge.</w:t>
      </w:r>
    </w:p>
    <w:p w14:paraId="38CE14F9" w14:textId="77777777" w:rsidR="00EC4B2B" w:rsidRDefault="00EC4B2B" w:rsidP="00EC4B2B">
      <w:r>
        <w:rPr>
          <w:rStyle w:val="citation-59"/>
        </w:rPr>
        <w:t>Tom rolled down the window and handed the attendant two dollars</w:t>
      </w:r>
      <w:r>
        <w:t>. As the van climbed the massive suspension bridge, Patrick looked out the window. He spotted a massive concrete pier jutting out of the water near the anchorage—a lonely, unused support structure.</w:t>
      </w:r>
    </w:p>
    <w:p w14:paraId="5507678D" w14:textId="77777777" w:rsidR="00EC4B2B" w:rsidRDefault="00EC4B2B" w:rsidP="00EC4B2B">
      <w:r>
        <w:t xml:space="preserve">"Twin spans," Patrick realized aloud, recognizing the engineering scar. </w:t>
      </w:r>
      <w:r>
        <w:rPr>
          <w:rStyle w:val="citation-58"/>
        </w:rPr>
        <w:t>"They were supposed to build two of these."</w:t>
      </w:r>
      <w:r>
        <w:t>.</w:t>
      </w:r>
    </w:p>
    <w:p w14:paraId="181C76EC" w14:textId="77777777" w:rsidR="00EC4B2B" w:rsidRDefault="00EC4B2B" w:rsidP="00EC4B2B">
      <w:r>
        <w:t>"Budget cuts," Tom said, cresting the top of the bridge.</w:t>
      </w:r>
    </w:p>
    <w:p w14:paraId="170B0864" w14:textId="77777777" w:rsidR="00EC4B2B" w:rsidRDefault="00EC4B2B" w:rsidP="00EC4B2B">
      <w:r>
        <w:t xml:space="preserve">The highway descended into Newport, but instead of a grand entrance, it ended abruptly. </w:t>
      </w:r>
      <w:r>
        <w:rPr>
          <w:rStyle w:val="citation-57"/>
        </w:rPr>
        <w:t>The interstate designation terminated at a traffic light at Admiral Kalbfus Road—the "Highway to Nowhere"</w:t>
      </w:r>
      <w:r>
        <w:t>.</w:t>
      </w:r>
    </w:p>
    <w:p w14:paraId="1D4D90D7" w14:textId="77777777" w:rsidR="00EC4B2B" w:rsidRDefault="00EC4B2B" w:rsidP="00EC4B2B">
      <w:r>
        <w:t>"End of the line," Tom said, braking for the red light.</w:t>
      </w:r>
    </w:p>
    <w:p w14:paraId="43BA3789" w14:textId="77777777" w:rsidR="00EC4B2B" w:rsidRDefault="00EC4B2B" w:rsidP="00EC4B2B">
      <w:r>
        <w:t>He made a sharp left onto Admiral Kalbfus, then a right onto Broadway, transitioning instantly from highway speeds to the tight, colonial grid of the city. A few blocks down, a large brick complex loomed on their left.</w:t>
      </w:r>
    </w:p>
    <w:p w14:paraId="59F15BC8" w14:textId="77777777" w:rsidR="00EC4B2B" w:rsidRDefault="00EC4B2B" w:rsidP="00EC4B2B">
      <w:r>
        <w:t>"Look, kids," Ellen said softly, pointing out the window. "Newport Hospital."</w:t>
      </w:r>
    </w:p>
    <w:p w14:paraId="1B5AFFC5" w14:textId="77777777" w:rsidR="00EC4B2B" w:rsidRDefault="00EC4B2B" w:rsidP="00EC4B2B">
      <w:r>
        <w:t>Nichole looked at the building. It wasn't just a hospital; it was the starting line.</w:t>
      </w:r>
    </w:p>
    <w:p w14:paraId="0D12E290" w14:textId="77777777" w:rsidR="00EC4B2B" w:rsidRDefault="00EC4B2B" w:rsidP="00EC4B2B">
      <w:r>
        <w:t>"April 8th, 1985," Tom recited the date like a holy verse. "That's where the Bennett Machine came online."</w:t>
      </w:r>
    </w:p>
    <w:p w14:paraId="64FB7EF9" w14:textId="1C111624" w:rsidR="001F6B6F" w:rsidRPr="001F6B6F" w:rsidRDefault="00EC4B2B" w:rsidP="001F6B6F">
      <w:r>
        <w:t xml:space="preserve">They continued down Broadway, winding their way toward the water until they reached Long Wharf. </w:t>
      </w:r>
      <w:r w:rsidR="001F6B6F" w:rsidRPr="001F6B6F">
        <w:t>By the time Tom pulled the van into the parking lot of the Bayside Hotel, it was fully dark. The air didn't smell like the humid asphalt of New Jersey anymore; it smelled of salt, cold harbor water, and fried clams.</w:t>
      </w:r>
    </w:p>
    <w:p w14:paraId="1F430A73" w14:textId="77777777" w:rsidR="001F6B6F" w:rsidRPr="001F6B6F" w:rsidRDefault="001F6B6F" w:rsidP="001F6B6F">
      <w:r w:rsidRPr="001F6B6F">
        <w:t>Standing under the portico, waving enthusiastically, was a tall, broad-shouldered man with a greying beard.</w:t>
      </w:r>
    </w:p>
    <w:p w14:paraId="69F49825" w14:textId="77777777" w:rsidR="001F6B6F" w:rsidRPr="001F6B6F" w:rsidRDefault="001F6B6F" w:rsidP="001F6B6F">
      <w:r w:rsidRPr="001F6B6F">
        <w:lastRenderedPageBreak/>
        <w:t>"The Virginians have returned!" Uncle Mark bellowed as the van doors opened.</w:t>
      </w:r>
    </w:p>
    <w:p w14:paraId="677DB063" w14:textId="77777777" w:rsidR="001F6B6F" w:rsidRPr="001F6B6F" w:rsidRDefault="001F6B6F" w:rsidP="001F6B6F">
      <w:r w:rsidRPr="001F6B6F">
        <w:t>The reunion was immediate and loud. Mark hadn't seen the twins since they were toddlers, but there was no awkward distance. When Patrick lowered the lift, Mark walked right up to the ramp. He didn't hover. He didn't use a "disability voice."</w:t>
      </w:r>
    </w:p>
    <w:p w14:paraId="5BE4A3D9" w14:textId="1986D51E" w:rsidR="001F6B6F" w:rsidRPr="001F6B6F" w:rsidRDefault="001F6B6F" w:rsidP="001F6B6F">
      <w:r w:rsidRPr="001F6B6F">
        <w:t xml:space="preserve">"Look at this rig!" Mark grinned, slapping the heavy aluminum frame of the Titan AeroMotion as Nichole rolled off the lift. "They didn't have hot rods like this in '87. You look great, </w:t>
      </w:r>
      <w:r w:rsidR="00705A6D">
        <w:t>Nikki</w:t>
      </w:r>
      <w:r w:rsidRPr="001F6B6F">
        <w:t>."</w:t>
      </w:r>
    </w:p>
    <w:p w14:paraId="6D6EAC86" w14:textId="77777777" w:rsidR="001F6B6F" w:rsidRPr="001F6B6F" w:rsidRDefault="001F6B6F" w:rsidP="001F6B6F">
      <w:r w:rsidRPr="001F6B6F">
        <w:t xml:space="preserve">Nichole beamed. She hit a pre-programmed button on the VocaLink. </w:t>
      </w:r>
      <w:r w:rsidRPr="001F6B6F">
        <w:rPr>
          <w:b/>
          <w:bCs/>
        </w:rPr>
        <w:t>"HI. UNCLE. MARK."</w:t>
      </w:r>
    </w:p>
    <w:p w14:paraId="49DD71B6" w14:textId="6153ED95" w:rsidR="001F6B6F" w:rsidRPr="001F6B6F" w:rsidRDefault="001F6B6F" w:rsidP="001F6B6F">
      <w:r w:rsidRPr="001F6B6F">
        <w:t xml:space="preserve">"Hi yourself, kiddo," Mark smiled, leaning down to give her a gentle side-hug, mindful of the </w:t>
      </w:r>
      <w:r w:rsidR="006E2D51">
        <w:t xml:space="preserve">heavy </w:t>
      </w:r>
      <w:r w:rsidR="006E2D51">
        <w:rPr>
          <w:i/>
          <w:iCs/>
        </w:rPr>
        <w:t>VocaLink mount</w:t>
      </w:r>
      <w:r w:rsidR="006E2D51">
        <w:t xml:space="preserve"> clamped to her frame</w:t>
      </w:r>
      <w:r w:rsidRPr="001F6B6F">
        <w:t>. He looked up at Patrick, who was securing the van. "And you got big! You look like you could bench press me."</w:t>
      </w:r>
    </w:p>
    <w:p w14:paraId="4F6035A6" w14:textId="77777777" w:rsidR="001F6B6F" w:rsidRPr="001F6B6F" w:rsidRDefault="001F6B6F" w:rsidP="001F6B6F">
      <w:r w:rsidRPr="001F6B6F">
        <w:t>"I lift wheelchairs for a living, Uncle Mark," Patrick laughed, shaking his hand.</w:t>
      </w:r>
    </w:p>
    <w:p w14:paraId="38F6F5AD" w14:textId="77777777" w:rsidR="001F6B6F" w:rsidRPr="001F6B6F" w:rsidRDefault="001F6B6F" w:rsidP="001F6B6F">
      <w:r w:rsidRPr="001F6B6F">
        <w:t>Mark had come through. The hotel room was on the ground floor, fully accessible, with a massive roll-in shower and plenty of space between the beds. On the table sat three large, greasy boxes from a local Newport pizzeria.</w:t>
      </w:r>
    </w:p>
    <w:p w14:paraId="753BB58D" w14:textId="77777777" w:rsidR="001F6B6F" w:rsidRPr="001F6B6F" w:rsidRDefault="001F6B6F" w:rsidP="001F6B6F">
      <w:r w:rsidRPr="001F6B6F">
        <w:t>"Dig in," Mark ordered, grabbing a slice. "Best pie on the island."</w:t>
      </w:r>
    </w:p>
    <w:p w14:paraId="0EB0DBE9" w14:textId="77777777" w:rsidR="001F6B6F" w:rsidRPr="001F6B6F" w:rsidRDefault="001F6B6F" w:rsidP="001F6B6F">
      <w:r w:rsidRPr="001F6B6F">
        <w:t>While Ellen and Tom caught up with Mark at the table, discussing rental rates and the logistics of finding a zero-step ranch house in the area, Patrick and Nichole were in their element.</w:t>
      </w:r>
    </w:p>
    <w:p w14:paraId="31F12C86" w14:textId="77777777" w:rsidR="001F6B6F" w:rsidRPr="001F6B6F" w:rsidRDefault="001F6B6F" w:rsidP="001F6B6F">
      <w:r w:rsidRPr="001F6B6F">
        <w:t>Patrick had hijacked the hotel room’s complimentary dial-up internet connection. He had his heavy laptop open on the bed, connected to the phone jack, the BTA (Braxton Transit Authority) website glowing on the screen.</w:t>
      </w:r>
    </w:p>
    <w:p w14:paraId="0C45D0F9" w14:textId="77777777" w:rsidR="001F6B6F" w:rsidRPr="001F6B6F" w:rsidRDefault="001F6B6F" w:rsidP="001F6B6F">
      <w:r w:rsidRPr="001F6B6F">
        <w:t>Nichole sat parked next to the bed, a slice of pepperoni pizza on her lap tray, watching the screen intently.</w:t>
      </w:r>
    </w:p>
    <w:p w14:paraId="6D6E8E16" w14:textId="0251541B" w:rsidR="001F6B6F" w:rsidRPr="001F6B6F" w:rsidRDefault="001F6B6F" w:rsidP="001F6B6F">
      <w:r w:rsidRPr="001F6B6F">
        <w:t xml:space="preserve">"Okay, look at this, </w:t>
      </w:r>
      <w:r w:rsidR="00705A6D">
        <w:t>Nikki</w:t>
      </w:r>
      <w:r w:rsidRPr="001F6B6F">
        <w:t>," Patrick said, pointing to the screen with a slice of pizza in his other hand. "This is tomorrow's target. The Narraganset Esplanade Station. It's the main transit hub for the Braxton State campus."</w:t>
      </w:r>
    </w:p>
    <w:p w14:paraId="454DD395" w14:textId="77777777" w:rsidR="001F6B6F" w:rsidRPr="001F6B6F" w:rsidRDefault="001F6B6F" w:rsidP="001F6B6F">
      <w:r w:rsidRPr="001F6B6F">
        <w:t>He clicked on a photo gallery on the BTA website. An image loaded, line by slow line.</w:t>
      </w:r>
    </w:p>
    <w:p w14:paraId="55BAE30E" w14:textId="77777777" w:rsidR="001F6B6F" w:rsidRPr="001F6B6F" w:rsidRDefault="001F6B6F" w:rsidP="001F6B6F">
      <w:r w:rsidRPr="001F6B6F">
        <w:t>"This is the Sky Platform," Patrick said, his voice dropping into the hushed, reverent tone he reserved for high-quality infrastructure.</w:t>
      </w:r>
    </w:p>
    <w:p w14:paraId="7DA56773" w14:textId="77777777" w:rsidR="001F6B6F" w:rsidRPr="001F6B6F" w:rsidRDefault="001F6B6F" w:rsidP="001F6B6F">
      <w:r w:rsidRPr="001F6B6F">
        <w:lastRenderedPageBreak/>
        <w:t>Nichole leaned forward. The picture showed a massive, open-air train platform. It was a side-platform setup with two heavy rail tracks running down the middle. One track for northbound, one for southbound. In the background, looming over the bay like a steel giant, was the massive suspension span of the Newport Bridge.</w:t>
      </w:r>
    </w:p>
    <w:p w14:paraId="4D7E9F09" w14:textId="77777777" w:rsidR="001F6B6F" w:rsidRPr="001F6B6F" w:rsidRDefault="001F6B6F" w:rsidP="001F6B6F">
      <w:r w:rsidRPr="001F6B6F">
        <w:t>"If you stand on the platform and look one way, you see the water and the bridge," Patrick explained. "If you turn around, you're looking directly down at the university."</w:t>
      </w:r>
    </w:p>
    <w:p w14:paraId="0DA80AA4" w14:textId="77777777" w:rsidR="001F6B6F" w:rsidRPr="001F6B6F" w:rsidRDefault="001F6B6F" w:rsidP="001F6B6F">
      <w:r w:rsidRPr="001F6B6F">
        <w:t xml:space="preserve">Nichole made a soft, impressed </w:t>
      </w:r>
      <w:r w:rsidRPr="001F6B6F">
        <w:rPr>
          <w:i/>
          <w:iCs/>
        </w:rPr>
        <w:t>whistle</w:t>
      </w:r>
      <w:r w:rsidRPr="001F6B6F">
        <w:t xml:space="preserve"> sound.</w:t>
      </w:r>
    </w:p>
    <w:p w14:paraId="02ACFE6A" w14:textId="77777777" w:rsidR="001F6B6F" w:rsidRPr="001F6B6F" w:rsidRDefault="001F6B6F" w:rsidP="001F6B6F">
      <w:r w:rsidRPr="001F6B6F">
        <w:t>"It gets better," Patrick grinned. "It's shared track. BTA Regional Rail uses it, but so does the ARTS Northeast Regional line. It's all high-level boarding. Flat, roll-on, roll-off."</w:t>
      </w:r>
    </w:p>
    <w:p w14:paraId="41A8CAE6" w14:textId="77777777" w:rsidR="001F6B6F" w:rsidRPr="001F6B6F" w:rsidRDefault="001F6B6F" w:rsidP="001F6B6F">
      <w:r w:rsidRPr="001F6B6F">
        <w:t xml:space="preserve">Nichole tapped her screen. </w:t>
      </w:r>
      <w:r w:rsidRPr="001F6B6F">
        <w:rPr>
          <w:b/>
          <w:bCs/>
        </w:rPr>
        <w:t>"WHERE. DOES. IT. GO?"</w:t>
      </w:r>
    </w:p>
    <w:p w14:paraId="037CC1B6" w14:textId="76B0AA51" w:rsidR="001F6B6F" w:rsidRPr="001F6B6F" w:rsidRDefault="001F6B6F" w:rsidP="001F6B6F">
      <w:r w:rsidRPr="001F6B6F">
        <w:t xml:space="preserve">"Next stop northbound is Braxton Central," Patrick said. "Uncle Mark says it's massive. Like the Berlin Hauptbahnhof. Glass and steel. From there, you can connect to BTA Metros, local buses, the ARTS Acela, or the OSTA Route 14 straight back to Providence. It's a massive arterial vein, </w:t>
      </w:r>
      <w:r w:rsidR="00705A6D">
        <w:t>Nikki</w:t>
      </w:r>
      <w:r w:rsidRPr="001F6B6F">
        <w:t>. And BSU sits right on top of it."</w:t>
      </w:r>
    </w:p>
    <w:p w14:paraId="642019AA" w14:textId="77777777" w:rsidR="001F6B6F" w:rsidRPr="001F6B6F" w:rsidRDefault="001F6B6F" w:rsidP="001F6B6F">
      <w:r w:rsidRPr="001F6B6F">
        <w:t>He looked at his sister. Her eyes were reflecting the glow of the laptop screen. She wasn't looking at a trap. She was looking at a launchpad.</w:t>
      </w:r>
    </w:p>
    <w:p w14:paraId="3E857197" w14:textId="77777777" w:rsidR="001F6B6F" w:rsidRPr="001F6B6F" w:rsidRDefault="001F6B6F" w:rsidP="001F6B6F">
      <w:r w:rsidRPr="001F6B6F">
        <w:t>"Tomorrow morning, 9:00 AM," Patrick said, closing the laptop. "We take the OSTA bus to Perrotti Park. We board the Newport Flyer ferry. The boat drops us off right at the base of this station. We take the elevator up to the Sky Platform just to see the view. And then... we tour the campus."</w:t>
      </w:r>
    </w:p>
    <w:p w14:paraId="206377BD" w14:textId="77777777" w:rsidR="001F6B6F" w:rsidRPr="001F6B6F" w:rsidRDefault="001F6B6F" w:rsidP="001F6B6F">
      <w:r w:rsidRPr="001F6B6F">
        <w:t>Nichole smiled. It was the easiest, most unburdened smile of the entire week.</w:t>
      </w:r>
    </w:p>
    <w:p w14:paraId="22F544E2" w14:textId="77777777" w:rsidR="001F6B6F" w:rsidRPr="001F6B6F" w:rsidRDefault="001F6B6F" w:rsidP="001F6B6F">
      <w:r w:rsidRPr="001F6B6F">
        <w:t>"Just us," she tapped on the VocaLink.</w:t>
      </w:r>
    </w:p>
    <w:p w14:paraId="366066EC" w14:textId="77777777" w:rsidR="001F6B6F" w:rsidRPr="001F6B6F" w:rsidRDefault="001F6B6F" w:rsidP="001F6B6F">
      <w:r w:rsidRPr="001F6B6F">
        <w:t>"Just us," Patrick agreed. "The commuters."</w:t>
      </w:r>
    </w:p>
    <w:p w14:paraId="2B5936E4" w14:textId="77777777" w:rsidR="001F6B6F" w:rsidRPr="001F6B6F" w:rsidRDefault="001F6B6F" w:rsidP="001F6B6F">
      <w:r w:rsidRPr="001F6B6F">
        <w:t>From the table, Uncle Mark raised his beer. "To the Ocean State," he toasted.</w:t>
      </w:r>
    </w:p>
    <w:p w14:paraId="189B836D" w14:textId="77777777" w:rsidR="001F6B6F" w:rsidRPr="001F6B6F" w:rsidRDefault="001F6B6F" w:rsidP="001F6B6F">
      <w:r w:rsidRPr="001F6B6F">
        <w:t>"To the Ocean State," Tom echoed, clinking his own bottle.</w:t>
      </w:r>
    </w:p>
    <w:p w14:paraId="60A29635" w14:textId="41F314F4" w:rsidR="00182A5D" w:rsidRDefault="001F6B6F" w:rsidP="00573463">
      <w:r w:rsidRPr="001F6B6F">
        <w:t>Nichole reached for her cup of soda on the tray. Patrick helped her lift it. They didn't say the words, but the pact was sealed. The Misfit Tour was over. The BSU experiment was about to begin.</w:t>
      </w:r>
    </w:p>
    <w:p w14:paraId="7D70EFA7" w14:textId="77777777" w:rsidR="00B10931" w:rsidRPr="00B10931" w:rsidRDefault="00B10931" w:rsidP="00B10931">
      <w:pPr>
        <w:pStyle w:val="Heading2"/>
      </w:pPr>
      <w:r w:rsidRPr="00B10931">
        <w:lastRenderedPageBreak/>
        <w:t>Chapter 4: The Commuter Loop</w:t>
      </w:r>
    </w:p>
    <w:p w14:paraId="743D9852" w14:textId="77777777" w:rsidR="00B10931" w:rsidRDefault="00B10931" w:rsidP="00B10931">
      <w:pPr>
        <w:pStyle w:val="Heading3"/>
      </w:pPr>
      <w:r w:rsidRPr="00B10931">
        <w:t>Part 1: The Holy Cow</w:t>
      </w:r>
    </w:p>
    <w:p w14:paraId="70A6CD34" w14:textId="1BA3C15C" w:rsidR="00B10931" w:rsidRPr="00B10931" w:rsidRDefault="00B10931" w:rsidP="00B10931">
      <w:pPr>
        <w:pStyle w:val="Heading4"/>
      </w:pPr>
      <w:r w:rsidRPr="00B10931">
        <w:rPr>
          <w:b/>
          <w:bCs/>
        </w:rPr>
        <w:t>Date:</w:t>
      </w:r>
      <w:r w:rsidRPr="00B10931">
        <w:t xml:space="preserve"> July 6, 2003 </w:t>
      </w:r>
      <w:r w:rsidRPr="00B10931">
        <w:rPr>
          <w:b/>
          <w:bCs/>
        </w:rPr>
        <w:t>Time:</w:t>
      </w:r>
      <w:r w:rsidRPr="00B10931">
        <w:t xml:space="preserve"> 7:30 AM </w:t>
      </w:r>
      <w:r w:rsidRPr="00B10931">
        <w:rPr>
          <w:b/>
          <w:bCs/>
        </w:rPr>
        <w:t>Location:</w:t>
      </w:r>
      <w:r w:rsidRPr="00B10931">
        <w:t xml:space="preserve"> BayFront Creamery, West Main Road, Middletown, Rhode Island</w:t>
      </w:r>
    </w:p>
    <w:p w14:paraId="4A1B47B0" w14:textId="77777777" w:rsidR="00B10931" w:rsidRPr="00B10931" w:rsidRDefault="00B10931" w:rsidP="00B10931">
      <w:r w:rsidRPr="00B10931">
        <w:t>The morning air on Aquidneck Island was cool, carrying a dense, salty fog that rolled off the Narragansett Bay.</w:t>
      </w:r>
    </w:p>
    <w:p w14:paraId="139A1843" w14:textId="77777777" w:rsidR="00B10931" w:rsidRPr="00B10931" w:rsidRDefault="00B10931" w:rsidP="00B10931">
      <w:r w:rsidRPr="00B10931">
        <w:t>Tom pulled the van into the crowded parking lot of the BayFront Creamery on West Main Road in Middletown. The building was an unpretentious, single-story brick diner with a teal awning—the absolute heart of local morning life.</w:t>
      </w:r>
    </w:p>
    <w:p w14:paraId="19A17658" w14:textId="77777777" w:rsidR="00B10931" w:rsidRPr="00B10931" w:rsidRDefault="00B10931" w:rsidP="00B10931">
      <w:r w:rsidRPr="00B10931">
        <w:t>Inside, the diner hummed with the clatter of silverware and the low murmur of the morning rush. The smell of frying bacon and maple syrup was intoxicating.</w:t>
      </w:r>
    </w:p>
    <w:p w14:paraId="6245C3B1" w14:textId="77777777" w:rsidR="00B10931" w:rsidRPr="00B10931" w:rsidRDefault="00B10931" w:rsidP="00B10931">
      <w:r w:rsidRPr="00B10931">
        <w:t xml:space="preserve">Uncle Mark led the way to a large corner booth with a removable seat at the end, perfectly accommodating the Titan AeroMotion. As soon as they sat down, a waitress with a stained apron and a nametag that read </w:t>
      </w:r>
      <w:r w:rsidRPr="00B10931">
        <w:rPr>
          <w:i/>
          <w:iCs/>
        </w:rPr>
        <w:t>Deb</w:t>
      </w:r>
      <w:r w:rsidRPr="00B10931">
        <w:t xml:space="preserve"> walked over with a coffee pot.</w:t>
      </w:r>
    </w:p>
    <w:p w14:paraId="29714035" w14:textId="77777777" w:rsidR="00B10931" w:rsidRPr="00B10931" w:rsidRDefault="00B10931" w:rsidP="00B10931">
      <w:r w:rsidRPr="00B10931">
        <w:t>"Mornin', Mahk," Deb said, not even looking at her order pad. "The usual today?"</w:t>
      </w:r>
    </w:p>
    <w:p w14:paraId="78B90219" w14:textId="77777777" w:rsidR="00B10931" w:rsidRPr="00B10931" w:rsidRDefault="00B10931" w:rsidP="00B10931">
      <w:r w:rsidRPr="00B10931">
        <w:t>"You betcha, Deb," Mark grinned, his voice booming.</w:t>
      </w:r>
    </w:p>
    <w:p w14:paraId="6C9278E8" w14:textId="77777777" w:rsidR="00B10931" w:rsidRPr="00B10931" w:rsidRDefault="00B10931" w:rsidP="00B10931">
      <w:r w:rsidRPr="00B10931">
        <w:t>In the twelve hours since they had arrived, Patrick and Nichole had already noticed Uncle Mark’s thick, distinct Newport accent. It was a rhythmic, flattened cadence where the letter ‘R’ was strictly optional.</w:t>
      </w:r>
    </w:p>
    <w:p w14:paraId="4A3557FD" w14:textId="77777777" w:rsidR="00B10931" w:rsidRPr="00B10931" w:rsidRDefault="00B10931" w:rsidP="00B10931">
      <w:r w:rsidRPr="00B10931">
        <w:t>"But we got a special occasion today," Mark continued, gesturing grandly to the booth. "My family is up from Vuh-ginia. The twins are lookin' at Braxton State today. So we’re gonna need five Holy Cows. And Deb? Bring a round of cawfee milk for the table to stah-t us off."</w:t>
      </w:r>
    </w:p>
    <w:p w14:paraId="7B7D5A8D" w14:textId="77777777" w:rsidR="00B10931" w:rsidRPr="00B10931" w:rsidRDefault="00B10931" w:rsidP="00B10931">
      <w:r w:rsidRPr="00B10931">
        <w:t>"Coming right up, Mahk," Deb smiled, pouring water for the table before bustling away.</w:t>
      </w:r>
    </w:p>
    <w:p w14:paraId="1307C4AB" w14:textId="77777777" w:rsidR="00B10931" w:rsidRPr="00B10931" w:rsidRDefault="00B10931" w:rsidP="00B10931">
      <w:r w:rsidRPr="00B10931">
        <w:t>Patrick looked at his uncle. "Coffee milk? Like, iced coffee?"</w:t>
      </w:r>
    </w:p>
    <w:p w14:paraId="2C1087E6" w14:textId="77777777" w:rsidR="00B10931" w:rsidRPr="00B10931" w:rsidRDefault="00B10931" w:rsidP="00B10931">
      <w:r w:rsidRPr="00B10931">
        <w:t>"Oh, absolutely not," Mark said, leaning in like he was imparting a sacred truth. "Cawfee milk is an institution. It’s milk stirred up with sweet cawfee syrup. No actual coffee grounds. It is the official state drink of The State of Rhode Island and Providence Plantations. You legally cannot step foot on the BSU campus without drinking one first. It’s in the state constitution."</w:t>
      </w:r>
    </w:p>
    <w:p w14:paraId="113A49BD" w14:textId="77777777" w:rsidR="00B10931" w:rsidRPr="00B10931" w:rsidRDefault="00B10931" w:rsidP="00B10931">
      <w:r w:rsidRPr="00B10931">
        <w:t>Tom chuckled. "Is it really?"</w:t>
      </w:r>
    </w:p>
    <w:p w14:paraId="042BA092" w14:textId="77777777" w:rsidR="00B10931" w:rsidRPr="00B10931" w:rsidRDefault="00B10931" w:rsidP="00B10931">
      <w:r w:rsidRPr="00B10931">
        <w:t>"Probably," Mark shrugged.</w:t>
      </w:r>
    </w:p>
    <w:p w14:paraId="18BBAA67" w14:textId="77777777" w:rsidR="00B10931" w:rsidRPr="00B10931" w:rsidRDefault="00B10931" w:rsidP="00B10931">
      <w:r w:rsidRPr="00B10931">
        <w:lastRenderedPageBreak/>
        <w:t>When Deb returned, she placed five tall, sweating glasses of a light-brown beverage on the table. Patrick put a straw into Nichole’s glass and held it for her.</w:t>
      </w:r>
    </w:p>
    <w:p w14:paraId="7284EF15" w14:textId="77777777" w:rsidR="00B10931" w:rsidRPr="00B10931" w:rsidRDefault="00B10931" w:rsidP="00B10931">
      <w:r w:rsidRPr="00B10931">
        <w:t xml:space="preserve">Nichole took a sip. Her eyes went wide. It was incredibly sweet, creamy, and tasted like melted coffee ice cream. She made a loud, delighted </w:t>
      </w:r>
      <w:r w:rsidRPr="00B10931">
        <w:rPr>
          <w:i/>
          <w:iCs/>
        </w:rPr>
        <w:t>hummm</w:t>
      </w:r>
      <w:r w:rsidRPr="00B10931">
        <w:t xml:space="preserve"> in the back of her throat and immediately took another long pull from the straw.</w:t>
      </w:r>
    </w:p>
    <w:p w14:paraId="70D4E546" w14:textId="77777777" w:rsidR="00B10931" w:rsidRPr="00B10931" w:rsidRDefault="00B10931" w:rsidP="00B10931">
      <w:r w:rsidRPr="00B10931">
        <w:t>"See?" Mark beamed. "The girl’s a natural Rhode Islander."</w:t>
      </w:r>
    </w:p>
    <w:p w14:paraId="326C96F5" w14:textId="77777777" w:rsidR="00B10931" w:rsidRPr="00B10931" w:rsidRDefault="00B10931" w:rsidP="00B10931">
      <w:r w:rsidRPr="00B10931">
        <w:t>Fifteen minutes later, the breakfast arrived.</w:t>
      </w:r>
    </w:p>
    <w:p w14:paraId="0AE7F778" w14:textId="77777777" w:rsidR="00B10931" w:rsidRPr="00B10931" w:rsidRDefault="00B10931" w:rsidP="00B10931">
      <w:r w:rsidRPr="00B10931">
        <w:t>Deb needed two trips, aided by a busboy, to unload the "Holy Cow" platters onto the table. In front of each person was a massive oval plate piled high with three eggs, three strips of bacon, three sausage links, breakfast potatoes, toast, and a side plate with three massive, fluffy pancakes drenched in butter.</w:t>
      </w:r>
    </w:p>
    <w:p w14:paraId="000D6E7F" w14:textId="77777777" w:rsidR="00B10931" w:rsidRPr="00B10931" w:rsidRDefault="00B10931" w:rsidP="00B10931">
      <w:r w:rsidRPr="00B10931">
        <w:t>Nichole didn't hesitate. She grabbed her adapted fork. Usually, with a meal this large, Patrick would cut everything up for her. But today, fueled by the caffeine and sugar of the state drink, Nichole was hyper-focused. She clumsily but determinedly speared a sausage link.</w:t>
      </w:r>
    </w:p>
    <w:p w14:paraId="1E549E95" w14:textId="77777777" w:rsidR="00B10931" w:rsidRPr="00B10931" w:rsidRDefault="00B10931" w:rsidP="00B10931">
      <w:r w:rsidRPr="00B10931">
        <w:t>"So," Ellen said, sipping her coffee and looking at Patrick. "What is the exact plan for today?"</w:t>
      </w:r>
    </w:p>
    <w:p w14:paraId="2F54868F" w14:textId="77777777" w:rsidR="00B10931" w:rsidRPr="00B10931" w:rsidRDefault="00B10931" w:rsidP="00B10931">
      <w:r w:rsidRPr="00B10931">
        <w:t>"Divide and conquer," Patrick said, wiping a dab of syrup from his lip. "You, Dad, and Uncle Mark are going to stay on this side of the bay. Look at the rental listings, talk to landlords, and figure out the housing logistics."</w:t>
      </w:r>
    </w:p>
    <w:p w14:paraId="58BAE78D" w14:textId="77777777" w:rsidR="00B10931" w:rsidRPr="00B10931" w:rsidRDefault="00B10931" w:rsidP="00B10931">
      <w:r w:rsidRPr="00B10931">
        <w:t>"And you two?" Tom asked, his protective radar pinging slightly.</w:t>
      </w:r>
    </w:p>
    <w:p w14:paraId="1551F0A1" w14:textId="2408E5B6" w:rsidR="00B10931" w:rsidRPr="00B10931" w:rsidRDefault="00B10931" w:rsidP="00B10931">
      <w:r w:rsidRPr="00B10931">
        <w:t xml:space="preserve">"We are going to be commuters," Patrick said confidently. "When breakfast is over, </w:t>
      </w:r>
      <w:r w:rsidR="00705A6D">
        <w:t>Nikki</w:t>
      </w:r>
      <w:r w:rsidRPr="00B10931">
        <w:t xml:space="preserve"> and I are rolling out to the bus stop right here on West Main Road. We're catching the OSTA Route 60 into Newport. Then we hike the block from Gateway Center over to Perrotti Park. Then, we board the Newport Flyer ferry solo. We ride the boat across the bay to the Narraganset Esplanade Station. We take the elevator up to the Sky Platform to look at the view, and then we tour the campus. By ourselves."</w:t>
      </w:r>
    </w:p>
    <w:p w14:paraId="03891341" w14:textId="77777777" w:rsidR="00B10931" w:rsidRPr="00B10931" w:rsidRDefault="00B10931" w:rsidP="00B10931">
      <w:r w:rsidRPr="00B10931">
        <w:t xml:space="preserve">Uncle Mark reached into the heavy pocket of his flannel overshirt. He pulled out two heavy, paper-wrapped cylinders and set them on the table with a loud </w:t>
      </w:r>
      <w:r w:rsidRPr="00B10931">
        <w:rPr>
          <w:i/>
          <w:iCs/>
        </w:rPr>
        <w:t>thud</w:t>
      </w:r>
      <w:r w:rsidRPr="00B10931">
        <w:t>.</w:t>
      </w:r>
    </w:p>
    <w:p w14:paraId="3CB45205" w14:textId="77777777" w:rsidR="00B10931" w:rsidRPr="00B10931" w:rsidRDefault="00B10931" w:rsidP="00B10931">
      <w:r w:rsidRPr="00B10931">
        <w:t>"Good plan. But you're gonna need these," Mark said.</w:t>
      </w:r>
    </w:p>
    <w:p w14:paraId="6CBB6680" w14:textId="77777777" w:rsidR="00B10931" w:rsidRPr="00B10931" w:rsidRDefault="00B10931" w:rsidP="00B10931">
      <w:r w:rsidRPr="00B10931">
        <w:t>Patrick looked at the cylinders. "Quarters?"</w:t>
      </w:r>
    </w:p>
    <w:p w14:paraId="6C5830C9" w14:textId="77777777" w:rsidR="00B10931" w:rsidRPr="00B10931" w:rsidRDefault="00B10931" w:rsidP="00B10931">
      <w:r w:rsidRPr="00B10931">
        <w:lastRenderedPageBreak/>
        <w:t>"Twenty bucks in quarters for each of you," Mark nodded. "The Ocean State Transit Authority—OSTA—and the Braxton Transit Authority over the bridge don't talk to each other. Different fare cards. No day passes. You gotta pay cash. A buck twenty-five for the 60 bus, and four bucks for the ferry. Exact change is king."</w:t>
      </w:r>
    </w:p>
    <w:p w14:paraId="0E548BA1" w14:textId="77777777" w:rsidR="00B10931" w:rsidRPr="00B10931" w:rsidRDefault="00B10931" w:rsidP="00B10931">
      <w:r w:rsidRPr="00B10931">
        <w:t>Patrick took one roll and placed the other on Nichole's lap tray.</w:t>
      </w:r>
    </w:p>
    <w:p w14:paraId="5C7D55A9" w14:textId="77777777" w:rsidR="00B10931" w:rsidRPr="00B10931" w:rsidRDefault="00B10931" w:rsidP="00B10931">
      <w:r w:rsidRPr="00B10931">
        <w:t>"I know we both technically qualify for the reduced disabled fare," Patrick noted, tapping the heavy roll of coins. "But we don't have the BTA reduced fare IDs yet. So we're paying full adult fare today. No exceptions. We don't want any friction."</w:t>
      </w:r>
    </w:p>
    <w:p w14:paraId="4F4C1ABF" w14:textId="77777777" w:rsidR="00B10931" w:rsidRPr="00B10931" w:rsidRDefault="00B10931" w:rsidP="00B10931">
      <w:r w:rsidRPr="00B10931">
        <w:t>Nichole looked at the heavy roll of quarters on her tray. It felt incredibly grown-up. She put her hand over the coin roll, a tangible anchor to her upcoming independence. She was going to pay her own fare.</w:t>
      </w:r>
    </w:p>
    <w:p w14:paraId="35AAEFDF" w14:textId="77777777" w:rsidR="00B10931" w:rsidRPr="00B10931" w:rsidRDefault="00B10931" w:rsidP="00B10931">
      <w:r w:rsidRPr="00B10931">
        <w:t>Ellen looked at Nichole. The parents had been with them for every step of Putney and Raritan State. They had been there to absorb the blows. But this was different. This wasn't a guided tour. This was the real world.</w:t>
      </w:r>
    </w:p>
    <w:p w14:paraId="79C119B9" w14:textId="77777777" w:rsidR="00B10931" w:rsidRPr="00B10931" w:rsidRDefault="00B10931" w:rsidP="00B10931">
      <w:r w:rsidRPr="00B10931">
        <w:t>"You guys sure you don't want us along as backup?" Tom asked gently. "In case the boat ramp is steep? Or the OSTA lift is broken?"</w:t>
      </w:r>
    </w:p>
    <w:p w14:paraId="0004B4A3" w14:textId="77777777" w:rsidR="00B10931" w:rsidRPr="00B10931" w:rsidRDefault="00B10931" w:rsidP="00B10931">
      <w:r w:rsidRPr="00B10931">
        <w:t>Nichole swallowed her food. She wiped her mouth with the back of her hand and tapped her VocaLink screen.</w:t>
      </w:r>
    </w:p>
    <w:p w14:paraId="4F929061" w14:textId="77777777" w:rsidR="00B10931" w:rsidRPr="00B10931" w:rsidRDefault="00B10931" w:rsidP="00B10931">
      <w:r w:rsidRPr="00B10931">
        <w:rPr>
          <w:b/>
          <w:bCs/>
        </w:rPr>
        <w:t>"NO. PARENTS."</w:t>
      </w:r>
    </w:p>
    <w:p w14:paraId="44B9B7CD" w14:textId="77777777" w:rsidR="00B10931" w:rsidRPr="00B10931" w:rsidRDefault="00B10931" w:rsidP="00B10931">
      <w:r w:rsidRPr="00B10931">
        <w:t xml:space="preserve">She looked at her mother and father and gave them a soft, reassuring smile. She wasn't pushing them away out of anger. She was claiming her space. Putney had tried to force her to be "independent" by separating her from her brother. BSU was going to be different. She was going to be independent </w:t>
      </w:r>
      <w:r w:rsidRPr="00B10931">
        <w:rPr>
          <w:i/>
          <w:iCs/>
        </w:rPr>
        <w:t>with</w:t>
      </w:r>
      <w:r w:rsidRPr="00B10931">
        <w:t xml:space="preserve"> her brother.</w:t>
      </w:r>
    </w:p>
    <w:p w14:paraId="23CCFDA7" w14:textId="77777777" w:rsidR="00B10931" w:rsidRPr="00B10931" w:rsidRDefault="00B10931" w:rsidP="00B10931">
      <w:r w:rsidRPr="00B10931">
        <w:t>Ellen smiled, her eyes misting up just a little. She reached across the table and squeezed Nichole’s hand.</w:t>
      </w:r>
    </w:p>
    <w:p w14:paraId="0A2BC2C4" w14:textId="77777777" w:rsidR="00B10931" w:rsidRPr="00B10931" w:rsidRDefault="00B10931" w:rsidP="00B10931">
      <w:r w:rsidRPr="00B10931">
        <w:t>"No parents," Ellen agreed softly. "You got it, baby."</w:t>
      </w:r>
    </w:p>
    <w:p w14:paraId="4BDB9D8A" w14:textId="77777777" w:rsidR="00B10931" w:rsidRPr="00B10931" w:rsidRDefault="00B10931" w:rsidP="00B10931">
      <w:r w:rsidRPr="00B10931">
        <w:t>Patrick raised his glass of coffee milk. "To the Ocean State," he said.</w:t>
      </w:r>
    </w:p>
    <w:p w14:paraId="433783C9" w14:textId="77777777" w:rsidR="00B10931" w:rsidRPr="00B10931" w:rsidRDefault="00B10931" w:rsidP="00B10931">
      <w:r w:rsidRPr="00B10931">
        <w:t>Nichole tapped her cup against his.</w:t>
      </w:r>
    </w:p>
    <w:p w14:paraId="48913E17" w14:textId="2243B835" w:rsidR="00B10931" w:rsidRDefault="00B10931" w:rsidP="00573463">
      <w:r w:rsidRPr="00B10931">
        <w:t>They devoured the rest of the Holy Cow, the heavy diner food providing the exact kind of fuel they needed. In thirty minutes, the "Bennett Machine" was going to launch into the wild, testing a fully accessible transit grid for the very first time.</w:t>
      </w:r>
    </w:p>
    <w:p w14:paraId="2B7E3FF4" w14:textId="77777777" w:rsidR="008E655A" w:rsidRDefault="008E655A" w:rsidP="008E655A">
      <w:pPr>
        <w:pStyle w:val="Heading3"/>
      </w:pPr>
      <w:r w:rsidRPr="008E655A">
        <w:lastRenderedPageBreak/>
        <w:t>Part 2: The Gateway Connection</w:t>
      </w:r>
    </w:p>
    <w:p w14:paraId="48F21359" w14:textId="3303952A" w:rsidR="008E655A" w:rsidRPr="008E655A" w:rsidRDefault="008E655A" w:rsidP="008E655A">
      <w:pPr>
        <w:pStyle w:val="Heading4"/>
      </w:pPr>
      <w:r w:rsidRPr="008E655A">
        <w:rPr>
          <w:b/>
          <w:bCs/>
        </w:rPr>
        <w:t>Date:</w:t>
      </w:r>
      <w:r w:rsidRPr="008E655A">
        <w:t xml:space="preserve"> July 6, 2003 </w:t>
      </w:r>
      <w:r w:rsidRPr="008E655A">
        <w:rPr>
          <w:b/>
          <w:bCs/>
        </w:rPr>
        <w:t>Time:</w:t>
      </w:r>
      <w:r w:rsidRPr="008E655A">
        <w:t xml:space="preserve"> 8:45 AM </w:t>
      </w:r>
      <w:r w:rsidRPr="008E655A">
        <w:rPr>
          <w:b/>
          <w:bCs/>
        </w:rPr>
        <w:t>Location:</w:t>
      </w:r>
      <w:r w:rsidRPr="008E655A">
        <w:t xml:space="preserve"> West Main Road, Middletown, Rhode Island</w:t>
      </w:r>
    </w:p>
    <w:p w14:paraId="09DD1F6B" w14:textId="77777777" w:rsidR="008E655A" w:rsidRPr="008E655A" w:rsidRDefault="008E655A" w:rsidP="008E655A">
      <w:r w:rsidRPr="008E655A">
        <w:t>The morning fog was beginning to burn off, revealing a bright, hazy blue sky.</w:t>
      </w:r>
    </w:p>
    <w:p w14:paraId="030AF66F" w14:textId="77777777" w:rsidR="008E655A" w:rsidRPr="008E655A" w:rsidRDefault="008E655A" w:rsidP="008E655A">
      <w:r w:rsidRPr="008E655A">
        <w:t>Patrick and Nichole waited at the bus stop outside the BayFront Creamery. It was just a simple pole stuck in the grass with a blue and white OSTA (Ocean State Transit Authority) sign. There was no shelter, and the sidewalk was narrow, but the curb cut was decent.</w:t>
      </w:r>
    </w:p>
    <w:p w14:paraId="569CBA65" w14:textId="77777777" w:rsidR="008E655A" w:rsidRPr="008E655A" w:rsidRDefault="008E655A" w:rsidP="008E655A">
      <w:r w:rsidRPr="008E655A">
        <w:t>Patrick stood behind the Titan AeroMotion. He had broken open one of the coin wrappers, dividing ten quarters into his left pocket and ten into Nichole’s lap tray cup holder.</w:t>
      </w:r>
    </w:p>
    <w:p w14:paraId="55A785C4" w14:textId="77777777" w:rsidR="008E655A" w:rsidRPr="008E655A" w:rsidRDefault="008E655A" w:rsidP="008E655A">
      <w:r w:rsidRPr="008E655A">
        <w:t>"Two-fifty total," Patrick said, checking his watch. "Route 60 inbound to Newport. Should be here any second."</w:t>
      </w:r>
    </w:p>
    <w:p w14:paraId="16C38F37" w14:textId="77777777" w:rsidR="008E655A" w:rsidRPr="008E655A" w:rsidRDefault="008E655A" w:rsidP="008E655A">
      <w:r w:rsidRPr="008E655A">
        <w:t>Down the road, a large white bus with a blue and yellow stripe appeared through the morning traffic. It wasn't the sleek, low-floor modern buses they were used to seeing in the newer parts of Virginia. It was a boxy, high-floor, older transit coach that roared with a heavy diesel rumble.</w:t>
      </w:r>
    </w:p>
    <w:p w14:paraId="6759F0BE" w14:textId="77777777" w:rsidR="008E655A" w:rsidRPr="008E655A" w:rsidRDefault="008E655A" w:rsidP="008E655A">
      <w:r w:rsidRPr="008E655A">
        <w:t>The bus pulled up to the curb. Patrick positioned Nichole directly in front of the front doors, ready for the standard flip-out ramp.</w:t>
      </w:r>
    </w:p>
    <w:p w14:paraId="007598F8" w14:textId="77777777" w:rsidR="008E655A" w:rsidRPr="008E655A" w:rsidRDefault="008E655A" w:rsidP="008E655A">
      <w:r w:rsidRPr="008E655A">
        <w:t>The bi-fold front doors hissed open. Patrick looked down.</w:t>
      </w:r>
    </w:p>
    <w:p w14:paraId="3A7A23CE" w14:textId="77777777" w:rsidR="008E655A" w:rsidRPr="008E655A" w:rsidRDefault="008E655A" w:rsidP="008E655A">
      <w:r w:rsidRPr="008E655A">
        <w:t>Stairs. Three steep, black rubber stairs leading up to the driver.</w:t>
      </w:r>
    </w:p>
    <w:p w14:paraId="7ABC7B23" w14:textId="77777777" w:rsidR="008E655A" w:rsidRPr="008E655A" w:rsidRDefault="008E655A" w:rsidP="008E655A">
      <w:r w:rsidRPr="008E655A">
        <w:t>Patrick frowned. He looked at the wheelchair decal on the side of the bus. "Wait, what?"</w:t>
      </w:r>
    </w:p>
    <w:p w14:paraId="4E31B50E" w14:textId="63FBB3B3" w:rsidR="008A3348" w:rsidRDefault="008E655A" w:rsidP="008E655A">
      <w:r w:rsidRPr="008E655A">
        <w:t xml:space="preserve">The bus operator, an older man with a grey mustache and mirrored sunglasses, leaned over his steering wheel to look down at them. </w:t>
      </w:r>
      <w:r w:rsidR="008A3348">
        <w:t>He saw the custom manual chair—loaded down with the heavy communication device—and Patrick's confused expression.</w:t>
      </w:r>
    </w:p>
    <w:p w14:paraId="6F1B0A30" w14:textId="53390997" w:rsidR="008E655A" w:rsidRPr="008E655A" w:rsidRDefault="008E655A" w:rsidP="008E655A">
      <w:r w:rsidRPr="008E655A">
        <w:t>"Mornin'!" the operator called out over the idling engine, his voice cheerful and thick with the local accent. "You guys new to OSTA?"</w:t>
      </w:r>
    </w:p>
    <w:p w14:paraId="7B62CA45" w14:textId="77777777" w:rsidR="008E655A" w:rsidRPr="008E655A" w:rsidRDefault="008E655A" w:rsidP="008E655A">
      <w:r w:rsidRPr="008E655A">
        <w:t>"Yeah," Patrick called back. "First time. The schedule says this bus is accessible?"</w:t>
      </w:r>
    </w:p>
    <w:p w14:paraId="17F6BC91" w14:textId="77777777" w:rsidR="008E655A" w:rsidRPr="008E655A" w:rsidRDefault="008E655A" w:rsidP="008E655A">
      <w:r w:rsidRPr="008E655A">
        <w:t>"It is! Just an old bird, that's all," the driver smiled patiently. "The lift is in the back door. Hold tight, I'll pop it open for ya."</w:t>
      </w:r>
    </w:p>
    <w:p w14:paraId="6FACD81F" w14:textId="77777777" w:rsidR="008E655A" w:rsidRPr="008E655A" w:rsidRDefault="008E655A" w:rsidP="008E655A">
      <w:r w:rsidRPr="008E655A">
        <w:t>Patrick grinned, relieved. "Copy that. Rear door it is."</w:t>
      </w:r>
    </w:p>
    <w:p w14:paraId="54EC081C" w14:textId="77777777" w:rsidR="008E655A" w:rsidRPr="008E655A" w:rsidRDefault="008E655A" w:rsidP="008E655A">
      <w:r w:rsidRPr="008E655A">
        <w:t xml:space="preserve">He backed Nichole up and rolled her twenty feet down the sidewalk to the rear doors. The doors slid open with a pneumatic hiss. There was a pause, a mechanical whine, and then a </w:t>
      </w:r>
      <w:r w:rsidRPr="008E655A">
        <w:lastRenderedPageBreak/>
        <w:t>heavy, industrial steel lift platform unfolded from the stairwell and lowered slowly to the sidewalk. It was older technology, but it was sturdy.</w:t>
      </w:r>
    </w:p>
    <w:p w14:paraId="7DFFF4E8" w14:textId="77777777" w:rsidR="008E655A" w:rsidRPr="008E655A" w:rsidRDefault="008E655A" w:rsidP="008E655A">
      <w:r w:rsidRPr="008E655A">
        <w:t>Patrick rolled Nichole onto the steel plate and locked her brakes.</w:t>
      </w:r>
    </w:p>
    <w:p w14:paraId="5F636735" w14:textId="77777777" w:rsidR="008E655A" w:rsidRPr="008E655A" w:rsidRDefault="008E655A" w:rsidP="008E655A">
      <w:r w:rsidRPr="008E655A">
        <w:t>"Going up!" the driver announced from his mirror.</w:t>
      </w:r>
    </w:p>
    <w:p w14:paraId="037B5112" w14:textId="77777777" w:rsidR="008E655A" w:rsidRPr="008E655A" w:rsidRDefault="008E655A" w:rsidP="008E655A">
      <w:r w:rsidRPr="008E655A">
        <w:t>The lift groaned, elevating Nichole to the floor level of the bus. Patrick stepped up behind her. The securement area was spacious, located right across from the rear door. Patrick efficiently locked the Titan’s wheels into the Q-Straint floor tracks.</w:t>
      </w:r>
    </w:p>
    <w:p w14:paraId="2CE1D9D6" w14:textId="77777777" w:rsidR="008E655A" w:rsidRPr="008E655A" w:rsidRDefault="008E655A" w:rsidP="008E655A">
      <w:r w:rsidRPr="008E655A">
        <w:t>Once Nichole was secure, Patrick walked to the front of the bus to pay.</w:t>
      </w:r>
    </w:p>
    <w:p w14:paraId="6F6EA65B" w14:textId="15F389E2" w:rsidR="008E655A" w:rsidRPr="008E655A" w:rsidRDefault="008E655A" w:rsidP="008E655A">
      <w:r w:rsidRPr="008E655A">
        <w:t xml:space="preserve">He pulled the fistful of quarters from his pocket. He didn't have to show an ID. He didn't have to explain why a young, able-bodied guy was traveling with a girl in a </w:t>
      </w:r>
      <w:r w:rsidR="00605442">
        <w:t>tilt-in-space chair</w:t>
      </w:r>
      <w:r w:rsidRPr="008E655A">
        <w:t>.</w:t>
      </w:r>
    </w:p>
    <w:p w14:paraId="02F0D312" w14:textId="77777777" w:rsidR="008E655A" w:rsidRPr="008E655A" w:rsidRDefault="008E655A" w:rsidP="008E655A">
      <w:r w:rsidRPr="008E655A">
        <w:rPr>
          <w:i/>
          <w:iCs/>
        </w:rPr>
        <w:t>Clink. Clink. Clink.</w:t>
      </w:r>
    </w:p>
    <w:p w14:paraId="6BDDFD21" w14:textId="77777777" w:rsidR="008E655A" w:rsidRPr="008E655A" w:rsidRDefault="008E655A" w:rsidP="008E655A">
      <w:r w:rsidRPr="008E655A">
        <w:t>Patrick dropped ten quarters into the mechanical farebox. Two dollars and fifty cents.</w:t>
      </w:r>
    </w:p>
    <w:p w14:paraId="3E44BF8B" w14:textId="77777777" w:rsidR="008E655A" w:rsidRPr="008E655A" w:rsidRDefault="008E655A" w:rsidP="008E655A">
      <w:r w:rsidRPr="008E655A">
        <w:t>"One for me, one for her," Patrick said.</w:t>
      </w:r>
    </w:p>
    <w:p w14:paraId="6E751F45" w14:textId="77777777" w:rsidR="008E655A" w:rsidRPr="008E655A" w:rsidRDefault="008E655A" w:rsidP="008E655A">
      <w:r w:rsidRPr="008E655A">
        <w:t>"You got it, chief. Welcome to the island," the driver said, putting the bus into gear.</w:t>
      </w:r>
    </w:p>
    <w:p w14:paraId="1E3D89DD" w14:textId="77777777" w:rsidR="008E655A" w:rsidRPr="008E655A" w:rsidRDefault="008E655A" w:rsidP="008E655A">
      <w:r w:rsidRPr="008E655A">
        <w:t>Patrick walked back and stood next to Nichole, gripping the overhead handrail as the bus pulled away from the curb.</w:t>
      </w:r>
    </w:p>
    <w:p w14:paraId="39DE9710" w14:textId="77777777" w:rsidR="008E655A" w:rsidRPr="008E655A" w:rsidRDefault="008E655A" w:rsidP="008E655A">
      <w:r w:rsidRPr="008E655A">
        <w:t>Nichole looked out the window. She felt a surge of pride. She was on a public bus in a brand-new state, and she hadn't needed a tour guide to get on it. The driver had treated them like regular commuters. A minor technical glitch with the doors was solved in ten seconds with zero drama.</w:t>
      </w:r>
    </w:p>
    <w:p w14:paraId="2B5607FF" w14:textId="77777777" w:rsidR="008E655A" w:rsidRPr="008E655A" w:rsidRDefault="008E655A" w:rsidP="008E655A">
      <w:r w:rsidRPr="008E655A">
        <w:t>The ride into Newport was short and scenic. They passed historic colonial homes, leafy avenues, and glimpses of the harbor.</w:t>
      </w:r>
    </w:p>
    <w:p w14:paraId="1E7D8A8B" w14:textId="77777777" w:rsidR="008E655A" w:rsidRPr="008E655A" w:rsidRDefault="008E655A" w:rsidP="008E655A">
      <w:pPr>
        <w:pStyle w:val="Heading4"/>
      </w:pPr>
      <w:r w:rsidRPr="008E655A">
        <w:rPr>
          <w:b/>
          <w:bCs/>
        </w:rPr>
        <w:t>Time:</w:t>
      </w:r>
      <w:r w:rsidRPr="008E655A">
        <w:t xml:space="preserve"> 9:15 AM </w:t>
      </w:r>
      <w:r w:rsidRPr="008E655A">
        <w:rPr>
          <w:b/>
          <w:bCs/>
        </w:rPr>
        <w:t>Location:</w:t>
      </w:r>
      <w:r w:rsidRPr="008E655A">
        <w:t xml:space="preserve"> Gateway Center, Newport, Rhode Island</w:t>
      </w:r>
    </w:p>
    <w:p w14:paraId="5138C638" w14:textId="77777777" w:rsidR="008E655A" w:rsidRPr="008E655A" w:rsidRDefault="008E655A" w:rsidP="008E655A">
      <w:r w:rsidRPr="008E655A">
        <w:t>The bus pulled into Gateway Center, the main intermodal hub for Newport. It was a bustling brick plaza filled with tourists, commuter buses, and the smell of saltwater.</w:t>
      </w:r>
    </w:p>
    <w:p w14:paraId="0A193660" w14:textId="77777777" w:rsidR="008E655A" w:rsidRPr="008E655A" w:rsidRDefault="008E655A" w:rsidP="008E655A">
      <w:r w:rsidRPr="008E655A">
        <w:t>The driver lowered the rear lift again, dropping Nichole smoothly onto the brick pavement.</w:t>
      </w:r>
    </w:p>
    <w:p w14:paraId="0447C729" w14:textId="77777777" w:rsidR="008E655A" w:rsidRPr="008E655A" w:rsidRDefault="008E655A" w:rsidP="008E655A">
      <w:r w:rsidRPr="008E655A">
        <w:t>"Enjoy the city, kids!" the driver waved before closing the doors.</w:t>
      </w:r>
    </w:p>
    <w:p w14:paraId="50B031E8" w14:textId="77777777" w:rsidR="008E655A" w:rsidRPr="008E655A" w:rsidRDefault="008E655A" w:rsidP="008E655A">
      <w:r w:rsidRPr="008E655A">
        <w:t>Patrick unlocked Nichole’s brakes. He looked around to get his bearings.</w:t>
      </w:r>
    </w:p>
    <w:p w14:paraId="12776C19" w14:textId="77777777" w:rsidR="008E655A" w:rsidRPr="008E655A" w:rsidRDefault="008E655A" w:rsidP="008E655A">
      <w:r w:rsidRPr="008E655A">
        <w:lastRenderedPageBreak/>
        <w:t>"Okay," Patrick said, pointing down a short, tree-lined side street. "Perrotti Park is right through there. One block."</w:t>
      </w:r>
    </w:p>
    <w:p w14:paraId="0A7AB442" w14:textId="20404F02" w:rsidR="008E655A" w:rsidRPr="008E655A" w:rsidRDefault="008E655A" w:rsidP="008E655A">
      <w:r w:rsidRPr="008E655A">
        <w:t xml:space="preserve">They rolled down the sidewalk, the </w:t>
      </w:r>
      <w:r w:rsidR="008A5312">
        <w:t>rhythmic click-clack</w:t>
      </w:r>
      <w:r w:rsidRPr="008E655A">
        <w:t xml:space="preserve"> of the </w:t>
      </w:r>
      <w:r w:rsidR="008A5312">
        <w:t>solid tires hitting</w:t>
      </w:r>
      <w:r w:rsidRPr="008E655A">
        <w:t xml:space="preserve"> the brick</w:t>
      </w:r>
      <w:r w:rsidR="008A5312">
        <w:t xml:space="preserve"> seams echoing off the buildings</w:t>
      </w:r>
      <w:r w:rsidRPr="008E655A">
        <w:t>.</w:t>
      </w:r>
    </w:p>
    <w:p w14:paraId="2061EBCB" w14:textId="77777777" w:rsidR="008E655A" w:rsidRPr="008E655A" w:rsidRDefault="008E655A" w:rsidP="008E655A">
      <w:r w:rsidRPr="008E655A">
        <w:t>As they cleared the corner, the world opened up.</w:t>
      </w:r>
    </w:p>
    <w:p w14:paraId="679F9DD7" w14:textId="77777777" w:rsidR="008E655A" w:rsidRPr="008E655A" w:rsidRDefault="008E655A" w:rsidP="008E655A">
      <w:r w:rsidRPr="008E655A">
        <w:t>There was the harbor. It was massive and active, filled with bobbing sailboats, luxury yachts, and the squawking of seagulls. At the edge of the harbor sat Perrotti Park, a paved promenade extending out into the water.</w:t>
      </w:r>
    </w:p>
    <w:p w14:paraId="71772BCD" w14:textId="77777777" w:rsidR="008E655A" w:rsidRPr="008E655A" w:rsidRDefault="008E655A" w:rsidP="008E655A">
      <w:r w:rsidRPr="008E655A">
        <w:t xml:space="preserve">And docked at the end of the promenade was a sleek, modern catamaran ferry, painted in the BTA's distinctive red and silver colors. Bold white letters on the side of the hull read: </w:t>
      </w:r>
      <w:r w:rsidRPr="008E655A">
        <w:rPr>
          <w:b/>
          <w:bCs/>
        </w:rPr>
        <w:t>NEWPORT FLYER - BTA HARBOR DIVISION.</w:t>
      </w:r>
    </w:p>
    <w:p w14:paraId="03D84A7E" w14:textId="77777777" w:rsidR="008E655A" w:rsidRPr="008E655A" w:rsidRDefault="008E655A" w:rsidP="008E655A">
      <w:r w:rsidRPr="008E655A">
        <w:t>Nichole stopped her chair. She looked at the boat. She looked at the flat, paved ramp leading directly from the park onto the ship's lower deck.</w:t>
      </w:r>
    </w:p>
    <w:p w14:paraId="1BAE705C" w14:textId="77777777" w:rsidR="008E655A" w:rsidRPr="008E655A" w:rsidRDefault="008E655A" w:rsidP="008E655A">
      <w:r w:rsidRPr="008E655A">
        <w:t>She turned her head and looked up at Patrick, her eyes wide.</w:t>
      </w:r>
    </w:p>
    <w:p w14:paraId="0E192FD3" w14:textId="77777777" w:rsidR="008E655A" w:rsidRPr="008E655A" w:rsidRDefault="008E655A" w:rsidP="008E655A">
      <w:r w:rsidRPr="008E655A">
        <w:t>Patrick grinned. He pulled out the second roll of quarters from his pocket.</w:t>
      </w:r>
    </w:p>
    <w:p w14:paraId="69554C81" w14:textId="7EAA3EF5" w:rsidR="008E655A" w:rsidRDefault="008E655A" w:rsidP="00573463">
      <w:r w:rsidRPr="008E655A">
        <w:t>"Eight dollars," Patrick said. "Let's go buy some boat tickets."</w:t>
      </w:r>
    </w:p>
    <w:p w14:paraId="04EF4839" w14:textId="77777777" w:rsidR="00ED7F92" w:rsidRDefault="00ED7F92" w:rsidP="00ED7F92">
      <w:pPr>
        <w:pStyle w:val="Heading3"/>
      </w:pPr>
      <w:r w:rsidRPr="00ED7F92">
        <w:t>Part 3: The Sea Gate</w:t>
      </w:r>
    </w:p>
    <w:p w14:paraId="1B36F186" w14:textId="452704C8" w:rsidR="00ED7F92" w:rsidRPr="00ED7F92" w:rsidRDefault="00ED7F92" w:rsidP="00ED7F92">
      <w:pPr>
        <w:pStyle w:val="Heading4"/>
      </w:pPr>
      <w:r w:rsidRPr="00ED7F92">
        <w:rPr>
          <w:b/>
          <w:bCs/>
        </w:rPr>
        <w:t>Date:</w:t>
      </w:r>
      <w:r w:rsidRPr="00ED7F92">
        <w:t xml:space="preserve"> July 6, 2003 </w:t>
      </w:r>
      <w:r w:rsidRPr="00ED7F92">
        <w:rPr>
          <w:b/>
          <w:bCs/>
        </w:rPr>
        <w:t>Time:</w:t>
      </w:r>
      <w:r w:rsidRPr="00ED7F92">
        <w:t xml:space="preserve"> 9:35 AM </w:t>
      </w:r>
      <w:r w:rsidRPr="00ED7F92">
        <w:rPr>
          <w:b/>
          <w:bCs/>
        </w:rPr>
        <w:t>Location:</w:t>
      </w:r>
      <w:r w:rsidRPr="00ED7F92">
        <w:t xml:space="preserve"> Narragansett Bay, Aboard the Newport Flyer</w:t>
      </w:r>
    </w:p>
    <w:p w14:paraId="25DC5994" w14:textId="77777777" w:rsidR="00ED7F92" w:rsidRPr="00ED7F92" w:rsidRDefault="00ED7F92" w:rsidP="00ED7F92">
      <w:r w:rsidRPr="00ED7F92">
        <w:t>Neither Patrick nor Nichole had ever been on a ferry before.</w:t>
      </w:r>
    </w:p>
    <w:p w14:paraId="11654993" w14:textId="77777777" w:rsidR="00ED7F92" w:rsidRPr="00ED7F92" w:rsidRDefault="00ED7F92" w:rsidP="00ED7F92">
      <w:r w:rsidRPr="00ED7F92">
        <w:t>They bought their tickets at the Perrotti Park booth, handing over thirty-two heavy quarters. The ticket agent didn’t blink. He just printed two receipts and waved them toward the gangway.</w:t>
      </w:r>
    </w:p>
    <w:p w14:paraId="75C458D4" w14:textId="77777777" w:rsidR="00ED7F92" w:rsidRPr="00ED7F92" w:rsidRDefault="00ED7F92" w:rsidP="00ED7F92">
      <w:r w:rsidRPr="00ED7F92">
        <w:t>Boarding was effortless. A massive, hydraulic aluminum ramp bridged the gap between the concrete pier and the catamaran. It adjusted automatically with the tide, keeping the incline perfectly flat. Patrick pushed the Titan AeroMotion right onto the lower deck.</w:t>
      </w:r>
    </w:p>
    <w:p w14:paraId="0890A159" w14:textId="77777777" w:rsidR="00ED7F92" w:rsidRPr="00ED7F92" w:rsidRDefault="00ED7F92" w:rsidP="00ED7F92">
      <w:r w:rsidRPr="00ED7F92">
        <w:t>"Welcome aboard the BTA Harbor Ferry," a deep, recorded voice announced over the intercom, cutting through the harbor wind. "Service to Narraganset Esplanade Station. Please remain seated or hold a handrail while the vessel is in motion."</w:t>
      </w:r>
    </w:p>
    <w:p w14:paraId="2F8A8F33" w14:textId="77777777" w:rsidR="00ED7F92" w:rsidRPr="00ED7F92" w:rsidRDefault="00ED7F92" w:rsidP="00ED7F92">
      <w:r w:rsidRPr="00ED7F92">
        <w:t>Patrick locked Nichole’s brakes into the designated wheelchair tie-down area near the large picture windows.</w:t>
      </w:r>
    </w:p>
    <w:p w14:paraId="71A47662" w14:textId="77777777" w:rsidR="00ED7F92" w:rsidRPr="00ED7F92" w:rsidRDefault="00ED7F92" w:rsidP="00ED7F92">
      <w:r w:rsidRPr="00ED7F92">
        <w:t xml:space="preserve">With a low, powerful thrum of diesel engines, the </w:t>
      </w:r>
      <w:r w:rsidRPr="00ED7F92">
        <w:rPr>
          <w:i/>
          <w:iCs/>
        </w:rPr>
        <w:t>Newport Flyer</w:t>
      </w:r>
      <w:r w:rsidRPr="00ED7F92">
        <w:t xml:space="preserve"> detached from the dock.</w:t>
      </w:r>
    </w:p>
    <w:p w14:paraId="4D5E8C28" w14:textId="77777777" w:rsidR="00ED7F92" w:rsidRPr="00ED7F92" w:rsidRDefault="00ED7F92" w:rsidP="00ED7F92">
      <w:r w:rsidRPr="00ED7F92">
        <w:lastRenderedPageBreak/>
        <w:t>It wasn't a slow, sightseeing cruise. This was a BTA commuter transit vehicle. As soon as the boat cleared the harbor breakwater, the captain opened the throttles. The twin hulls of the catamaran sliced through the open water of Narragansett Bay, kicking up a massive white wake.</w:t>
      </w:r>
    </w:p>
    <w:p w14:paraId="3F33AC6E" w14:textId="77777777" w:rsidR="00ED7F92" w:rsidRPr="00ED7F92" w:rsidRDefault="00ED7F92" w:rsidP="00ED7F92">
      <w:r w:rsidRPr="00ED7F92">
        <w:t>Nichole’s eyes were wide. The sensation was incredible. It wasn't the rattling, bone-jarring vibration of the transport van. It was a smooth, floating speed. She watched the massive span of the Newport Bridge glide past the windows, shrinking in the distance.</w:t>
      </w:r>
    </w:p>
    <w:p w14:paraId="3C6ABFE5" w14:textId="77777777" w:rsidR="00ED7F92" w:rsidRPr="00ED7F92" w:rsidRDefault="00ED7F92" w:rsidP="00ED7F92">
      <w:r w:rsidRPr="00ED7F92">
        <w:t>For thirty minutes, the world was just blue water, salty wind, and the hum of the boat. It felt like flying.</w:t>
      </w:r>
    </w:p>
    <w:p w14:paraId="6650760D" w14:textId="77777777" w:rsidR="00ED7F92" w:rsidRPr="00ED7F92" w:rsidRDefault="00ED7F92" w:rsidP="00ED7F92">
      <w:pPr>
        <w:pStyle w:val="Heading4"/>
      </w:pPr>
      <w:r w:rsidRPr="00ED7F92">
        <w:rPr>
          <w:b/>
          <w:bCs/>
        </w:rPr>
        <w:t>Time:</w:t>
      </w:r>
      <w:r w:rsidRPr="00ED7F92">
        <w:t xml:space="preserve"> 10:05 AM </w:t>
      </w:r>
      <w:r w:rsidRPr="00ED7F92">
        <w:rPr>
          <w:b/>
          <w:bCs/>
        </w:rPr>
        <w:t>Location:</w:t>
      </w:r>
      <w:r w:rsidRPr="00ED7F92">
        <w:t xml:space="preserve"> Approaching Braxton, Rhode Island</w:t>
      </w:r>
    </w:p>
    <w:p w14:paraId="37CDC3F7" w14:textId="77777777" w:rsidR="00ED7F92" w:rsidRPr="00ED7F92" w:rsidRDefault="00ED7F92" w:rsidP="00ED7F92">
      <w:r w:rsidRPr="00ED7F92">
        <w:t>"Look at that," Patrick whispered, pointing out the front windows.</w:t>
      </w:r>
    </w:p>
    <w:p w14:paraId="6BE39C24" w14:textId="77777777" w:rsidR="00ED7F92" w:rsidRPr="00ED7F92" w:rsidRDefault="00ED7F92" w:rsidP="00ED7F92">
      <w:r w:rsidRPr="00ED7F92">
        <w:t>Emerging from the morning haze was the City of Braxton. It was enormous. High-rise office towers and historic brick spires dominated the skyline, rivaling Boston or Chicago.</w:t>
      </w:r>
    </w:p>
    <w:p w14:paraId="15EA00E0" w14:textId="77777777" w:rsidR="00ED7F92" w:rsidRPr="00ED7F92" w:rsidRDefault="00ED7F92" w:rsidP="00ED7F92">
      <w:r w:rsidRPr="00ED7F92">
        <w:t>But as the ferry banked left, the true destination came into focus.</w:t>
      </w:r>
    </w:p>
    <w:p w14:paraId="4D304526" w14:textId="77777777" w:rsidR="00ED7F92" w:rsidRPr="00ED7F92" w:rsidRDefault="00ED7F92" w:rsidP="00ED7F92">
      <w:r w:rsidRPr="00ED7F92">
        <w:t>Jutting out into the bay on a massive, flat peninsula was Braxton State University. It wasn’t a sequestered, walled-off academic bubble like Putney. It was a coastal metropolis of brick, glass, and steel.</w:t>
      </w:r>
    </w:p>
    <w:p w14:paraId="4FD9B059" w14:textId="77777777" w:rsidR="00ED7F92" w:rsidRPr="00ED7F92" w:rsidRDefault="00ED7F92" w:rsidP="00ED7F92">
      <w:r w:rsidRPr="00ED7F92">
        <w:t>The edge of the campus met the water not with fences, but with the "Esplanade"—a stunning, extra-wide paved pedestrian promenade that hugged the seawall. It was lined with trees, benches, and students riding bicycles. There wasn't a single car in sight.</w:t>
      </w:r>
    </w:p>
    <w:p w14:paraId="6D4F3599" w14:textId="230168F9" w:rsidR="00ED7F92" w:rsidRPr="00ED7F92" w:rsidRDefault="00ED7F92" w:rsidP="00ED7F92">
      <w:r w:rsidRPr="00ED7F92">
        <w:t>"They built a car-free park right on the ocean," Patrick said, his engineering brain doing backflips. "</w:t>
      </w:r>
      <w:r w:rsidR="00705A6D">
        <w:t>Nikki</w:t>
      </w:r>
      <w:r w:rsidRPr="00ED7F92">
        <w:t>, you could roll for miles out here."</w:t>
      </w:r>
    </w:p>
    <w:p w14:paraId="12C824AC" w14:textId="77777777" w:rsidR="00ED7F92" w:rsidRPr="00ED7F92" w:rsidRDefault="00ED7F92" w:rsidP="00ED7F92">
      <w:r w:rsidRPr="00ED7F92">
        <w:t>At the center of the Esplanade sat their destination: Narraganset Esplanade Station.</w:t>
      </w:r>
    </w:p>
    <w:p w14:paraId="23339827" w14:textId="77777777" w:rsidR="00ED7F92" w:rsidRPr="00ED7F92" w:rsidRDefault="00ED7F92" w:rsidP="00ED7F92">
      <w:r w:rsidRPr="00ED7F92">
        <w:t>It didn't look like a standard transit stop. It looked like a modern art museum. Soaring white tensile-fabric roofs mimicked the shape of sails, and the walls facing the ocean were made entirely of floor-to-ceiling glass, glowing in the morning sun.</w:t>
      </w:r>
    </w:p>
    <w:p w14:paraId="0D60D674" w14:textId="77777777" w:rsidR="00ED7F92" w:rsidRPr="00ED7F92" w:rsidRDefault="00ED7F92" w:rsidP="00ED7F92">
      <w:r w:rsidRPr="00ED7F92">
        <w:t>"Now arriving at... Narraganset Esplanade," the ferry intercom announced. "Transfer to Blue, Red, and Silver Metro lines, and Regional Rail service. Welcome to Braxton State University."</w:t>
      </w:r>
    </w:p>
    <w:p w14:paraId="570FE227" w14:textId="77777777" w:rsidR="00ED7F92" w:rsidRPr="00ED7F92" w:rsidRDefault="00ED7F92" w:rsidP="00ED7F92">
      <w:r w:rsidRPr="00ED7F92">
        <w:t xml:space="preserve">The ferry slowed, maneuvering into a concrete slip built directly into the seawall. The hydraulic gangway deployed, locking onto the pier with a heavy, satisfying </w:t>
      </w:r>
      <w:r w:rsidRPr="00ED7F92">
        <w:rPr>
          <w:i/>
          <w:iCs/>
        </w:rPr>
        <w:t>clunk</w:t>
      </w:r>
      <w:r w:rsidRPr="00ED7F92">
        <w:t>.</w:t>
      </w:r>
    </w:p>
    <w:p w14:paraId="1763CCFC" w14:textId="77777777" w:rsidR="00ED7F92" w:rsidRPr="00ED7F92" w:rsidRDefault="00ED7F92" w:rsidP="00ED7F92">
      <w:r w:rsidRPr="00ED7F92">
        <w:lastRenderedPageBreak/>
        <w:t>Patrick unlocked Nichole’s chair. He pushed her off the boat and onto the wide, sun-drenched concrete of the Esplanade.</w:t>
      </w:r>
    </w:p>
    <w:p w14:paraId="6ABB98B7" w14:textId="77777777" w:rsidR="00ED7F92" w:rsidRPr="00ED7F92" w:rsidRDefault="00ED7F92" w:rsidP="00ED7F92">
      <w:r w:rsidRPr="00ED7F92">
        <w:t>Nichole stopped her chair the moment the wheels hit the pavement. She took a deep breath of the salt air. The campus was alive. Students were drinking coffee on the seawall. A professor was reading a book on a bench. The roar of the city traffic was muted, replaced by the sound of seagulls and the lapping tide.</w:t>
      </w:r>
    </w:p>
    <w:p w14:paraId="39DE9506" w14:textId="77777777" w:rsidR="00ED7F92" w:rsidRPr="00ED7F92" w:rsidRDefault="00ED7F92" w:rsidP="00ED7F92">
      <w:r w:rsidRPr="00ED7F92">
        <w:t>She looked up at the massive glass station. Just inside the doors, she could see the BSU Welcome Center. Above that, through the glass ceiling, she could see the underside of the Sky Platform, where the heavy regional trains were waiting.</w:t>
      </w:r>
    </w:p>
    <w:p w14:paraId="2B07DA47" w14:textId="77777777" w:rsidR="00ED7F92" w:rsidRPr="00ED7F92" w:rsidRDefault="00ED7F92" w:rsidP="00ED7F92">
      <w:r w:rsidRPr="00ED7F92">
        <w:t>It was perfect. It was a machine that worked.</w:t>
      </w:r>
    </w:p>
    <w:p w14:paraId="674D9A20" w14:textId="77777777" w:rsidR="00ED7F92" w:rsidRPr="00ED7F92" w:rsidRDefault="00ED7F92" w:rsidP="00ED7F92">
      <w:r w:rsidRPr="00ED7F92">
        <w:t>She looked at Patrick. A huge, unfiltered smile broke across her face. She hit the VocaLink.</w:t>
      </w:r>
    </w:p>
    <w:p w14:paraId="271EB0A4" w14:textId="77777777" w:rsidR="00ED7F92" w:rsidRPr="00ED7F92" w:rsidRDefault="00ED7F92" w:rsidP="00ED7F92">
      <w:r w:rsidRPr="00ED7F92">
        <w:rPr>
          <w:b/>
          <w:bCs/>
        </w:rPr>
        <w:t>"EXPLORE. NOW."</w:t>
      </w:r>
    </w:p>
    <w:p w14:paraId="5F6B5672" w14:textId="77777777" w:rsidR="00ED7F92" w:rsidRPr="00ED7F92" w:rsidRDefault="00ED7F92" w:rsidP="00ED7F92">
      <w:r w:rsidRPr="00ED7F92">
        <w:t>"Roger that," Patrick grinned, grabbing the push handles. "Let's go see what the Ocean State has to offer."</w:t>
      </w:r>
    </w:p>
    <w:p w14:paraId="33E04F92" w14:textId="77777777" w:rsidR="00ED7F92" w:rsidRPr="00ED7F92" w:rsidRDefault="00ED7F92" w:rsidP="00ED7F92">
      <w:r w:rsidRPr="00ED7F92">
        <w:t>They rolled through the automatic glass doors of the station, leaving the harbor wind behind and stepping into their future.</w:t>
      </w:r>
    </w:p>
    <w:p w14:paraId="3A0C3570" w14:textId="77777777" w:rsidR="001F0A91" w:rsidRDefault="00DF267E" w:rsidP="001F0A91">
      <w:pPr>
        <w:pStyle w:val="Heading3"/>
      </w:pPr>
      <w:r w:rsidRPr="00DF267E">
        <w:t>Part 4: The Bull Run</w:t>
      </w:r>
    </w:p>
    <w:p w14:paraId="026DDF8B" w14:textId="37AB19DE" w:rsidR="00DF267E" w:rsidRPr="00DF267E" w:rsidRDefault="00DF267E" w:rsidP="001F0A91">
      <w:pPr>
        <w:pStyle w:val="Heading4"/>
      </w:pPr>
      <w:r w:rsidRPr="00DF267E">
        <w:rPr>
          <w:b/>
          <w:bCs/>
        </w:rPr>
        <w:t>Date:</w:t>
      </w:r>
      <w:r w:rsidRPr="00DF267E">
        <w:t xml:space="preserve"> July 6, 2003 </w:t>
      </w:r>
      <w:r w:rsidRPr="00DF267E">
        <w:rPr>
          <w:b/>
          <w:bCs/>
        </w:rPr>
        <w:t>Time:</w:t>
      </w:r>
      <w:r w:rsidRPr="00DF267E">
        <w:t xml:space="preserve"> 10:20 AM </w:t>
      </w:r>
      <w:r w:rsidRPr="00DF267E">
        <w:rPr>
          <w:b/>
          <w:bCs/>
        </w:rPr>
        <w:t>Location:</w:t>
      </w:r>
      <w:r w:rsidRPr="00DF267E">
        <w:t xml:space="preserve"> Narraganset Esplanade Station (Level C - The Concourse)</w:t>
      </w:r>
    </w:p>
    <w:p w14:paraId="4C258AF9" w14:textId="77777777" w:rsidR="00DF267E" w:rsidRPr="00DF267E" w:rsidRDefault="00DF267E" w:rsidP="00DF267E">
      <w:r w:rsidRPr="00DF267E">
        <w:t>Patrick and Nichole took the massive, glass elevator down from the sunlit plaza to the underground concourse.</w:t>
      </w:r>
    </w:p>
    <w:p w14:paraId="57514421" w14:textId="77777777" w:rsidR="00DF267E" w:rsidRPr="00DF267E" w:rsidRDefault="00DF267E" w:rsidP="00DF267E">
      <w:r w:rsidRPr="00DF267E">
        <w:t>When the elevator doors slid open on Level C, they were hit with a wall of sound and the overwhelming smell of frying food.</w:t>
      </w:r>
    </w:p>
    <w:p w14:paraId="63AF9661" w14:textId="77777777" w:rsidR="00DF267E" w:rsidRPr="00DF267E" w:rsidRDefault="00DF267E" w:rsidP="00DF267E">
      <w:r w:rsidRPr="00DF267E">
        <w:t>The concourse wasn’t just a ticket hall; it was a subterranean mall. A long row of fast-food stalls—burger joints, taco stands, and coffee shops—lined the main corridor, bustling with students grabbing mid-morning fuel. It was loud, chaotic, and completely flat.</w:t>
      </w:r>
    </w:p>
    <w:p w14:paraId="6228F2C2" w14:textId="77777777" w:rsidR="00DF267E" w:rsidRPr="00DF267E" w:rsidRDefault="00DF267E" w:rsidP="00DF267E">
      <w:r w:rsidRPr="00DF267E">
        <w:t>Patrick pushed the Titan AeroMotion past the food court, his eyes scanning the architectural layout.</w:t>
      </w:r>
    </w:p>
    <w:p w14:paraId="57F5EF6A" w14:textId="77777777" w:rsidR="00DF267E" w:rsidRPr="00DF267E" w:rsidRDefault="00DF267E" w:rsidP="00DF267E">
      <w:r w:rsidRPr="00DF267E">
        <w:t>"Okay, this is great for lunch," Patrick said, steering around a group of students clustered near a bronze statue of a bull. "But what happens in February? Uncle Mark said Rhode Island gets Nor'easters. Snow drifts. Ice. If we're commuters, how do we get from the ferry to a classroom half a mile away without you turning into a popsicle?"</w:t>
      </w:r>
    </w:p>
    <w:p w14:paraId="10EEA7C7" w14:textId="77777777" w:rsidR="00DF267E" w:rsidRPr="00DF267E" w:rsidRDefault="00DF267E" w:rsidP="00DF267E">
      <w:r w:rsidRPr="00DF267E">
        <w:lastRenderedPageBreak/>
        <w:t>Nichole frowned. It was the one flaw in the plan. Virginia got cold, but it didn't get buried. Snow meant stuck wheels. Ice meant sliding.</w:t>
      </w:r>
    </w:p>
    <w:p w14:paraId="2EA730D8" w14:textId="77777777" w:rsidR="00DF267E" w:rsidRPr="00DF267E" w:rsidRDefault="00DF267E" w:rsidP="00DF267E">
      <w:r w:rsidRPr="00DF267E">
        <w:t>As they reached the far end of the concourse, the crowd thinned out, funneling toward a massive set of double-wide automatic doors.</w:t>
      </w:r>
    </w:p>
    <w:p w14:paraId="5F09A71B" w14:textId="77777777" w:rsidR="00DF267E" w:rsidRPr="00DF267E" w:rsidRDefault="00DF267E" w:rsidP="00DF267E">
      <w:r w:rsidRPr="00DF267E">
        <w:t xml:space="preserve">Above the doors was a large, illuminated green sign: </w:t>
      </w:r>
      <w:r w:rsidRPr="00DF267E">
        <w:rPr>
          <w:b/>
          <w:bCs/>
        </w:rPr>
        <w:t>THE BULL RUN: CAMPUS PEDESTRIAN NETWORK.</w:t>
      </w:r>
    </w:p>
    <w:p w14:paraId="105CB272" w14:textId="77777777" w:rsidR="00DF267E" w:rsidRPr="00DF267E" w:rsidRDefault="00DF267E" w:rsidP="00DF267E">
      <w:r w:rsidRPr="00DF267E">
        <w:t>Next to the doors was a massive, color-coded map.</w:t>
      </w:r>
    </w:p>
    <w:p w14:paraId="4F3667A6" w14:textId="77777777" w:rsidR="00DF267E" w:rsidRPr="00DF267E" w:rsidRDefault="00DF267E" w:rsidP="00DF267E">
      <w:r w:rsidRPr="00DF267E">
        <w:t>Patrick rolled Nichole up to the map. He stared at the colorful lines branching out from the station. The lines didn't represent bus routes. They represented underground tunnels connecting every single academic building, library, and dining hall on the entire BSU campus.</w:t>
      </w:r>
    </w:p>
    <w:p w14:paraId="753339E5" w14:textId="77777777" w:rsidR="00DF267E" w:rsidRPr="00DF267E" w:rsidRDefault="00DF267E" w:rsidP="00DF267E">
      <w:r w:rsidRPr="00DF267E">
        <w:t>Patrick’s jaw dropped. He looked at the map, then at the doors, and then down at Nichole.</w:t>
      </w:r>
    </w:p>
    <w:p w14:paraId="49410A4A" w14:textId="09B2BED7" w:rsidR="00DF267E" w:rsidRPr="00DF267E" w:rsidRDefault="00DF267E" w:rsidP="00DF267E">
      <w:r w:rsidRPr="00DF267E">
        <w:t>"</w:t>
      </w:r>
      <w:r w:rsidR="00705A6D">
        <w:t>Nikki</w:t>
      </w:r>
      <w:r w:rsidRPr="00DF267E">
        <w:t>," Patrick whispered, his engineering brain completely overloading. "They built a grid. Under the ground."</w:t>
      </w:r>
    </w:p>
    <w:p w14:paraId="5F349BB6" w14:textId="77777777" w:rsidR="00DF267E" w:rsidRPr="00DF267E" w:rsidRDefault="00DF267E" w:rsidP="00DF267E">
      <w:r w:rsidRPr="00DF267E">
        <w:t xml:space="preserve">Nichole looked at the map. She tapped her screen. </w:t>
      </w:r>
      <w:r w:rsidRPr="00DF267E">
        <w:rPr>
          <w:b/>
          <w:bCs/>
        </w:rPr>
        <w:t>"NO. SNOW."</w:t>
      </w:r>
    </w:p>
    <w:p w14:paraId="0046855D" w14:textId="77777777" w:rsidR="00DF267E" w:rsidRPr="00DF267E" w:rsidRDefault="00DF267E" w:rsidP="00DF267E">
      <w:r w:rsidRPr="00DF267E">
        <w:t>"No snow," Patrick confirmed, a massive grin breaking across his face. "No rain. No ice. It's a completely climate-controlled loop. You could roll from the ferry dock to a creative writing class in a blizzard wearing shorts."</w:t>
      </w:r>
    </w:p>
    <w:p w14:paraId="2C76F802" w14:textId="77777777" w:rsidR="00DF267E" w:rsidRPr="00DF267E" w:rsidRDefault="00DF267E" w:rsidP="00DF267E">
      <w:r w:rsidRPr="00DF267E">
        <w:t>He didn't wait. He pushed her toward the entrance.</w:t>
      </w:r>
    </w:p>
    <w:p w14:paraId="6B15398B" w14:textId="77777777" w:rsidR="00DF267E" w:rsidRPr="00DF267E" w:rsidRDefault="00DF267E" w:rsidP="00DF267E">
      <w:r w:rsidRPr="00DF267E">
        <w:t>The automatic doors slid open, and they rolled into The Bull Run.</w:t>
      </w:r>
    </w:p>
    <w:p w14:paraId="284D8967" w14:textId="77777777" w:rsidR="00DF267E" w:rsidRPr="00DF267E" w:rsidRDefault="00DF267E" w:rsidP="00DF267E">
      <w:r w:rsidRPr="00DF267E">
        <w:t>It wasn't a dark, claustrophobic utility tunnel. It was twenty feet wide, brightly lit with recessed lighting, and paved in smooth, sealed concrete that offered absolutely zero resistance to Nichole’s wheels. The air was cool and filtered.</w:t>
      </w:r>
    </w:p>
    <w:p w14:paraId="419CEA4B" w14:textId="77777777" w:rsidR="00DF267E" w:rsidRPr="00DF267E" w:rsidRDefault="00DF267E" w:rsidP="00DF267E">
      <w:r w:rsidRPr="00DF267E">
        <w:t>It felt like an airport terminal without the stress.</w:t>
      </w:r>
    </w:p>
    <w:p w14:paraId="3BD509BA" w14:textId="77777777" w:rsidR="00DF267E" w:rsidRPr="00DF267E" w:rsidRDefault="00DF267E" w:rsidP="00DF267E">
      <w:r w:rsidRPr="00DF267E">
        <w:t>"Look at the ceiling," Patrick said, pointing up.</w:t>
      </w:r>
    </w:p>
    <w:p w14:paraId="76E2ED2C" w14:textId="77777777" w:rsidR="00DF267E" w:rsidRPr="00DF267E" w:rsidRDefault="00DF267E" w:rsidP="00DF267E">
      <w:r w:rsidRPr="00DF267E">
        <w:t xml:space="preserve">Hanging from the ceiling were street signs. They weren't just walking blindly; the tunnels were named after the surface streets directly above them. They were currently rolling down </w:t>
      </w:r>
      <w:r w:rsidRPr="00DF267E">
        <w:rPr>
          <w:i/>
          <w:iCs/>
        </w:rPr>
        <w:t>Sub-Commerce Ave</w:t>
      </w:r>
      <w:r w:rsidRPr="00DF267E">
        <w:t>.</w:t>
      </w:r>
    </w:p>
    <w:p w14:paraId="7AB1B18F" w14:textId="77777777" w:rsidR="00DF267E" w:rsidRPr="00DF267E" w:rsidRDefault="00DF267E" w:rsidP="00DF267E">
      <w:r w:rsidRPr="00DF267E">
        <w:t>Nichole looked at the wall. Every fifty feet, there was a sleek, modern distance marker bolted to the concrete.</w:t>
      </w:r>
    </w:p>
    <w:p w14:paraId="0DF5AF77" w14:textId="77777777" w:rsidR="00DF267E" w:rsidRPr="00DF267E" w:rsidRDefault="00DF267E" w:rsidP="00DF267E">
      <w:r w:rsidRPr="00DF267E">
        <w:rPr>
          <w:b/>
          <w:bCs/>
        </w:rPr>
        <w:lastRenderedPageBreak/>
        <w:t>&lt;-- Station Plaza: 500 ft (152 m)</w:t>
      </w:r>
      <w:r w:rsidRPr="00DF267E">
        <w:t xml:space="preserve"> </w:t>
      </w:r>
      <w:r w:rsidRPr="00DF267E">
        <w:rPr>
          <w:b/>
          <w:bCs/>
        </w:rPr>
        <w:t>Library Commons: 1,200 ft (365 m) --&gt;</w:t>
      </w:r>
    </w:p>
    <w:p w14:paraId="25592D17" w14:textId="77777777" w:rsidR="00DF267E" w:rsidRPr="00DF267E" w:rsidRDefault="00DF267E" w:rsidP="00DF267E">
      <w:r w:rsidRPr="00DF267E">
        <w:t>Patrick chuckled, tapping the sign. "Imperial and metric. They really did think of everything. It's universal design in every sense of the word."</w:t>
      </w:r>
    </w:p>
    <w:p w14:paraId="6923A26C" w14:textId="77777777" w:rsidR="00DF267E" w:rsidRPr="00DF267E" w:rsidRDefault="00DF267E" w:rsidP="00DF267E">
      <w:r w:rsidRPr="00DF267E">
        <w:t xml:space="preserve">Nichole made a soft, continuous </w:t>
      </w:r>
      <w:r w:rsidRPr="00DF267E">
        <w:rPr>
          <w:i/>
          <w:iCs/>
        </w:rPr>
        <w:t>hummm</w:t>
      </w:r>
      <w:r w:rsidRPr="00DF267E">
        <w:t xml:space="preserve"> of pure satisfaction as they rolled.</w:t>
      </w:r>
    </w:p>
    <w:p w14:paraId="171AE5A0" w14:textId="77777777" w:rsidR="00DF267E" w:rsidRPr="00DF267E" w:rsidRDefault="00DF267E" w:rsidP="00DF267E">
      <w:r w:rsidRPr="00DF267E">
        <w:t>Putney had offered a single dorm room with an empty space where her brother should be. Raritan State had offered massive outdoor distances.</w:t>
      </w:r>
    </w:p>
    <w:p w14:paraId="7DE7DD2C" w14:textId="77777777" w:rsidR="00DF267E" w:rsidRPr="00DF267E" w:rsidRDefault="00DF267E" w:rsidP="00DF267E">
      <w:r w:rsidRPr="00DF267E">
        <w:t>BSU offered a subterranean highway built for wheels, protected from the elements, and mapped out to the exact meter.</w:t>
      </w:r>
    </w:p>
    <w:p w14:paraId="431CEE13" w14:textId="77777777" w:rsidR="00DF267E" w:rsidRPr="00DF267E" w:rsidRDefault="00DF267E" w:rsidP="00DF267E">
      <w:r w:rsidRPr="00DF267E">
        <w:t>"Next stop, the library," Patrick said, picking up the pace.</w:t>
      </w:r>
    </w:p>
    <w:p w14:paraId="47E629F1" w14:textId="77777777" w:rsidR="00DF267E" w:rsidRPr="00DF267E" w:rsidRDefault="00DF267E" w:rsidP="00DF267E">
      <w:r w:rsidRPr="00DF267E">
        <w:t>Nichole didn't just feel accommodated here. She felt prioritized. For the first time on the tour, the world wasn't just tolerating the Machine. It was built for it.</w:t>
      </w:r>
    </w:p>
    <w:p w14:paraId="0770715E" w14:textId="4835FBBE" w:rsidR="0066043F" w:rsidRPr="0066043F" w:rsidRDefault="0066043F" w:rsidP="00A3701B">
      <w:pPr>
        <w:pStyle w:val="Heading3"/>
        <w:rPr>
          <w:rFonts w:eastAsiaTheme="minorHAnsi"/>
        </w:rPr>
      </w:pPr>
      <w:r w:rsidRPr="0066043F">
        <w:rPr>
          <w:rFonts w:eastAsiaTheme="minorHAnsi"/>
        </w:rPr>
        <w:t xml:space="preserve">Part 5: The </w:t>
      </w:r>
      <w:r w:rsidR="00BD281C">
        <w:rPr>
          <w:rFonts w:eastAsiaTheme="minorHAnsi"/>
        </w:rPr>
        <w:t xml:space="preserve">Braxton </w:t>
      </w:r>
      <w:r w:rsidRPr="0066043F">
        <w:rPr>
          <w:rFonts w:eastAsiaTheme="minorHAnsi"/>
        </w:rPr>
        <w:t>Link</w:t>
      </w:r>
    </w:p>
    <w:p w14:paraId="48BEF2E7" w14:textId="0E7D3C73" w:rsidR="007D3AF4" w:rsidRPr="0066043F" w:rsidRDefault="007D3AF4" w:rsidP="007D3AF4">
      <w:pPr>
        <w:pStyle w:val="Heading4"/>
        <w:rPr>
          <w:rFonts w:eastAsiaTheme="minorHAnsi"/>
        </w:rPr>
      </w:pPr>
      <w:r w:rsidRPr="0066043F">
        <w:rPr>
          <w:rFonts w:eastAsiaTheme="minorHAnsi"/>
        </w:rPr>
        <w:t xml:space="preserve">Date: July 6, </w:t>
      </w:r>
      <w:r w:rsidRPr="007D3AF4">
        <w:t>2003</w:t>
      </w:r>
      <w:r w:rsidR="00033051" w:rsidRPr="0066043F">
        <w:t>,</w:t>
      </w:r>
      <w:r w:rsidRPr="007D3AF4">
        <w:t xml:space="preserve"> </w:t>
      </w:r>
      <w:r w:rsidRPr="0066043F">
        <w:rPr>
          <w:rFonts w:eastAsiaTheme="minorHAnsi"/>
        </w:rPr>
        <w:t>Time: 10:</w:t>
      </w:r>
      <w:r w:rsidR="0066043F" w:rsidRPr="0066043F">
        <w:rPr>
          <w:rFonts w:eastAsiaTheme="minorHAnsi"/>
        </w:rPr>
        <w:t>45</w:t>
      </w:r>
      <w:r w:rsidRPr="0066043F">
        <w:rPr>
          <w:rFonts w:eastAsiaTheme="minorHAnsi"/>
        </w:rPr>
        <w:t xml:space="preserve"> AM</w:t>
      </w:r>
      <w:r w:rsidR="00033051">
        <w:t>,</w:t>
      </w:r>
      <w:r w:rsidRPr="007D3AF4">
        <w:t xml:space="preserve"> </w:t>
      </w:r>
      <w:r w:rsidRPr="0066043F">
        <w:rPr>
          <w:rFonts w:eastAsiaTheme="minorHAnsi"/>
        </w:rPr>
        <w:t>Location: The Bull Run (Beneath BSU Campus)</w:t>
      </w:r>
    </w:p>
    <w:p w14:paraId="60795BFC" w14:textId="77777777" w:rsidR="007D3AF4" w:rsidRPr="007D3AF4" w:rsidRDefault="007D3AF4" w:rsidP="007D3AF4">
      <w:r w:rsidRPr="007D3AF4">
        <w:t>As they rolled deeper into the network, the sheer scale of the engineering became apparent.</w:t>
      </w:r>
    </w:p>
    <w:p w14:paraId="2ACACB1C" w14:textId="77777777" w:rsidR="0066043F" w:rsidRPr="0066043F" w:rsidRDefault="0066043F" w:rsidP="0066043F">
      <w:r w:rsidRPr="0066043F">
        <w:t>They reached a junction where the sleek, BSU-branded signage of "The Bull Run" transitioned into a standard municipal blue-and-white sign.</w:t>
      </w:r>
    </w:p>
    <w:p w14:paraId="40DEAE9D" w14:textId="77777777" w:rsidR="0066043F" w:rsidRPr="0066043F" w:rsidRDefault="0066043F" w:rsidP="0066043F">
      <w:r w:rsidRPr="0066043F">
        <w:t>&lt;-- CAMPUS NETWORK (The Bull Run) | CITY NETWORK (The Link) --&gt;</w:t>
      </w:r>
    </w:p>
    <w:p w14:paraId="39DD94C7" w14:textId="77777777" w:rsidR="0066043F" w:rsidRPr="0066043F" w:rsidRDefault="0066043F" w:rsidP="0066043F">
      <w:r w:rsidRPr="0066043F">
        <w:t>Patrick stopped the chair. He looked at the massive wall map illuminated behind a plexiglass sheet.</w:t>
      </w:r>
    </w:p>
    <w:p w14:paraId="04A164AC" w14:textId="7C18E59B" w:rsidR="0066043F" w:rsidRPr="0066043F" w:rsidRDefault="0066043F" w:rsidP="0066043F">
      <w:r w:rsidRPr="0066043F">
        <w:t>"It doesn't stop at the campus," Patrick realized, tracing the lines with his finger. "</w:t>
      </w:r>
      <w:r w:rsidR="00705A6D">
        <w:t>Nikki</w:t>
      </w:r>
      <w:r w:rsidRPr="0066043F">
        <w:t>, look. The tunnels go under the city. It connects to the Metro stations."</w:t>
      </w:r>
    </w:p>
    <w:p w14:paraId="3E9FCDD0" w14:textId="77777777" w:rsidR="0066043F" w:rsidRPr="0066043F" w:rsidRDefault="0066043F" w:rsidP="0066043F">
      <w:r w:rsidRPr="0066043F">
        <w:t>He pointed to a station on the Blue Line map, three stops west of their current location. The station was called Foundry Square.</w:t>
      </w:r>
    </w:p>
    <w:p w14:paraId="13A7684D" w14:textId="77777777" w:rsidR="0066043F" w:rsidRPr="0066043F" w:rsidRDefault="0066043F" w:rsidP="0066043F">
      <w:r w:rsidRPr="0066043F">
        <w:t>Next to the station marker was a symbol for a high-rise building with the text: DIRECT LINK ACCESS.</w:t>
      </w:r>
    </w:p>
    <w:p w14:paraId="18590D3E" w14:textId="77777777" w:rsidR="0066043F" w:rsidRPr="0066043F" w:rsidRDefault="0066043F" w:rsidP="0066043F">
      <w:r w:rsidRPr="0066043F">
        <w:t>"Foundry Square," Patrick muttered. "That's a residential zone. If there's an apartment building connected to the tunnels there..."</w:t>
      </w:r>
    </w:p>
    <w:p w14:paraId="2B5DD100" w14:textId="77777777" w:rsidR="0066043F" w:rsidRPr="0066043F" w:rsidRDefault="0066043F" w:rsidP="0066043F">
      <w:r w:rsidRPr="0066043F">
        <w:t>He didn't finish the sentence. He didn't have to. The math was already done.</w:t>
      </w:r>
    </w:p>
    <w:p w14:paraId="4927BFCC" w14:textId="77777777" w:rsidR="0066043F" w:rsidRPr="0066043F" w:rsidRDefault="0066043F" w:rsidP="0066043F">
      <w:r w:rsidRPr="0066043F">
        <w:t>"We need to see that station," Patrick said.</w:t>
      </w:r>
    </w:p>
    <w:p w14:paraId="336A84F6" w14:textId="68D502FC" w:rsidR="0066043F" w:rsidRPr="0066043F" w:rsidRDefault="0066043F" w:rsidP="00A3701B">
      <w:pPr>
        <w:pStyle w:val="Heading4"/>
        <w:rPr>
          <w:rFonts w:eastAsiaTheme="minorHAnsi"/>
        </w:rPr>
      </w:pPr>
      <w:r w:rsidRPr="0066043F">
        <w:rPr>
          <w:rFonts w:eastAsiaTheme="minorHAnsi"/>
        </w:rPr>
        <w:lastRenderedPageBreak/>
        <w:t>Time: 11:15 AM</w:t>
      </w:r>
      <w:r w:rsidR="00A3701B">
        <w:t xml:space="preserve"> </w:t>
      </w:r>
      <w:r w:rsidRPr="0066043F">
        <w:rPr>
          <w:rFonts w:eastAsiaTheme="minorHAnsi"/>
        </w:rPr>
        <w:t>Location: Blue Line Metro (Westbound)</w:t>
      </w:r>
    </w:p>
    <w:p w14:paraId="187BA2BE" w14:textId="77777777" w:rsidR="0066043F" w:rsidRPr="0066043F" w:rsidRDefault="0066043F" w:rsidP="0066043F">
      <w:r w:rsidRPr="0066043F">
        <w:t>They took the massive glass elevator from the Concourse down to Level M (The Deep) at Narraganset Esplanade Station.</w:t>
      </w:r>
    </w:p>
    <w:p w14:paraId="5A1F108A" w14:textId="77777777" w:rsidR="0066043F" w:rsidRPr="0066043F" w:rsidRDefault="0066043F" w:rsidP="0066043F">
      <w:r w:rsidRPr="0066043F">
        <w:t>The Blue Line train was waiting. It was a heavy rail subway car, utilitarian and wide. Patrick rolled Nichole right onto the car—level boarding, no gap.</w:t>
      </w:r>
    </w:p>
    <w:p w14:paraId="74CA5CD7" w14:textId="77777777" w:rsidR="0066043F" w:rsidRPr="0066043F" w:rsidRDefault="0066043F" w:rsidP="0066043F">
      <w:r w:rsidRPr="0066043F">
        <w:t>They rode for ten minutes, the train humming through the dark tunnel.</w:t>
      </w:r>
    </w:p>
    <w:p w14:paraId="125894BA" w14:textId="77777777" w:rsidR="0066043F" w:rsidRPr="0066043F" w:rsidRDefault="0066043F" w:rsidP="0066043F">
      <w:r w:rsidRPr="0066043F">
        <w:t>"Now arriving at... Foundry Square," the automated female voice announced. "Transfer to The Link pedestrian network."</w:t>
      </w:r>
    </w:p>
    <w:p w14:paraId="6B4E5758" w14:textId="77777777" w:rsidR="0066043F" w:rsidRPr="0066043F" w:rsidRDefault="0066043F" w:rsidP="0066043F">
      <w:r w:rsidRPr="0066043F">
        <w:t>The doors slid open.</w:t>
      </w:r>
    </w:p>
    <w:p w14:paraId="53A868DC" w14:textId="09667644" w:rsidR="0066043F" w:rsidRPr="00A3701B" w:rsidRDefault="0066043F" w:rsidP="00A3701B">
      <w:pPr>
        <w:pStyle w:val="Heading4"/>
        <w:rPr>
          <w:rFonts w:eastAsiaTheme="minorHAnsi"/>
        </w:rPr>
      </w:pPr>
      <w:r w:rsidRPr="0066043F">
        <w:rPr>
          <w:rFonts w:eastAsiaTheme="minorHAnsi"/>
        </w:rPr>
        <w:t>Location: Foundry Square Station</w:t>
      </w:r>
      <w:r w:rsidR="00A3701B">
        <w:rPr>
          <w:rFonts w:eastAsiaTheme="minorHAnsi"/>
        </w:rPr>
        <w:t xml:space="preserve"> </w:t>
      </w:r>
      <w:r w:rsidRPr="0066043F">
        <w:rPr>
          <w:rFonts w:eastAsiaTheme="minorHAnsi"/>
        </w:rPr>
        <w:t>Level: Basement Level 3 (Island Platform)</w:t>
      </w:r>
    </w:p>
    <w:p w14:paraId="7ECB8FA4" w14:textId="77777777" w:rsidR="0066043F" w:rsidRPr="0066043F" w:rsidRDefault="0066043F" w:rsidP="0066043F">
      <w:r w:rsidRPr="0066043F">
        <w:t>They rolled out onto a brightly lit island platform. The station was cavernous, with arched concrete ceilings.</w:t>
      </w:r>
    </w:p>
    <w:p w14:paraId="625290F8" w14:textId="77777777" w:rsidR="0066043F" w:rsidRPr="0066043F" w:rsidRDefault="0066043F" w:rsidP="0066043F">
      <w:r w:rsidRPr="0066043F">
        <w:t>"Okay, let's trace the path," Patrick said.</w:t>
      </w:r>
    </w:p>
    <w:p w14:paraId="149066D1" w14:textId="77777777" w:rsidR="0066043F" w:rsidRPr="0066043F" w:rsidRDefault="0066043F" w:rsidP="0066043F">
      <w:r w:rsidRPr="0066043F">
        <w:t>They took the station elevator up one floor to Basement Level 2 (The Mezzanine).</w:t>
      </w:r>
    </w:p>
    <w:p w14:paraId="02C528E9" w14:textId="77777777" w:rsidR="0066043F" w:rsidRPr="0066043F" w:rsidRDefault="0066043F" w:rsidP="0066043F">
      <w:r w:rsidRPr="0066043F">
        <w:t>This was the fare control area. They passed through the wide accessible gate into the station lobby. To their right, a bank of long escalators stretched all the way up to the street, carrying people toward the sunlight.</w:t>
      </w:r>
    </w:p>
    <w:p w14:paraId="60BF22F9" w14:textId="77777777" w:rsidR="0066043F" w:rsidRPr="0066043F" w:rsidRDefault="0066043F" w:rsidP="0066043F">
      <w:r w:rsidRPr="0066043F">
        <w:t>But Patrick wasn't interested in the street. He looked for the signs marked THE LINK.</w:t>
      </w:r>
    </w:p>
    <w:p w14:paraId="1FAD8A5F" w14:textId="77777777" w:rsidR="0066043F" w:rsidRPr="0066043F" w:rsidRDefault="0066043F" w:rsidP="0066043F">
      <w:r w:rsidRPr="0066043F">
        <w:t>They took a second elevator from the Mezzanine up to Basement Level 1.</w:t>
      </w:r>
    </w:p>
    <w:p w14:paraId="5FA215CF" w14:textId="77777777" w:rsidR="0066043F" w:rsidRPr="0066043F" w:rsidRDefault="0066043F" w:rsidP="0066043F">
      <w:r w:rsidRPr="0066043F">
        <w:t>The doors opened, and they rolled out into "The Link." It looked like a wide, subterranean street lined with a few convenience stores and coffee shops.</w:t>
      </w:r>
    </w:p>
    <w:p w14:paraId="682B81FC" w14:textId="77777777" w:rsidR="0066043F" w:rsidRPr="0066043F" w:rsidRDefault="0066043F" w:rsidP="0066043F">
      <w:r w:rsidRPr="0066043F">
        <w:t>Just fifty feet from the elevator, on the left wall, was a heavy, secure steel door with a key fob reader and a video intercom.</w:t>
      </w:r>
    </w:p>
    <w:p w14:paraId="68268DF1" w14:textId="77777777" w:rsidR="0066043F" w:rsidRPr="0066043F" w:rsidRDefault="0066043F" w:rsidP="0066043F">
      <w:r w:rsidRPr="0066043F">
        <w:t>A polished brass plaque next to the door read:</w:t>
      </w:r>
    </w:p>
    <w:p w14:paraId="2A2037E2" w14:textId="77777777" w:rsidR="0066043F" w:rsidRPr="0066043F" w:rsidRDefault="0066043F" w:rsidP="0066043F">
      <w:r w:rsidRPr="0066043F">
        <w:t>THE FOUNDRY LOFTS</w:t>
      </w:r>
    </w:p>
    <w:p w14:paraId="310CB112" w14:textId="77777777" w:rsidR="0066043F" w:rsidRPr="0066043F" w:rsidRDefault="0066043F" w:rsidP="0066043F">
      <w:r w:rsidRPr="0066043F">
        <w:t>Resident Entrance</w:t>
      </w:r>
    </w:p>
    <w:p w14:paraId="4EF1BC75" w14:textId="77777777" w:rsidR="0066043F" w:rsidRPr="0066043F" w:rsidRDefault="0066043F" w:rsidP="0066043F">
      <w:r w:rsidRPr="0066043F">
        <w:t>Private Property - Key Fob Required</w:t>
      </w:r>
    </w:p>
    <w:p w14:paraId="2AD7A1D5" w14:textId="77777777" w:rsidR="0066043F" w:rsidRPr="0066043F" w:rsidRDefault="0066043F" w:rsidP="0066043F">
      <w:r w:rsidRPr="0066043F">
        <w:t>Patrick stared at the door. He looked at the elevator button panel next to it.</w:t>
      </w:r>
    </w:p>
    <w:p w14:paraId="2D682D3D" w14:textId="77777777" w:rsidR="0066043F" w:rsidRPr="0066043F" w:rsidRDefault="0066043F" w:rsidP="0066043F">
      <w:r w:rsidRPr="0066043F">
        <w:lastRenderedPageBreak/>
        <w:t>"If you live here," Patrick said, mapping the verticality in his head. "You take your apartment elevator down to the basement. You walk out this door. You're in The Link."</w:t>
      </w:r>
    </w:p>
    <w:p w14:paraId="109C543B" w14:textId="77777777" w:rsidR="0066043F" w:rsidRPr="0066043F" w:rsidRDefault="0066043F" w:rsidP="0066043F">
      <w:r w:rsidRPr="0066043F">
        <w:t>He turned back to the station elevator they had just exited.</w:t>
      </w:r>
    </w:p>
    <w:p w14:paraId="58581175" w14:textId="77777777" w:rsidR="0066043F" w:rsidRPr="0066043F" w:rsidRDefault="0066043F" w:rsidP="0066043F">
      <w:r w:rsidRPr="0066043F">
        <w:t>"You take the station elevator down to the Mezzanine. You tap your pass. You take the next elevator down to the platform. You get on the Blue Line. Three stops later, you're at school."</w:t>
      </w:r>
    </w:p>
    <w:p w14:paraId="45A28DEB" w14:textId="77777777" w:rsidR="0066043F" w:rsidRPr="0066043F" w:rsidRDefault="0066043F" w:rsidP="0066043F">
      <w:r w:rsidRPr="0066043F">
        <w:t>He looked at Nichole.</w:t>
      </w:r>
    </w:p>
    <w:p w14:paraId="082B571A" w14:textId="77777777" w:rsidR="0066043F" w:rsidRPr="0066043F" w:rsidRDefault="0066043F" w:rsidP="0066043F">
      <w:r w:rsidRPr="0066043F">
        <w:t>"Zero stairs," Patrick said. "Zero ramps. And zero time outdoors."</w:t>
      </w:r>
    </w:p>
    <w:p w14:paraId="01B9350D" w14:textId="77777777" w:rsidR="0066043F" w:rsidRPr="0066043F" w:rsidRDefault="0066043F" w:rsidP="0066043F">
      <w:r w:rsidRPr="0066043F">
        <w:t>Nichole looked at the secure door. It was the ultimate barrier against the winter. She tapped her screen.</w:t>
      </w:r>
    </w:p>
    <w:p w14:paraId="3934D478" w14:textId="77777777" w:rsidR="0066043F" w:rsidRPr="0066043F" w:rsidRDefault="0066043F" w:rsidP="0066043F">
      <w:r w:rsidRPr="0066043F">
        <w:t>"THE. FOUNDRY."</w:t>
      </w:r>
    </w:p>
    <w:p w14:paraId="38105C8C" w14:textId="3BE16866" w:rsidR="0066043F" w:rsidRPr="00DF267E" w:rsidRDefault="0066043F" w:rsidP="00DF267E">
      <w:r w:rsidRPr="0066043F">
        <w:t>"We check the listings tonight," Patrick promised, turning the chair around to head back to the train. "If there's a two-bedroom unit in there, we take it. I don't care how much it costs."</w:t>
      </w:r>
    </w:p>
    <w:p w14:paraId="308E8D2A" w14:textId="77777777" w:rsidR="00623783" w:rsidRDefault="00623783" w:rsidP="00623783">
      <w:pPr>
        <w:pStyle w:val="Heading3"/>
      </w:pPr>
      <w:r w:rsidRPr="00623783">
        <w:t>Part 6: The Library Commons</w:t>
      </w:r>
    </w:p>
    <w:p w14:paraId="19E05E24" w14:textId="11B38F56" w:rsidR="00623783" w:rsidRPr="00623783" w:rsidRDefault="00623783" w:rsidP="00623783">
      <w:pPr>
        <w:pStyle w:val="Heading4"/>
      </w:pPr>
      <w:r w:rsidRPr="00623783">
        <w:rPr>
          <w:b/>
          <w:bCs/>
        </w:rPr>
        <w:t>Date:</w:t>
      </w:r>
      <w:r w:rsidRPr="00623783">
        <w:t xml:space="preserve"> July 6, 2003 </w:t>
      </w:r>
      <w:r w:rsidRPr="00623783">
        <w:rPr>
          <w:b/>
          <w:bCs/>
        </w:rPr>
        <w:t>Time:</w:t>
      </w:r>
      <w:r w:rsidRPr="00623783">
        <w:t xml:space="preserve"> 10:45 AM </w:t>
      </w:r>
      <w:r w:rsidRPr="00623783">
        <w:rPr>
          <w:b/>
          <w:bCs/>
        </w:rPr>
        <w:t>Location:</w:t>
      </w:r>
      <w:r w:rsidRPr="00623783">
        <w:t xml:space="preserve"> The University Library, Braxton State University</w:t>
      </w:r>
    </w:p>
    <w:p w14:paraId="4F884E97" w14:textId="77777777" w:rsidR="00623783" w:rsidRPr="00623783" w:rsidRDefault="00623783" w:rsidP="00623783">
      <w:r w:rsidRPr="00623783">
        <w:t xml:space="preserve">They reached the end of </w:t>
      </w:r>
      <w:r w:rsidRPr="00623783">
        <w:rPr>
          <w:i/>
          <w:iCs/>
        </w:rPr>
        <w:t>Sub-University Avenue</w:t>
      </w:r>
      <w:r w:rsidRPr="00623783">
        <w:t>.</w:t>
      </w:r>
    </w:p>
    <w:p w14:paraId="3B3BC395" w14:textId="77777777" w:rsidR="00623783" w:rsidRPr="00623783" w:rsidRDefault="00623783" w:rsidP="00623783">
      <w:r w:rsidRPr="00623783">
        <w:t>A massive bank of four stainless steel elevators stood at the terminus of the tunnel. There were no stairs. The architecture dictated that everyone—able-bodied or on wheels—entered the library the exact same way.</w:t>
      </w:r>
    </w:p>
    <w:p w14:paraId="7ECB04F7" w14:textId="77777777" w:rsidR="00623783" w:rsidRPr="00623783" w:rsidRDefault="00623783" w:rsidP="00623783">
      <w:r w:rsidRPr="00623783">
        <w:t>"Going up to the surface," Patrick said, pressing the button.</w:t>
      </w:r>
    </w:p>
    <w:p w14:paraId="4D8A6FC4" w14:textId="77777777" w:rsidR="00623783" w:rsidRPr="00623783" w:rsidRDefault="00623783" w:rsidP="00623783">
      <w:r w:rsidRPr="00623783">
        <w:t>The elevator cab was huge—easily big enough to fit Nichole’s chair, Patrick, and a study group. They rode up two floors and the doors opened into the heart of the BSU Library Commons.</w:t>
      </w:r>
    </w:p>
    <w:p w14:paraId="52EE8BBE" w14:textId="77777777" w:rsidR="00623783" w:rsidRPr="00623783" w:rsidRDefault="00623783" w:rsidP="00623783">
      <w:r w:rsidRPr="00623783">
        <w:t>The transition from the subterranean concrete to the library was breathtaking. The space was flooded with natural light from a four-story glass atrium overlooking the expansive blue waters of Narragansett Bay. It smelled of old paper, warm electronics, and fresh espresso from a café in the corner.</w:t>
      </w:r>
    </w:p>
    <w:p w14:paraId="2473D430" w14:textId="77777777" w:rsidR="00623783" w:rsidRPr="00623783" w:rsidRDefault="00623783" w:rsidP="00623783">
      <w:r w:rsidRPr="00623783">
        <w:t>It was quiet, but it was a working quiet. Thousands of students were moving through the space, studying, typing, and talking in low voices.</w:t>
      </w:r>
    </w:p>
    <w:p w14:paraId="0A9FF8F4" w14:textId="77777777" w:rsidR="00623783" w:rsidRPr="00623783" w:rsidRDefault="00623783" w:rsidP="00623783">
      <w:r w:rsidRPr="00623783">
        <w:t>Patrick pushed Nichole out of the elevator. He didn't have to scan the room for obstacles. The aisles between the massive wooden tables and the bookshelves were a standard six feet wide.</w:t>
      </w:r>
    </w:p>
    <w:p w14:paraId="361E4F01" w14:textId="77777777" w:rsidR="00623783" w:rsidRPr="00623783" w:rsidRDefault="00623783" w:rsidP="00623783">
      <w:r w:rsidRPr="00623783">
        <w:lastRenderedPageBreak/>
        <w:t>He rolled her up to an empty study pod facing the water.</w:t>
      </w:r>
    </w:p>
    <w:p w14:paraId="43C9B334" w14:textId="77777777" w:rsidR="00623783" w:rsidRPr="00623783" w:rsidRDefault="00623783" w:rsidP="00623783">
      <w:r w:rsidRPr="00623783">
        <w:t>At Putney College, Patrick had been forced to pull a heavy wooden chair out of the way to make room for her at the table, creating an awkward scene. Here, the study pods were designed with "Universal Design" in mind. Half of the desks were permanent standing-height, and half were open, pedestal-free tables.</w:t>
      </w:r>
    </w:p>
    <w:p w14:paraId="2BECA390" w14:textId="77777777" w:rsidR="00623783" w:rsidRPr="00623783" w:rsidRDefault="00623783" w:rsidP="00623783">
      <w:r w:rsidRPr="00623783">
        <w:t>Patrick rolled Nichole straight under the desk. Her lap tray slid perfectly over the tabletop with two inches of clearance to spare.</w:t>
      </w:r>
    </w:p>
    <w:p w14:paraId="304BA4B4" w14:textId="77777777" w:rsidR="00623783" w:rsidRPr="00623783" w:rsidRDefault="00623783" w:rsidP="00623783">
      <w:r w:rsidRPr="00623783">
        <w:t>Patrick pulled up a rolling chair and sat down next to her. Nobody came over to tell him to sit in an "Observation Zone." Nobody stared. To the rest of the room, they were just two more students cramming for a summer session.</w:t>
      </w:r>
    </w:p>
    <w:p w14:paraId="60FA5B9D" w14:textId="77777777" w:rsidR="00623783" w:rsidRPr="00623783" w:rsidRDefault="00623783" w:rsidP="00623783">
      <w:r w:rsidRPr="00623783">
        <w:t>Nichole looked out the window at the sailboats on the bay. She looked down at the smooth wooden desk.</w:t>
      </w:r>
    </w:p>
    <w:p w14:paraId="7F998826" w14:textId="77777777" w:rsidR="00623783" w:rsidRPr="00623783" w:rsidRDefault="00623783" w:rsidP="00623783">
      <w:r w:rsidRPr="00623783">
        <w:t>She could see herself here. She could see herself sitting at this exact table on a Tuesday afternoon in October, writing a short story while Patrick studied engineering schematics next to her.</w:t>
      </w:r>
    </w:p>
    <w:p w14:paraId="40090C25" w14:textId="77777777" w:rsidR="00623783" w:rsidRPr="00623783" w:rsidRDefault="00623783" w:rsidP="00623783">
      <w:r w:rsidRPr="00623783">
        <w:t xml:space="preserve">She turned to Patrick. She made a soft, high-pitched </w:t>
      </w:r>
      <w:r w:rsidRPr="00623783">
        <w:rPr>
          <w:i/>
          <w:iCs/>
        </w:rPr>
        <w:t>keening</w:t>
      </w:r>
      <w:r w:rsidRPr="00623783">
        <w:t xml:space="preserve"> sound of absolute joy. She reached out and grabbed his hand, squeezing it tight.</w:t>
      </w:r>
    </w:p>
    <w:p w14:paraId="3623C879" w14:textId="03B05045" w:rsidR="00623783" w:rsidRPr="00623783" w:rsidRDefault="00623783" w:rsidP="00623783">
      <w:r w:rsidRPr="00623783">
        <w:t xml:space="preserve">"I know," Patrick whispered, looking out at the water, feeling the immense weight of the last four days finally lift off his shoulders. "It's perfect, </w:t>
      </w:r>
      <w:r w:rsidR="00705A6D">
        <w:t>Nikki</w:t>
      </w:r>
      <w:r w:rsidRPr="00623783">
        <w:t>."</w:t>
      </w:r>
    </w:p>
    <w:p w14:paraId="15CEAC6A" w14:textId="77777777" w:rsidR="00623783" w:rsidRPr="00623783" w:rsidRDefault="00623783" w:rsidP="00623783">
      <w:pPr>
        <w:pStyle w:val="Heading4"/>
      </w:pPr>
      <w:r w:rsidRPr="00623783">
        <w:rPr>
          <w:b/>
          <w:bCs/>
        </w:rPr>
        <w:t>Time:</w:t>
      </w:r>
      <w:r w:rsidRPr="00623783">
        <w:t xml:space="preserve"> 12:45 PM </w:t>
      </w:r>
      <w:r w:rsidRPr="00623783">
        <w:rPr>
          <w:b/>
          <w:bCs/>
        </w:rPr>
        <w:t>Location:</w:t>
      </w:r>
      <w:r w:rsidRPr="00623783">
        <w:t xml:space="preserve"> Aboard the Newport Flyer (Return Trip)</w:t>
      </w:r>
    </w:p>
    <w:p w14:paraId="34B92BE9" w14:textId="77777777" w:rsidR="00623783" w:rsidRPr="00623783" w:rsidRDefault="00623783" w:rsidP="00623783">
      <w:r w:rsidRPr="00623783">
        <w:t>Two hours later, they were back on the ferry, cutting across the bay toward Newport.</w:t>
      </w:r>
    </w:p>
    <w:p w14:paraId="3ED65579" w14:textId="77777777" w:rsidR="00623783" w:rsidRPr="00623783" w:rsidRDefault="00623783" w:rsidP="00623783">
      <w:r w:rsidRPr="00623783">
        <w:t>The commuter loop was complete. They had navigated two buses, a ferry, a massive transit station, and a subterranean tunnel network, all without their parents and without hitting a single barrier.</w:t>
      </w:r>
    </w:p>
    <w:p w14:paraId="3F99D5E7" w14:textId="77777777" w:rsidR="00623783" w:rsidRPr="00623783" w:rsidRDefault="00623783" w:rsidP="00623783">
      <w:r w:rsidRPr="00623783">
        <w:t>Nichole was exhausted, but it was a good exhaustion. She watched the white wake of the boat churn behind them.</w:t>
      </w:r>
    </w:p>
    <w:p w14:paraId="0BAFDBAF" w14:textId="77777777" w:rsidR="00623783" w:rsidRPr="00623783" w:rsidRDefault="00623783" w:rsidP="00623783">
      <w:r w:rsidRPr="00623783">
        <w:t>Patrick stood next to her chair, looking out the window, his hand resting on his back pocket.</w:t>
      </w:r>
    </w:p>
    <w:p w14:paraId="748B771A" w14:textId="77777777" w:rsidR="00623783" w:rsidRPr="00623783" w:rsidRDefault="00623783" w:rsidP="00623783">
      <w:r w:rsidRPr="00623783">
        <w:t xml:space="preserve">He could feel the heavy, folded cardstock of the </w:t>
      </w:r>
      <w:r w:rsidRPr="00623783">
        <w:rPr>
          <w:i/>
          <w:iCs/>
        </w:rPr>
        <w:t>Family Housing</w:t>
      </w:r>
      <w:r w:rsidRPr="00623783">
        <w:t xml:space="preserve"> brochure pressing against his jeans. He hadn't stopped thinking about it since they left the tunnel.</w:t>
      </w:r>
    </w:p>
    <w:p w14:paraId="256518EF" w14:textId="77777777" w:rsidR="00623783" w:rsidRPr="00623783" w:rsidRDefault="00623783" w:rsidP="00623783">
      <w:r w:rsidRPr="00623783">
        <w:t xml:space="preserve">The plan was to commute from Uncle Mark's. It was a good plan. But as he watched the freezing spray of Narragansett Bay hit the ferry window, he realized the ultimate flaw. A boat </w:t>
      </w:r>
      <w:r w:rsidRPr="00623783">
        <w:lastRenderedPageBreak/>
        <w:t>is a boat. A bus is a bus. In a Rhode Island January, the bay would freeze over, and the roads would close.</w:t>
      </w:r>
    </w:p>
    <w:p w14:paraId="327A3F4C" w14:textId="77777777" w:rsidR="00623783" w:rsidRPr="00623783" w:rsidRDefault="00623783" w:rsidP="00623783">
      <w:r w:rsidRPr="00623783">
        <w:t>If that brochure was real—if Braxton State actually offered a private, accessible apartment connected directly to those warm underground tunnels—they wouldn't just be surviving college. They would be mastering it.</w:t>
      </w:r>
    </w:p>
    <w:p w14:paraId="16DB2279" w14:textId="21131A4C" w:rsidR="00623783" w:rsidRPr="00623783" w:rsidRDefault="00623783" w:rsidP="00623783">
      <w:r w:rsidRPr="00623783">
        <w:t xml:space="preserve">"Hey </w:t>
      </w:r>
      <w:r w:rsidR="00705A6D">
        <w:t>Nikki</w:t>
      </w:r>
      <w:r w:rsidRPr="00623783">
        <w:t>," Patrick said, leaning down so she could hear him over the engine roar. "Tonight, we get Uncle Mark to fire up his desktop computer. We have some reading to do."</w:t>
      </w:r>
    </w:p>
    <w:p w14:paraId="6FC649F4" w14:textId="77777777" w:rsidR="00623783" w:rsidRPr="00623783" w:rsidRDefault="00623783" w:rsidP="00623783">
      <w:r w:rsidRPr="00623783">
        <w:t xml:space="preserve">Nichole looked up at him and smiled. She tapped her screen. </w:t>
      </w:r>
      <w:r w:rsidRPr="00623783">
        <w:rPr>
          <w:b/>
          <w:bCs/>
        </w:rPr>
        <w:t>"HOMEWORK."</w:t>
      </w:r>
    </w:p>
    <w:p w14:paraId="4DDFE7F5" w14:textId="06F8DED9" w:rsidR="00D94CBE" w:rsidRDefault="00623783" w:rsidP="002A380A">
      <w:r w:rsidRPr="00623783">
        <w:t>"Exactly," Patrick grinned. "Homework."</w:t>
      </w:r>
    </w:p>
    <w:p w14:paraId="1162F06A" w14:textId="77777777" w:rsidR="00F83E9B" w:rsidRPr="00F83E9B" w:rsidRDefault="00F83E9B" w:rsidP="00F83E9B">
      <w:pPr>
        <w:pStyle w:val="Heading3"/>
        <w:rPr>
          <w:rFonts w:eastAsiaTheme="minorHAnsi"/>
        </w:rPr>
      </w:pPr>
      <w:r w:rsidRPr="00F83E9B">
        <w:rPr>
          <w:rFonts w:eastAsiaTheme="minorHAnsi"/>
        </w:rPr>
        <w:t>Part 7: The Debrief</w:t>
      </w:r>
    </w:p>
    <w:p w14:paraId="1BADCBE8" w14:textId="77777777" w:rsidR="00F83E9B" w:rsidRPr="00F83E9B" w:rsidRDefault="00F83E9B" w:rsidP="00F83E9B">
      <w:r w:rsidRPr="00F83E9B">
        <w:t>Date: July 6, 2003</w:t>
      </w:r>
    </w:p>
    <w:p w14:paraId="75743C00" w14:textId="77777777" w:rsidR="00F83E9B" w:rsidRPr="00F83E9B" w:rsidRDefault="00F83E9B" w:rsidP="00F83E9B">
      <w:r w:rsidRPr="00F83E9B">
        <w:t>Time: 6:45 PM</w:t>
      </w:r>
    </w:p>
    <w:p w14:paraId="072EB919" w14:textId="77777777" w:rsidR="00F83E9B" w:rsidRPr="00F83E9B" w:rsidRDefault="00F83E9B" w:rsidP="00F83E9B">
      <w:r w:rsidRPr="00F83E9B">
        <w:t>Location: The Bayside Hotel, Newport, Rhode Island</w:t>
      </w:r>
    </w:p>
    <w:p w14:paraId="267FB98B" w14:textId="77777777" w:rsidR="00F83E9B" w:rsidRPr="00F83E9B" w:rsidRDefault="00F83E9B" w:rsidP="00F83E9B">
      <w:r w:rsidRPr="00F83E9B">
        <w:t>The hotel room was cramped but buzzing with energy. The smell of takeout clam chowder hung heavy in the air.</w:t>
      </w:r>
    </w:p>
    <w:p w14:paraId="0CFDCB96" w14:textId="77777777" w:rsidR="00F83E9B" w:rsidRPr="00F83E9B" w:rsidRDefault="00F83E9B" w:rsidP="00F83E9B">
      <w:r w:rsidRPr="00F83E9B">
        <w:t>Patrick had the phone cord stretched across the room, plugged into his heavy laptop on the small desk. The dial-up modem made a series of screeching, mechanical handshakes before finally connecting to the hotel's slow internet service.</w:t>
      </w:r>
    </w:p>
    <w:p w14:paraId="7F77F4E8" w14:textId="77777777" w:rsidR="00F83E9B" w:rsidRPr="00F83E9B" w:rsidRDefault="00F83E9B" w:rsidP="00F83E9B">
      <w:r w:rsidRPr="00F83E9B">
        <w:t>He was hunched over the screen, loading the property management website for The Foundry Lofts.</w:t>
      </w:r>
    </w:p>
    <w:p w14:paraId="37FB6A0F" w14:textId="77777777" w:rsidR="00F83E9B" w:rsidRPr="00F83E9B" w:rsidRDefault="00F83E9B" w:rsidP="00F83E9B">
      <w:r w:rsidRPr="00F83E9B">
        <w:t>"Okay, here it is," Patrick said, clicking on a pixelated floor plan. "The Foundry Lofts at Foundry Square. Two-bedroom units available. It’s not just an apartment; it’s a Transit-Oriented Development. Built right on top of the Blue Line station."</w:t>
      </w:r>
    </w:p>
    <w:p w14:paraId="43208C01" w14:textId="77777777" w:rsidR="00F83E9B" w:rsidRPr="00F83E9B" w:rsidRDefault="00F83E9B" w:rsidP="00F83E9B">
      <w:r w:rsidRPr="00F83E9B">
        <w:t>"And the tunnel?" Nichole asked, tapping her VocaLink tray.</w:t>
      </w:r>
    </w:p>
    <w:p w14:paraId="52A7D1F0" w14:textId="77777777" w:rsidR="00F83E9B" w:rsidRPr="00F83E9B" w:rsidRDefault="00F83E9B" w:rsidP="00F83E9B">
      <w:r w:rsidRPr="00F83E9B">
        <w:t>"Confirmed," Patrick nodded, pointing to the text on the screen. "'Direct secure access to The Braxton Link pedestrian network.' Residents get a key fob. You take the elevator to the basement, walk through the door, and you're in the grid. You can roll all the way to the airport without going outside if you wanted to."</w:t>
      </w:r>
    </w:p>
    <w:p w14:paraId="0B2DBA49" w14:textId="77777777" w:rsidR="00F83E9B" w:rsidRPr="00F83E9B" w:rsidRDefault="00F83E9B" w:rsidP="00F83E9B">
      <w:r w:rsidRPr="00F83E9B">
        <w:t>Tom sat on the edge of the bed, leaning in to squint at the screen. "That sounds incredible, Pat. But look at that rent."</w:t>
      </w:r>
    </w:p>
    <w:p w14:paraId="74502AAE" w14:textId="77777777" w:rsidR="00F83E9B" w:rsidRPr="00F83E9B" w:rsidRDefault="00F83E9B" w:rsidP="00F83E9B">
      <w:r w:rsidRPr="00F83E9B">
        <w:lastRenderedPageBreak/>
        <w:t>Patrick scrolled down. The price for a two-bedroom unit in a luxury building with direct subway access in a major metropolitan city was... significant. It was double what a standard off-campus apartment would cost in Virginia.</w:t>
      </w:r>
    </w:p>
    <w:p w14:paraId="42823CD6" w14:textId="77777777" w:rsidR="00F83E9B" w:rsidRPr="00F83E9B" w:rsidRDefault="00F83E9B" w:rsidP="00F83E9B">
      <w:r w:rsidRPr="00F83E9B">
        <w:t>"It's steep," Patrick admitted. "Like, 'downtown Boston' steep."</w:t>
      </w:r>
    </w:p>
    <w:p w14:paraId="1964BFAD" w14:textId="77777777" w:rsidR="00F83E9B" w:rsidRPr="00F83E9B" w:rsidRDefault="00F83E9B" w:rsidP="00F83E9B">
      <w:r w:rsidRPr="00F83E9B">
        <w:t>"That's because Braxton isn't a college town," Uncle Mark said from the armchair, where he was nursing a local soda. "It's a monster. You guys saw the skyline. You saw the airport signs on the highway? BCI is huge. It takes all the overflow from Logan. We get Royal Albion heavy jets coming in from London every day. You're paying for big-city access."</w:t>
      </w:r>
    </w:p>
    <w:p w14:paraId="491A12D5" w14:textId="77777777" w:rsidR="00F83E9B" w:rsidRPr="00F83E9B" w:rsidRDefault="00F83E9B" w:rsidP="00F83E9B">
      <w:r w:rsidRPr="00F83E9B">
        <w:t>Ellen sighed, looking at the budget she had scribbled on a hotel notepad. "We can't afford that rent and out-of-state tuition at the same time. Not without taking out massive loans."</w:t>
      </w:r>
    </w:p>
    <w:p w14:paraId="08515E0F" w14:textId="77777777" w:rsidR="00F83E9B" w:rsidRPr="00F83E9B" w:rsidRDefault="00F83E9B" w:rsidP="00F83E9B">
      <w:r w:rsidRPr="00F83E9B">
        <w:t>The room went quiet. The dream of the perfect, weather-proof apartment was colliding with the reality of the price tag.</w:t>
      </w:r>
    </w:p>
    <w:p w14:paraId="34920F69" w14:textId="77777777" w:rsidR="00F83E9B" w:rsidRPr="00F83E9B" w:rsidRDefault="00F83E9B" w:rsidP="00F83E9B">
      <w:r w:rsidRPr="00F83E9B">
        <w:t>"So we don't pay the tuition," Patrick said quietly.</w:t>
      </w:r>
    </w:p>
    <w:p w14:paraId="6265FE31" w14:textId="77777777" w:rsidR="00F83E9B" w:rsidRPr="00F83E9B" w:rsidRDefault="00F83E9B" w:rsidP="00F83E9B">
      <w:r w:rsidRPr="00F83E9B">
        <w:t>He spun the desk chair around to face the family.</w:t>
      </w:r>
    </w:p>
    <w:p w14:paraId="7DD58FD7" w14:textId="77777777" w:rsidR="00F83E9B" w:rsidRPr="00F83E9B" w:rsidRDefault="00F83E9B" w:rsidP="00F83E9B">
      <w:r w:rsidRPr="00F83E9B">
        <w:t>"We stick to the plan. We take the Gap Year," Patrick said, his voice firming up. "We move in with Uncle Mark next month. We live in his new place in Portsmouth for free. We work. I get a job. We save every single penny for twelve months."</w:t>
      </w:r>
    </w:p>
    <w:p w14:paraId="04FC167B" w14:textId="77777777" w:rsidR="00F83E9B" w:rsidRPr="00F83E9B" w:rsidRDefault="00F83E9B" w:rsidP="00F83E9B">
      <w:r w:rsidRPr="00F83E9B">
        <w:t>"And the residency clock ticks," Tom added, nodding slowly.</w:t>
      </w:r>
    </w:p>
    <w:p w14:paraId="55F72B66" w14:textId="77777777" w:rsidR="00F83E9B" w:rsidRPr="00F83E9B" w:rsidRDefault="00F83E9B" w:rsidP="00F83E9B">
      <w:r w:rsidRPr="00F83E9B">
        <w:t>"Exactly," Patrick said. "By next August—August 2004—we'll be Rhode Island residents. Tuition at BSU drops by sixty percent. That savings goes straight into the rent for The Foundry."</w:t>
      </w:r>
    </w:p>
    <w:p w14:paraId="0648C32C" w14:textId="77777777" w:rsidR="00F83E9B" w:rsidRPr="00F83E9B" w:rsidRDefault="00F83E9B" w:rsidP="00F83E9B">
      <w:r w:rsidRPr="00F83E9B">
        <w:t>Nichole looked at the computer screen. She looked at the floor plan of the apartment. It had wide doors. It had a roll-in shower. It had a magic door in the basement that erased winter.</w:t>
      </w:r>
    </w:p>
    <w:p w14:paraId="30741DAA" w14:textId="77777777" w:rsidR="00F83E9B" w:rsidRPr="00F83E9B" w:rsidRDefault="00F83E9B" w:rsidP="00F83E9B">
      <w:r w:rsidRPr="00F83E9B">
        <w:t>She let out a sharp, guttural click with her tongue—a specific sound the family knew meant she was processing a decision. She looked at the map of the city on the screen. It was a city big enough to get lost in, but built in a way that she could always find her way home.</w:t>
      </w:r>
    </w:p>
    <w:p w14:paraId="71A2E2D0" w14:textId="77777777" w:rsidR="00F83E9B" w:rsidRPr="00F83E9B" w:rsidRDefault="00F83E9B" w:rsidP="00F83E9B">
      <w:r w:rsidRPr="00F83E9B">
        <w:t>She looked at her parents. She looked at Uncle Mark.</w:t>
      </w:r>
    </w:p>
    <w:p w14:paraId="10E44086" w14:textId="77777777" w:rsidR="00F83E9B" w:rsidRPr="00F83E9B" w:rsidRDefault="00F83E9B" w:rsidP="00F83E9B">
      <w:r w:rsidRPr="00F83E9B">
        <w:t>She made a loud, resonant hum in her throat and slammed her hand on the tray. She tapped the VocaLink.</w:t>
      </w:r>
    </w:p>
    <w:p w14:paraId="1F8C0B01" w14:textId="77777777" w:rsidR="00F83E9B" w:rsidRPr="00F83E9B" w:rsidRDefault="00F83E9B" w:rsidP="00F83E9B">
      <w:r w:rsidRPr="00F83E9B">
        <w:t>"WAIT. THEN. LAUNCH."</w:t>
      </w:r>
    </w:p>
    <w:p w14:paraId="5A8EF34A" w14:textId="77777777" w:rsidR="00F83E9B" w:rsidRPr="00F83E9B" w:rsidRDefault="00F83E9B" w:rsidP="00F83E9B">
      <w:r w:rsidRPr="00F83E9B">
        <w:lastRenderedPageBreak/>
        <w:t>"That's the strategy," Patrick agreed, understanding her tone instantly. "We wait. We build the war chest. And then we launch."</w:t>
      </w:r>
    </w:p>
    <w:p w14:paraId="39183420" w14:textId="77777777" w:rsidR="00F83E9B" w:rsidRPr="00F83E9B" w:rsidRDefault="00F83E9B" w:rsidP="00F83E9B">
      <w:r w:rsidRPr="00F83E9B">
        <w:t>Uncle Mark raised his soda bottle. "To the Gap Year. And to The Foundry."</w:t>
      </w:r>
    </w:p>
    <w:p w14:paraId="70948C15" w14:textId="77777777" w:rsidR="00F83E9B" w:rsidRPr="00F83E9B" w:rsidRDefault="00F83E9B" w:rsidP="00F83E9B">
      <w:r w:rsidRPr="00F83E9B">
        <w:t>"To The Foundry," Tom echoed.</w:t>
      </w:r>
    </w:p>
    <w:p w14:paraId="0DCF0761" w14:textId="77777777" w:rsidR="00F83E9B" w:rsidRPr="00F83E9B" w:rsidRDefault="00F83E9B" w:rsidP="00F83E9B">
      <w:r w:rsidRPr="00F83E9B">
        <w:t>Patrick turned back to the computer. He didn't close the browser window. He bookmarked it. It wasn't just a rental listing anymore. It was the target.</w:t>
      </w:r>
    </w:p>
    <w:p w14:paraId="5EF47006" w14:textId="5B0508C7" w:rsidR="00961F7D" w:rsidRDefault="00961F7D" w:rsidP="00961F7D">
      <w:pPr>
        <w:pStyle w:val="Heading3"/>
      </w:pPr>
      <w:r>
        <w:t>Part 8: The Upgrade</w:t>
      </w:r>
    </w:p>
    <w:p w14:paraId="6E4CD3A4" w14:textId="211287E7" w:rsidR="00961F7D" w:rsidRDefault="00961F7D" w:rsidP="00961F7D">
      <w:pPr>
        <w:pStyle w:val="Heading4"/>
      </w:pPr>
      <w:r>
        <w:rPr>
          <w:b/>
          <w:bCs/>
        </w:rPr>
        <w:t>Date:</w:t>
      </w:r>
      <w:r>
        <w:t xml:space="preserve"> July 7, 2003 </w:t>
      </w:r>
      <w:r>
        <w:rPr>
          <w:b/>
          <w:bCs/>
        </w:rPr>
        <w:t>Time:</w:t>
      </w:r>
      <w:r>
        <w:t xml:space="preserve"> 11:00 AM </w:t>
      </w:r>
      <w:r>
        <w:rPr>
          <w:b/>
          <w:bCs/>
        </w:rPr>
        <w:t>Location:</w:t>
      </w:r>
      <w:r>
        <w:t xml:space="preserve"> CyberWorld Electronics, Bald Hill Road, Warwick, Rhode Island</w:t>
      </w:r>
    </w:p>
    <w:p w14:paraId="14601EAF" w14:textId="77777777" w:rsidR="00961F7D" w:rsidRDefault="00961F7D" w:rsidP="00961F7D">
      <w:r>
        <w:t>Bald Hill Road was the commercial artery of suburban Rhode Island—a four-lane stroad lined with car dealerships, strip malls, and big-box retailers.</w:t>
      </w:r>
    </w:p>
    <w:p w14:paraId="4685ECD3" w14:textId="77777777" w:rsidR="00961F7D" w:rsidRDefault="00961F7D" w:rsidP="00961F7D">
      <w:r>
        <w:t xml:space="preserve">Uncle Mark parked his sedan in front of </w:t>
      </w:r>
      <w:r>
        <w:rPr>
          <w:b/>
          <w:bCs/>
        </w:rPr>
        <w:t>CyberWorld Electronics</w:t>
      </w:r>
      <w:r>
        <w:t>. It was a massive concrete box with a red neon sign buzzing in the humid July air.</w:t>
      </w:r>
    </w:p>
    <w:p w14:paraId="1ADB3EE9" w14:textId="77777777" w:rsidR="00961F7D" w:rsidRDefault="00961F7D" w:rsidP="00961F7D">
      <w:r>
        <w:t>"Alright, kiddo," Mark said, turning off the ignition. "We got the apartment plan settled. Now we need to settle the hardware. That brick on your tray is older than my car."</w:t>
      </w:r>
    </w:p>
    <w:p w14:paraId="68092578" w14:textId="77777777" w:rsidR="00961F7D" w:rsidRDefault="00961F7D" w:rsidP="00961F7D">
      <w:r>
        <w:t>Patrick lowered the van’s lift next to Mark’s car. Nichole rolled out, looking at the store entrance.</w:t>
      </w:r>
    </w:p>
    <w:p w14:paraId="41EF489B" w14:textId="77777777" w:rsidR="00961F7D" w:rsidRDefault="00961F7D" w:rsidP="00961F7D">
      <w:r>
        <w:t>Inside, the store smelled of ozone, anti-static plastic, and floor wax. It was a cavern of consumption. Walls of televisions played the same news channel in sync. Rows of compact discs stretched to the back.</w:t>
      </w:r>
    </w:p>
    <w:p w14:paraId="13C13E40" w14:textId="77777777" w:rsidR="00961F7D" w:rsidRDefault="00961F7D" w:rsidP="00961F7D">
      <w:r>
        <w:t xml:space="preserve">But Nichole was focused on the center aisle: </w:t>
      </w:r>
      <w:r>
        <w:rPr>
          <w:b/>
          <w:bCs/>
        </w:rPr>
        <w:t>Computing.</w:t>
      </w:r>
    </w:p>
    <w:p w14:paraId="777DCBDA" w14:textId="77777777" w:rsidR="00961F7D" w:rsidRDefault="00961F7D" w:rsidP="00961F7D">
      <w:r>
        <w:t xml:space="preserve">A sales associate named "Justin"—wearing a blue polo and pleated khakis—spotted the purple </w:t>
      </w:r>
      <w:r>
        <w:rPr>
          <w:b/>
          <w:bCs/>
        </w:rPr>
        <w:t>Titan AeroMotion</w:t>
      </w:r>
      <w:r>
        <w:t xml:space="preserve">. He saw the heavy, battered </w:t>
      </w:r>
      <w:r>
        <w:rPr>
          <w:b/>
          <w:bCs/>
        </w:rPr>
        <w:t>VocaLink</w:t>
      </w:r>
      <w:r>
        <w:t xml:space="preserve"> mount. He smiled the smile of a man who thought he was about to be helpful.</w:t>
      </w:r>
    </w:p>
    <w:p w14:paraId="300269A6" w14:textId="77777777" w:rsidR="00961F7D" w:rsidRDefault="00961F7D" w:rsidP="00961F7D">
      <w:r>
        <w:t xml:space="preserve">"Welcome to CyberWorld," Justin chirped, stepping into their path. He looked at Patrick. </w:t>
      </w:r>
      <w:r>
        <w:rPr>
          <w:rStyle w:val="citation-67"/>
        </w:rPr>
        <w:t xml:space="preserve">"Are we looking for something simple today? Maybe a </w:t>
      </w:r>
      <w:r>
        <w:rPr>
          <w:rStyle w:val="citation-67"/>
          <w:b/>
          <w:bCs/>
        </w:rPr>
        <w:t>MagnaByte</w:t>
      </w:r>
      <w:r>
        <w:rPr>
          <w:rStyle w:val="citation-67"/>
        </w:rPr>
        <w:t xml:space="preserve"> for education</w:t>
      </w:r>
      <w:r>
        <w:t>? Or we have some great oversized keyboards for special needs..."</w:t>
      </w:r>
    </w:p>
    <w:p w14:paraId="679BDE18" w14:textId="77777777" w:rsidR="00961F7D" w:rsidRDefault="00961F7D" w:rsidP="00961F7D">
      <w:r>
        <w:t>Nichole didn't look at Justin. She didn't slow down.</w:t>
      </w:r>
    </w:p>
    <w:p w14:paraId="61A421EC" w14:textId="77777777" w:rsidR="00961F7D" w:rsidRDefault="00961F7D" w:rsidP="00961F7D">
      <w:r>
        <w:t xml:space="preserve">She tapped her armrest twice. </w:t>
      </w:r>
      <w:r>
        <w:rPr>
          <w:i/>
          <w:iCs/>
        </w:rPr>
        <w:t>Forward.</w:t>
      </w:r>
    </w:p>
    <w:p w14:paraId="70B64774" w14:textId="77777777" w:rsidR="00961F7D" w:rsidRDefault="00961F7D" w:rsidP="00961F7D">
      <w:r>
        <w:t>Patrick didn't break stride. "We're good, man. Just browsing specs."</w:t>
      </w:r>
    </w:p>
    <w:p w14:paraId="1BE01C7D" w14:textId="77777777" w:rsidR="00961F7D" w:rsidRDefault="00961F7D" w:rsidP="00961F7D">
      <w:r>
        <w:lastRenderedPageBreak/>
        <w:t>He steered Nichole right past the "Home &amp; Family" aisle with its colorful, underpowered desktops. They rolled past the "MagnaByte" section with its translucent fruit-colored computers.</w:t>
      </w:r>
    </w:p>
    <w:p w14:paraId="7FB197BC" w14:textId="77777777" w:rsidR="00961F7D" w:rsidRDefault="00961F7D" w:rsidP="00961F7D">
      <w:r>
        <w:t xml:space="preserve">Nichole pointed a finger toward the back wall. The sign hanging from the ceiling read: </w:t>
      </w:r>
      <w:r>
        <w:rPr>
          <w:b/>
          <w:bCs/>
        </w:rPr>
        <w:t>BUSINESS SOLUTIONS &amp; MOBILE COMPUTING.</w:t>
      </w:r>
    </w:p>
    <w:p w14:paraId="5B170D91" w14:textId="77777777" w:rsidR="00961F7D" w:rsidRDefault="00961F7D" w:rsidP="00961F7D">
      <w:r>
        <w:t>"Attagirl," Mark grinned, trailing behind them with a shopping cart. "Go for the high-octane stuff."</w:t>
      </w:r>
    </w:p>
    <w:p w14:paraId="1E7060B3" w14:textId="77777777" w:rsidR="00961F7D" w:rsidRDefault="00961F7D" w:rsidP="00961F7D">
      <w:r>
        <w:t>They reached the display of laptops. In 2003, most laptops were heavy, black rectangles. But sitting on a lighted pedestal in the center was something new.</w:t>
      </w:r>
    </w:p>
    <w:p w14:paraId="583A7184" w14:textId="77777777" w:rsidR="00961F7D" w:rsidRDefault="00961F7D" w:rsidP="00961F7D">
      <w:r>
        <w:rPr>
          <w:rStyle w:val="citation-66"/>
        </w:rPr>
        <w:t xml:space="preserve">The placard read: </w:t>
      </w:r>
      <w:r>
        <w:rPr>
          <w:rStyle w:val="citation-66"/>
          <w:b/>
          <w:bCs/>
        </w:rPr>
        <w:t>The Apex ConvertiBook 3500. Powered by Quantum OS XN Tablet Edition</w:t>
      </w:r>
      <w:r>
        <w:t>.</w:t>
      </w:r>
    </w:p>
    <w:p w14:paraId="5521C186" w14:textId="77777777" w:rsidR="00961F7D" w:rsidRDefault="00961F7D" w:rsidP="00961F7D">
      <w:r>
        <w:t>It looked like a laptop, but the screen was connected by a single, heavy-duty central hinge.</w:t>
      </w:r>
    </w:p>
    <w:p w14:paraId="0B0A1317" w14:textId="77777777" w:rsidR="00961F7D" w:rsidRDefault="00961F7D" w:rsidP="00961F7D">
      <w:r>
        <w:t xml:space="preserve">"Whoa," Patrick whispered, parking the chair. "I read about these in </w:t>
      </w:r>
      <w:r>
        <w:rPr>
          <w:i/>
          <w:iCs/>
        </w:rPr>
        <w:t>ByteWorld Magazine</w:t>
      </w:r>
      <w:r>
        <w:t>. It’s a convertible."</w:t>
      </w:r>
    </w:p>
    <w:p w14:paraId="1C8B11EE" w14:textId="77777777" w:rsidR="00961F7D" w:rsidRDefault="00961F7D" w:rsidP="00961F7D">
      <w:r>
        <w:t>He reached out and twisted the screen. It rotated 180 degrees and folded flat over the keyboard, transforming the device into a thick, powerful slate.</w:t>
      </w:r>
    </w:p>
    <w:p w14:paraId="1E3B9042" w14:textId="77777777" w:rsidR="00961F7D" w:rsidRDefault="00961F7D" w:rsidP="00961F7D">
      <w:r>
        <w:t>Nichole’s eyes went wide. If they folded it flat... it was just a screen. No keyboard bulk getting in the way of her vision. No clamshell lid to block her view of the professor.</w:t>
      </w:r>
    </w:p>
    <w:p w14:paraId="6E1A01AD" w14:textId="77777777" w:rsidR="00961F7D" w:rsidRDefault="00961F7D" w:rsidP="00961F7D">
      <w:r>
        <w:t>"Touch it," Patrick murmured. "See if it's resistive."</w:t>
      </w:r>
    </w:p>
    <w:p w14:paraId="76BF318C" w14:textId="77777777" w:rsidR="00961F7D" w:rsidRDefault="00961F7D" w:rsidP="00961F7D">
      <w:r>
        <w:t>Nichole reached out. She didn't be gentle. She couldn't be.</w:t>
      </w:r>
    </w:p>
    <w:p w14:paraId="1FDCB0B0" w14:textId="77777777" w:rsidR="00961F7D" w:rsidRDefault="00961F7D" w:rsidP="00961F7D">
      <w:r>
        <w:t xml:space="preserve">She struck the screen with her index finger—a solid, deliberate </w:t>
      </w:r>
      <w:r>
        <w:rPr>
          <w:i/>
          <w:iCs/>
        </w:rPr>
        <w:t>thud</w:t>
      </w:r>
      <w:r>
        <w:t>.</w:t>
      </w:r>
    </w:p>
    <w:p w14:paraId="707307E8" w14:textId="77777777" w:rsidR="00961F7D" w:rsidRDefault="00961F7D" w:rsidP="00961F7D">
      <w:r>
        <w:t>The screen didn't crack. The plastic surface yielded slightly under the pressure—</w:t>
      </w:r>
      <w:r>
        <w:rPr>
          <w:b/>
          <w:bCs/>
        </w:rPr>
        <w:t>resistive touch</w:t>
      </w:r>
      <w:r>
        <w:t xml:space="preserve">—and the cursor jumped instantly to her finger. She double-tapped the </w:t>
      </w:r>
      <w:r>
        <w:rPr>
          <w:b/>
          <w:bCs/>
        </w:rPr>
        <w:t>My Computer</w:t>
      </w:r>
      <w:r>
        <w:t xml:space="preserve"> icon.</w:t>
      </w:r>
    </w:p>
    <w:p w14:paraId="0803436D" w14:textId="77777777" w:rsidR="00961F7D" w:rsidRDefault="00961F7D" w:rsidP="00961F7D">
      <w:r>
        <w:rPr>
          <w:i/>
          <w:iCs/>
        </w:rPr>
        <w:t>Click-click.</w:t>
      </w:r>
    </w:p>
    <w:p w14:paraId="003E4E8B" w14:textId="77777777" w:rsidR="00961F7D" w:rsidRDefault="00961F7D" w:rsidP="00961F7D">
      <w:r>
        <w:t>The window snapped open instantly. No lag. No hourglass. The 1.3GHz processor ate the command for breakfast.</w:t>
      </w:r>
    </w:p>
    <w:p w14:paraId="7157E8D5" w14:textId="77777777" w:rsidR="00961F7D" w:rsidRDefault="00961F7D" w:rsidP="00961F7D">
      <w:r>
        <w:t>Justin, the sales guy, had caught up to them. He looked nervous. "Uh, folks, that's a two-thousand-dollar machine. It's really designed for architects who use a stylus. The screen is... sensitive."</w:t>
      </w:r>
    </w:p>
    <w:p w14:paraId="548C3861" w14:textId="77777777" w:rsidR="00961F7D" w:rsidRDefault="00961F7D" w:rsidP="00961F7D">
      <w:r>
        <w:lastRenderedPageBreak/>
        <w:t>Nichole ignored him. She looked at Patrick. She pointed to the heavy hinge.</w:t>
      </w:r>
    </w:p>
    <w:p w14:paraId="225BB2D6" w14:textId="77777777" w:rsidR="00961F7D" w:rsidRDefault="00961F7D" w:rsidP="00961F7D">
      <w:r>
        <w:t>"I can strip the base," Patrick said, analyzing the chassis. "I can remove the keyboard half entirely, or just fold it flat and bolt the whole unit to your tray. It has industry-standard mounting holes on the bottom."</w:t>
      </w:r>
    </w:p>
    <w:p w14:paraId="32E88E2A" w14:textId="77777777" w:rsidR="00961F7D" w:rsidRDefault="00961F7D" w:rsidP="00961F7D">
      <w:r>
        <w:t xml:space="preserve">Nichole tapped the screen again. </w:t>
      </w:r>
      <w:r>
        <w:rPr>
          <w:rStyle w:val="citation-65"/>
        </w:rPr>
        <w:t xml:space="preserve">She opened </w:t>
      </w:r>
      <w:r>
        <w:rPr>
          <w:rStyle w:val="citation-65"/>
          <w:b/>
          <w:bCs/>
        </w:rPr>
        <w:t>WritePad</w:t>
      </w:r>
      <w:r>
        <w:t>.</w:t>
      </w:r>
    </w:p>
    <w:p w14:paraId="1EA2B39B" w14:textId="77777777" w:rsidR="00961F7D" w:rsidRDefault="00961F7D" w:rsidP="00961F7D">
      <w:r>
        <w:t>She anchored her forearm on the display table. She hunted and pecked a sentence using the on-screen keyboard.</w:t>
      </w:r>
    </w:p>
    <w:p w14:paraId="62D10CAF" w14:textId="77777777" w:rsidR="00961F7D" w:rsidRDefault="00961F7D" w:rsidP="00961F7D">
      <w:r>
        <w:rPr>
          <w:b/>
          <w:bCs/>
        </w:rPr>
        <w:t>I. WANT. THIS.</w:t>
      </w:r>
    </w:p>
    <w:p w14:paraId="08E08B71" w14:textId="77777777" w:rsidR="00961F7D" w:rsidRDefault="00961F7D" w:rsidP="00961F7D">
      <w:r>
        <w:rPr>
          <w:rStyle w:val="citation-64"/>
        </w:rPr>
        <w:t>"It runs Quantum OS XN</w:t>
      </w:r>
      <w:r>
        <w:t>," Patrick warned her. "The Pro edition. It's going to look different than 2000."</w:t>
      </w:r>
    </w:p>
    <w:p w14:paraId="295216D0" w14:textId="77777777" w:rsidR="00961F7D" w:rsidRDefault="00961F7D" w:rsidP="00961F7D">
      <w:r>
        <w:t xml:space="preserve">Nichole shrugged. She tapped the screen again. </w:t>
      </w:r>
      <w:r>
        <w:rPr>
          <w:b/>
          <w:bCs/>
        </w:rPr>
        <w:t>I. LEARN.</w:t>
      </w:r>
    </w:p>
    <w:p w14:paraId="4D41FC35" w14:textId="77777777" w:rsidR="00961F7D" w:rsidRDefault="00961F7D" w:rsidP="00961F7D">
      <w:r>
        <w:t>"Okay," Mark said, stepping up and resting his elbows on the display case. "We'll take it. Box it up."</w:t>
      </w:r>
    </w:p>
    <w:p w14:paraId="77756481" w14:textId="77777777" w:rsidR="00961F7D" w:rsidRDefault="00961F7D" w:rsidP="00961F7D">
      <w:r>
        <w:t>Justin blinked. "Sir, are you sure? We have the 'Apex Home' model for half the price—"</w:t>
      </w:r>
    </w:p>
    <w:p w14:paraId="6D9D8E3D" w14:textId="77777777" w:rsidR="00961F7D" w:rsidRDefault="00961F7D" w:rsidP="00961F7D">
      <w:r>
        <w:t>"Did she point to the Home model?" Mark asked, his voice dropping into his flat Newport baritone.</w:t>
      </w:r>
    </w:p>
    <w:p w14:paraId="5066B138" w14:textId="77777777" w:rsidR="00961F7D" w:rsidRDefault="00961F7D" w:rsidP="00961F7D">
      <w:r>
        <w:t>"No, but—"</w:t>
      </w:r>
    </w:p>
    <w:p w14:paraId="0EA9A350" w14:textId="77777777" w:rsidR="00961F7D" w:rsidRDefault="00961F7D" w:rsidP="00961F7D">
      <w:r>
        <w:t>"Then she wants the ConvertiBook," Mark said. "Go get a box."</w:t>
      </w:r>
    </w:p>
    <w:p w14:paraId="1CEAF21B" w14:textId="77777777" w:rsidR="00961F7D" w:rsidRDefault="00961F7D" w:rsidP="00961F7D">
      <w:r>
        <w:t>Justin scrambled toward the stockroom.</w:t>
      </w:r>
    </w:p>
    <w:p w14:paraId="7C56B891" w14:textId="77777777" w:rsidR="00961F7D" w:rsidRDefault="00961F7D" w:rsidP="00961F7D">
      <w:r>
        <w:t>"One more thing," Patrick said. He looked at Nichole. "Input devices. You want to stick with the touchscreen only?"</w:t>
      </w:r>
    </w:p>
    <w:p w14:paraId="25F38CD0" w14:textId="77777777" w:rsidR="00961F7D" w:rsidRDefault="00961F7D" w:rsidP="00961F7D">
      <w:r>
        <w:t>Nichole shook her head violently. The touchscreen was for talking. For coding—for the real work—she needed precision.</w:t>
      </w:r>
    </w:p>
    <w:p w14:paraId="0B6DBDE4" w14:textId="77777777" w:rsidR="00961F7D" w:rsidRDefault="00961F7D" w:rsidP="00961F7D">
      <w:r>
        <w:t>She pointed to the accessory rack.</w:t>
      </w:r>
    </w:p>
    <w:p w14:paraId="0C1A7B65" w14:textId="77777777" w:rsidR="00961F7D" w:rsidRDefault="00961F7D" w:rsidP="00961F7D">
      <w:r>
        <w:t>Justin returned with the laptop box. "We also have trackballs," he offered, holding up a giant ball with oversized buttons. "Very popular for limited mobility."</w:t>
      </w:r>
    </w:p>
    <w:p w14:paraId="6EFC8191" w14:textId="77777777" w:rsidR="00961F7D" w:rsidRDefault="00961F7D" w:rsidP="00961F7D">
      <w:r>
        <w:t xml:space="preserve">Nichole made a sharp </w:t>
      </w:r>
      <w:r>
        <w:rPr>
          <w:i/>
          <w:iCs/>
        </w:rPr>
        <w:t>gah!</w:t>
      </w:r>
      <w:r>
        <w:t xml:space="preserve"> sound—the sound of pure disgust.</w:t>
      </w:r>
    </w:p>
    <w:p w14:paraId="68039A80" w14:textId="77777777" w:rsidR="00961F7D" w:rsidRDefault="00961F7D" w:rsidP="00961F7D">
      <w:r>
        <w:t>She pointed a shaking finger at the bottom shelf.</w:t>
      </w:r>
    </w:p>
    <w:p w14:paraId="6D4AFFE2" w14:textId="77777777" w:rsidR="00961F7D" w:rsidRDefault="00961F7D" w:rsidP="00961F7D">
      <w:r>
        <w:t>"That one?" Patrick asked.</w:t>
      </w:r>
    </w:p>
    <w:p w14:paraId="714763B4" w14:textId="77777777" w:rsidR="00961F7D" w:rsidRDefault="00961F7D" w:rsidP="00961F7D">
      <w:r>
        <w:lastRenderedPageBreak/>
        <w:t>Nichole nodded.</w:t>
      </w:r>
    </w:p>
    <w:p w14:paraId="5AC8F217" w14:textId="77777777" w:rsidR="00961F7D" w:rsidRDefault="00961F7D" w:rsidP="00961F7D">
      <w:r>
        <w:t xml:space="preserve">Patrick reached down and grabbed a standard, grey </w:t>
      </w:r>
      <w:r>
        <w:rPr>
          <w:b/>
          <w:bCs/>
        </w:rPr>
        <w:t>Quantum OptiMouse</w:t>
      </w:r>
      <w:r>
        <w:t>. It was optical—no rubber ball to clean—and had a scroll wheel and two standard click buttons.</w:t>
      </w:r>
    </w:p>
    <w:p w14:paraId="69FC4660" w14:textId="77777777" w:rsidR="00961F7D" w:rsidRDefault="00961F7D" w:rsidP="00961F7D">
      <w:r>
        <w:t>"She wants the mouse," Patrick told the salesman.</w:t>
      </w:r>
    </w:p>
    <w:p w14:paraId="0E24D1E8" w14:textId="77777777" w:rsidR="00961F7D" w:rsidRDefault="00961F7D" w:rsidP="00961F7D">
      <w:r>
        <w:t>"And a keyboard," Nichole tapped on the display unit.</w:t>
      </w:r>
    </w:p>
    <w:p w14:paraId="35955C84" w14:textId="77777777" w:rsidR="00961F7D" w:rsidRDefault="00961F7D" w:rsidP="00961F7D">
      <w:r>
        <w:t>"Right," Patrick added. "Standard corded keyboard. No ergonomic split, no giant keys. Just a regular, mechanical-switch board. She strikes hard."</w:t>
      </w:r>
    </w:p>
    <w:p w14:paraId="3E0B0660" w14:textId="77777777" w:rsidR="00961F7D" w:rsidRDefault="00961F7D" w:rsidP="00961F7D">
      <w:r>
        <w:t>Mark threw the mouse and the keyboard into the cart next to the high-end laptop.</w:t>
      </w:r>
    </w:p>
    <w:p w14:paraId="48006339" w14:textId="2627BB22" w:rsidR="00961F7D" w:rsidRDefault="3745F704" w:rsidP="00961F7D">
      <w:r>
        <w:t xml:space="preserve">"Anything else, </w:t>
      </w:r>
      <w:r w:rsidR="157E1926">
        <w:t>Nikki</w:t>
      </w:r>
      <w:r>
        <w:t>?" Mark asked her.</w:t>
      </w:r>
    </w:p>
    <w:p w14:paraId="51EB4D16" w14:textId="77777777" w:rsidR="00961F7D" w:rsidRDefault="00961F7D" w:rsidP="00961F7D">
      <w:r>
        <w:t>Nichole looked at the pile of tech. A convertible tablet PC. A professional operating system. Standard input devices.</w:t>
      </w:r>
    </w:p>
    <w:p w14:paraId="4AF9147E" w14:textId="77777777" w:rsidR="00961F7D" w:rsidRDefault="00961F7D" w:rsidP="00961F7D">
      <w:r>
        <w:t>She wasn't buying medical equipment. She was buying a workstation.</w:t>
      </w:r>
    </w:p>
    <w:p w14:paraId="5093F4E6" w14:textId="77777777" w:rsidR="00961F7D" w:rsidRDefault="00961F7D" w:rsidP="00961F7D">
      <w:r>
        <w:t>She looked at her uncle. She reached out and patted his hand on the cart handle.</w:t>
      </w:r>
    </w:p>
    <w:p w14:paraId="5726EE33" w14:textId="77777777" w:rsidR="00961F7D" w:rsidRDefault="00961F7D" w:rsidP="00961F7D">
      <w:r>
        <w:t>She tapped her VocaLink for the last time that day.</w:t>
      </w:r>
    </w:p>
    <w:p w14:paraId="0B8D01C8" w14:textId="77777777" w:rsidR="00961F7D" w:rsidRDefault="00961F7D" w:rsidP="00961F7D">
      <w:r>
        <w:rPr>
          <w:b/>
          <w:bCs/>
        </w:rPr>
        <w:t>"THANK. YOU."</w:t>
      </w:r>
    </w:p>
    <w:p w14:paraId="3B8A14AC" w14:textId="77777777" w:rsidR="00961F7D" w:rsidRDefault="00961F7D" w:rsidP="00961F7D">
      <w:r>
        <w:t>"Don't thank me," Mark winked. "Just get a 4.0 GPA."</w:t>
      </w:r>
    </w:p>
    <w:p w14:paraId="3B47DB1C" w14:textId="77777777" w:rsidR="00961F7D" w:rsidRDefault="00961F7D" w:rsidP="00961F7D">
      <w:r>
        <w:t>"Let's roll," Patrick said, grinning as he grabbed the push handles. "We have an operating system to configure."</w:t>
      </w:r>
    </w:p>
    <w:p w14:paraId="1375DE46" w14:textId="77777777" w:rsidR="006F7CE3" w:rsidRDefault="006F7CE3" w:rsidP="00941425">
      <w:pPr>
        <w:pStyle w:val="Heading2"/>
      </w:pPr>
      <w:r>
        <w:t>Chapter 5: The Gap Year Protocol</w:t>
      </w:r>
    </w:p>
    <w:p w14:paraId="2BDCD7CE" w14:textId="77777777" w:rsidR="006F7CE3" w:rsidRDefault="006F7CE3" w:rsidP="33EEF89A">
      <w:pPr>
        <w:pStyle w:val="Heading3"/>
      </w:pPr>
      <w:r>
        <w:t>Part 1: The Disassembly Date: July 8, 2003 Time: 6:30 PM Location: 1850 Delaney Street, Virginia Beach, Virginia</w:t>
      </w:r>
    </w:p>
    <w:p w14:paraId="524FD266" w14:textId="77777777" w:rsidR="006F7CE3" w:rsidRDefault="006F7CE3" w:rsidP="006F7CE3">
      <w:r>
        <w:t>The thirteen-hour drive south felt different than the drive north. The crushing weight of the Putney College disaster had been left somewhere in the Green Mountains, replaced by the humming energy of a concrete plan.</w:t>
      </w:r>
    </w:p>
    <w:p w14:paraId="5B4787B7" w14:textId="77777777" w:rsidR="006F7CE3" w:rsidRDefault="006F7CE3" w:rsidP="006F7CE3">
      <w:r>
        <w:t xml:space="preserve">Tom pulled the heavy transport van into the driveway at 1850 Delaney Street. The neighborhood was quiet, the Virginia heat radiating off the asphalt. </w:t>
      </w:r>
      <w:r>
        <w:rPr>
          <w:rStyle w:val="citation-120"/>
        </w:rPr>
        <w:t>Down the block, Patrick could see the brick façade of Morrison Middle School—the site of the infamous "Curb Trap" of 1996</w:t>
      </w:r>
      <w:r>
        <w:t>. It was the place where they had first learned that the world was not built for them.</w:t>
      </w:r>
    </w:p>
    <w:p w14:paraId="622E7090" w14:textId="77777777" w:rsidR="006F7CE3" w:rsidRDefault="006F7CE3" w:rsidP="006F7CE3">
      <w:r>
        <w:t>Now, they were leaving it behind to go find a world that was.</w:t>
      </w:r>
    </w:p>
    <w:p w14:paraId="2AA13289" w14:textId="77777777" w:rsidR="006F7CE3" w:rsidRDefault="006F7CE3" w:rsidP="006F7CE3">
      <w:r>
        <w:lastRenderedPageBreak/>
        <w:t xml:space="preserve">Patrick lowered the hydraulic lift. As Nichole’s wheels hit the familiar concrete of the driveway, she didn't look at the school. Her lap tray was occupied by the heavy cardboard box containing the </w:t>
      </w:r>
      <w:r>
        <w:rPr>
          <w:b/>
          <w:bCs/>
        </w:rPr>
        <w:t>Apex ConvertiBook 3500</w:t>
      </w:r>
      <w:r>
        <w:t>.</w:t>
      </w:r>
    </w:p>
    <w:p w14:paraId="051C6CAB" w14:textId="77777777" w:rsidR="006F7CE3" w:rsidRDefault="006F7CE3" w:rsidP="006F7CE3">
      <w:r>
        <w:t>"Home sweet home," Tom sighed, putting the van in park. "For a few more weeks, anyway."</w:t>
      </w:r>
    </w:p>
    <w:p w14:paraId="2E8186C2" w14:textId="77777777" w:rsidR="006F7CE3" w:rsidRDefault="006F7CE3" w:rsidP="006F7CE3">
      <w:r>
        <w:t>"Let's get inside," Ellen said, grabbing the bags. "We have a house to pack."</w:t>
      </w:r>
    </w:p>
    <w:p w14:paraId="3A1B8184" w14:textId="77777777" w:rsidR="006F7CE3" w:rsidRDefault="006F7CE3" w:rsidP="006F7CE3">
      <w:r>
        <w:t>The reality of the "Gap Year Protocol" settled in over the next few weeks. The house on Delaney Street became a staging ground. In the living room, Tom stacked moving boxes. In the kitchen, Ellen made lists of doctors, specialists, and state Medicaid transfer forms that would need to be routed to Rhode Island.</w:t>
      </w:r>
    </w:p>
    <w:p w14:paraId="4C4471E7" w14:textId="77777777" w:rsidR="006F7CE3" w:rsidRDefault="006F7CE3" w:rsidP="006F7CE3">
      <w:r>
        <w:t>But in the master bedroom that the twins shared, the disassembly of their childhood was in full swing.</w:t>
      </w:r>
    </w:p>
    <w:p w14:paraId="78D299A9" w14:textId="77777777" w:rsidR="006F7CE3" w:rsidRDefault="006F7CE3" w:rsidP="006F7CE3">
      <w:r>
        <w:t xml:space="preserve">Patrick pulled a cardboard box marked </w:t>
      </w:r>
      <w:r>
        <w:rPr>
          <w:i/>
          <w:iCs/>
        </w:rPr>
        <w:t>BOOKS</w:t>
      </w:r>
      <w:r>
        <w:t xml:space="preserve"> from the closet. He began pulling down his sci-fi paperbacks and Nichole's heavy hardcovers. They had shared this room for eighteen years. There were no boundaries between their things.</w:t>
      </w:r>
    </w:p>
    <w:p w14:paraId="425DD411" w14:textId="77777777" w:rsidR="006F7CE3" w:rsidRDefault="006F7CE3" w:rsidP="006F7CE3">
      <w:r>
        <w:t>Nichole sat parked at her desk in the corner. She wasn't packing. She was compiling.</w:t>
      </w:r>
    </w:p>
    <w:p w14:paraId="249D6AC4" w14:textId="77777777" w:rsidR="006F7CE3" w:rsidRDefault="006F7CE3" w:rsidP="006F7CE3">
      <w:r>
        <w:t xml:space="preserve">The new </w:t>
      </w:r>
      <w:r>
        <w:rPr>
          <w:b/>
          <w:bCs/>
        </w:rPr>
        <w:t>Apex ConvertiBook</w:t>
      </w:r>
      <w:r>
        <w:t xml:space="preserve"> was locked into its slate mode, bolted securely to her lap tray. The bright blue taskbar of </w:t>
      </w:r>
      <w:r>
        <w:rPr>
          <w:b/>
          <w:bCs/>
        </w:rPr>
        <w:t>Quantum OS XN Professional</w:t>
      </w:r>
      <w:r>
        <w:t xml:space="preserve"> glowed in the dim room. Next to it sat her standard, corded </w:t>
      </w:r>
      <w:r>
        <w:rPr>
          <w:b/>
          <w:bCs/>
        </w:rPr>
        <w:t>Quantum OptiMouse</w:t>
      </w:r>
      <w:r>
        <w:t xml:space="preserve"> and a mechanical keyboard.</w:t>
      </w:r>
    </w:p>
    <w:p w14:paraId="4615ABD5" w14:textId="77777777" w:rsidR="006F7CE3" w:rsidRDefault="006F7CE3" w:rsidP="006F7CE3">
      <w:r>
        <w:t xml:space="preserve">Her right forearm was anchored to the tray—the "1993 Method" she had perfected on the old family PC. Her index finger dropped like a piston. </w:t>
      </w:r>
      <w:r>
        <w:rPr>
          <w:i/>
          <w:iCs/>
        </w:rPr>
        <w:t>Clack. Clack. Clack.</w:t>
      </w:r>
    </w:p>
    <w:p w14:paraId="486DE0EC" w14:textId="77777777" w:rsidR="006F7CE3" w:rsidRDefault="006F7CE3" w:rsidP="006F7CE3">
      <w:r>
        <w:t xml:space="preserve">She was coding in </w:t>
      </w:r>
      <w:r>
        <w:rPr>
          <w:b/>
          <w:bCs/>
        </w:rPr>
        <w:t>Quantum Basic 6.0</w:t>
      </w:r>
      <w:r>
        <w:t xml:space="preserve">. Patrick looked over her shoulder. She had a module open, and he could see she was rewriting the directory paths for her old </w:t>
      </w:r>
      <w:r>
        <w:rPr>
          <w:rStyle w:val="HTMLCode"/>
          <w:rFonts w:eastAsiaTheme="majorEastAsia"/>
        </w:rPr>
        <w:t>.BAS</w:t>
      </w:r>
      <w:r>
        <w:t xml:space="preserve"> voice files to work with the newer text-to-speech engine.</w:t>
      </w:r>
    </w:p>
    <w:p w14:paraId="3A5A8FB5" w14:textId="77777777" w:rsidR="006F7CE3" w:rsidRDefault="006F7CE3" w:rsidP="006F7CE3">
      <w:r>
        <w:t>"You're porting the whole library?" Patrick asked, impressed.</w:t>
      </w:r>
    </w:p>
    <w:p w14:paraId="3F47E1A7" w14:textId="77777777" w:rsidR="006F7CE3" w:rsidRDefault="006F7CE3" w:rsidP="006F7CE3">
      <w:r>
        <w:t>Nichole clicked the scroll wheel on the mouse, nodding. She tapped a newly created button on her screen. The standard synthetic voice spoke.</w:t>
      </w:r>
    </w:p>
    <w:p w14:paraId="43A8A7C6" w14:textId="77777777" w:rsidR="006F7CE3" w:rsidRDefault="006F7CE3" w:rsidP="006F7CE3">
      <w:r>
        <w:rPr>
          <w:b/>
          <w:bCs/>
        </w:rPr>
        <w:t>"NEW. STATE. NEW. VOICE."</w:t>
      </w:r>
    </w:p>
    <w:p w14:paraId="3839242E" w14:textId="77777777" w:rsidR="006F7CE3" w:rsidRDefault="006F7CE3" w:rsidP="006F7CE3">
      <w:r>
        <w:t>Patrick smiled. It was true. For years, the heavy, baritone voice of the VocaLink software—"Digital Dan"—had spoken for her. But on this new machine, Nichole had custom-coded a voice profile that was lighter, faster, and distinctly hers. It didn't sound like a medical device. It sounded like a workstation.</w:t>
      </w:r>
    </w:p>
    <w:p w14:paraId="0496DB85" w14:textId="77777777" w:rsidR="007321FE" w:rsidRDefault="007321FE" w:rsidP="007321FE">
      <w:pPr>
        <w:pStyle w:val="Heading3"/>
      </w:pPr>
      <w:r>
        <w:lastRenderedPageBreak/>
        <w:t>Part 2: The Portsmouth Project</w:t>
      </w:r>
    </w:p>
    <w:p w14:paraId="0FE2E013" w14:textId="0D40A8C2" w:rsidR="007321FE" w:rsidRDefault="007321FE" w:rsidP="007321FE">
      <w:pPr>
        <w:pStyle w:val="Heading4"/>
      </w:pPr>
      <w:r>
        <w:rPr>
          <w:b/>
          <w:bCs/>
        </w:rPr>
        <w:t>Date:</w:t>
      </w:r>
      <w:r>
        <w:t xml:space="preserve"> August 12, 2003 </w:t>
      </w:r>
      <w:r>
        <w:rPr>
          <w:b/>
          <w:bCs/>
        </w:rPr>
        <w:t>Time:</w:t>
      </w:r>
      <w:r>
        <w:t xml:space="preserve"> 7:00 PM </w:t>
      </w:r>
      <w:r>
        <w:rPr>
          <w:b/>
          <w:bCs/>
        </w:rPr>
        <w:t>Location:</w:t>
      </w:r>
      <w:r>
        <w:t xml:space="preserve"> The Kitchen, 1850 Delaney Street, Virginia Beach</w:t>
      </w:r>
    </w:p>
    <w:p w14:paraId="0DBAEB42" w14:textId="77777777" w:rsidR="007321FE" w:rsidRDefault="007321FE" w:rsidP="007321FE">
      <w:r>
        <w:t xml:space="preserve">The phone on the kitchen wall rang. Ellen picked it up, hearing the distinctive </w:t>
      </w:r>
      <w:r>
        <w:rPr>
          <w:i/>
          <w:iCs/>
        </w:rPr>
        <w:t>beep</w:t>
      </w:r>
      <w:r>
        <w:t xml:space="preserve"> of a three-way conference call connection.</w:t>
      </w:r>
    </w:p>
    <w:p w14:paraId="56DFF8D9" w14:textId="77777777" w:rsidR="007321FE" w:rsidRDefault="007321FE" w:rsidP="007321FE">
      <w:r>
        <w:t>"We closed, El! The deed is recorded!" Uncle Mark’s booming voice filled the receiver.</w:t>
      </w:r>
    </w:p>
    <w:p w14:paraId="695A8DAC" w14:textId="77777777" w:rsidR="007321FE" w:rsidRDefault="007321FE" w:rsidP="007321FE">
      <w:r>
        <w:t>"I'm on the line too! He actually did it!" Aunt Carol chimed in from New Jersey, her voice buzzing with excitement.</w:t>
      </w:r>
    </w:p>
    <w:p w14:paraId="51F9EE74" w14:textId="77777777" w:rsidR="007321FE" w:rsidRDefault="007321FE" w:rsidP="007321FE">
      <w:r>
        <w:t>Ellen put the phone on speaker and set it on the kitchen table, where Tom, Patrick, and Nichole were eating dinner.</w:t>
      </w:r>
    </w:p>
    <w:p w14:paraId="7C3DB25A" w14:textId="77777777" w:rsidR="007321FE" w:rsidRDefault="007321FE" w:rsidP="007321FE">
      <w:r>
        <w:t>"You bought it?" Tom asked, a huge smile breaking across his face.</w:t>
      </w:r>
    </w:p>
    <w:p w14:paraId="65F01B35" w14:textId="280510E7" w:rsidR="007321FE" w:rsidRDefault="007321FE" w:rsidP="007321FE">
      <w:r>
        <w:t xml:space="preserve">"Free and clear," Mark confirmed from three hundred miles away. "I’m standing in the living room right now. </w:t>
      </w:r>
      <w:r w:rsidR="0006153E">
        <w:t>95 West Main Road</w:t>
      </w:r>
      <w:r>
        <w:t>. Portsmouth, Rhode Island. And the best part? Zero steps at the front door."</w:t>
      </w:r>
    </w:p>
    <w:p w14:paraId="4750AB7A" w14:textId="77777777" w:rsidR="007321FE" w:rsidRDefault="007321FE" w:rsidP="007321FE">
      <w:r>
        <w:t xml:space="preserve">Nichole made a high-pitched, excited </w:t>
      </w:r>
      <w:r>
        <w:rPr>
          <w:i/>
          <w:iCs/>
        </w:rPr>
        <w:t>keening</w:t>
      </w:r>
      <w:r>
        <w:t xml:space="preserve"> sound. </w:t>
      </w:r>
      <w:r>
        <w:rPr>
          <w:i/>
          <w:iCs/>
        </w:rPr>
        <w:t>Zero steps.</w:t>
      </w:r>
    </w:p>
    <w:p w14:paraId="7CCF3E62" w14:textId="77777777" w:rsidR="007321FE" w:rsidRDefault="007321FE" w:rsidP="007321FE">
      <w:r>
        <w:t>"And it's on West Main," Mark continued proudly. "The OSTA Route 60 runs right past the driveway, seven days a week. It’s a straight shot to the ferry dock."</w:t>
      </w:r>
    </w:p>
    <w:p w14:paraId="3599385A" w14:textId="77777777" w:rsidR="007321FE" w:rsidRDefault="007321FE" w:rsidP="007321FE">
      <w:r>
        <w:t>"Tell them about the layout, Mark," Carol urged.</w:t>
      </w:r>
    </w:p>
    <w:p w14:paraId="5213AD2F" w14:textId="77777777" w:rsidR="007321FE" w:rsidRDefault="007321FE" w:rsidP="007321FE">
      <w:r>
        <w:t>"Right," Mark said. "It’s a big 1960s brick build. Three levels. I'm taking the second floor, so I'm out of your hair. The first floor is all common living space, complete with a new roll-in shower off the main hallway for quick mornings. But the real magic is the master wing."</w:t>
      </w:r>
    </w:p>
    <w:p w14:paraId="57E7D1C5" w14:textId="77777777" w:rsidR="007321FE" w:rsidRDefault="007321FE" w:rsidP="007321FE">
      <w:r>
        <w:t>Mark lowered his voice, adopting the tone of a project manager.</w:t>
      </w:r>
    </w:p>
    <w:p w14:paraId="73674968" w14:textId="77777777" w:rsidR="007321FE" w:rsidRDefault="007321FE" w:rsidP="007321FE">
      <w:r>
        <w:t>"That wing is going to be the 'Bennett Mini-Apartment.' I know you guys have your hearts set on that Foundry Lofts place in Braxton next year—the one on top of the Blue Line. This is your practice run. The wing has its own bedroom, a small living room, a study area for your desks, and its own kitchenette. You get to practice living totally independent, but if anything goes wrong, your landlord is right upstairs."</w:t>
      </w:r>
    </w:p>
    <w:p w14:paraId="5C7808A0" w14:textId="77777777" w:rsidR="007321FE" w:rsidRDefault="007321FE" w:rsidP="007321FE">
      <w:r>
        <w:t>Patrick stopped chewing. A kitchenette. A study. He looked at Nichole. It wasn't just a room; it was a simulation of their future.</w:t>
      </w:r>
    </w:p>
    <w:p w14:paraId="03EFC6E8" w14:textId="77777777" w:rsidR="007321FE" w:rsidRDefault="007321FE" w:rsidP="007321FE">
      <w:r>
        <w:t xml:space="preserve">"And the bathroom inside the mini-apartment?" Mark continued. "Total gut job. We're ripping the doors out to thirty-six inches minimum. And we're installing a custom walk-in </w:t>
      </w:r>
      <w:r>
        <w:lastRenderedPageBreak/>
        <w:t>hydrotherapy tub. Sealed side door, Pat. You roll her in, shut the door, and fill it up. The bench is double-wide. Enough room for two, so you can both soak the CP out of your muscles."</w:t>
      </w:r>
    </w:p>
    <w:p w14:paraId="20AE7186" w14:textId="77777777" w:rsidR="007321FE" w:rsidRDefault="007321FE" w:rsidP="007321FE">
      <w:r>
        <w:t xml:space="preserve">Nichole closed her eyes, letting out a soft, continuous </w:t>
      </w:r>
      <w:r>
        <w:rPr>
          <w:i/>
          <w:iCs/>
        </w:rPr>
        <w:t>hummm</w:t>
      </w:r>
      <w:r>
        <w:t>. The tub was her sanctuary. A place where the twin nervous systems could reset.</w:t>
      </w:r>
    </w:p>
    <w:p w14:paraId="5F45E0D8" w14:textId="77777777" w:rsidR="007321FE" w:rsidRDefault="007321FE" w:rsidP="007321FE">
      <w:r>
        <w:t>"Now, the lease," Mark said, shifting to business. "My lawyer is drawing it up. I’m the landlord; the twins are the tenants. The rent will be set at exactly one dollar per person, per year. We sign it the second you drop them off. It creates a paper trail for 'consideration,' establishing legal domicile to start the clock for Rhode Island in-state tuition."</w:t>
      </w:r>
    </w:p>
    <w:p w14:paraId="16CF9D08" w14:textId="77777777" w:rsidR="007321FE" w:rsidRDefault="007321FE" w:rsidP="007321FE">
      <w:r>
        <w:t>"That is... incredibly generous," Tom said, stunned.</w:t>
      </w:r>
    </w:p>
    <w:p w14:paraId="35C7F839" w14:textId="7F6BB727" w:rsidR="007321FE" w:rsidRDefault="007321FE" w:rsidP="007321FE">
      <w:r>
        <w:t xml:space="preserve">"And," Mark interrupted, his voice dropping into a conspiratorial whisper. "I told the contractor to leave a structural gap in the main hallway. Between the basement, the first floor, and the second floor. I don't know what the market looks like yet, but there has to be such a thing as a residential elevator. I'm going to research it. Because </w:t>
      </w:r>
      <w:r w:rsidR="00705A6D">
        <w:t>Nikki</w:t>
      </w:r>
      <w:r>
        <w:t xml:space="preserve"> should be able to get to every inch of this house."</w:t>
      </w:r>
    </w:p>
    <w:p w14:paraId="538A8503" w14:textId="77777777" w:rsidR="007321FE" w:rsidRDefault="007321FE" w:rsidP="007321FE">
      <w:r>
        <w:t xml:space="preserve">Nichole’s eyes went wide. She tapped her screen. </w:t>
      </w:r>
      <w:r>
        <w:rPr>
          <w:b/>
          <w:bCs/>
        </w:rPr>
        <w:t>"ELEVATOR?"</w:t>
      </w:r>
    </w:p>
    <w:p w14:paraId="041DA9EC" w14:textId="2C4C86C3" w:rsidR="007321FE" w:rsidRDefault="096F4855" w:rsidP="007321FE">
      <w:r>
        <w:t xml:space="preserve">"Someday, </w:t>
      </w:r>
      <w:r w:rsidR="157E1926">
        <w:t>Nikki</w:t>
      </w:r>
      <w:r>
        <w:t>," Mark laughed. "For now, I'm staying month-to-month at my attic apartment in Newport. By September first, the dust will be cleared and the Portsmouth house will be fully operational."</w:t>
      </w:r>
    </w:p>
    <w:p w14:paraId="010C7072" w14:textId="77777777" w:rsidR="007321FE" w:rsidRDefault="007321FE" w:rsidP="007321FE">
      <w:r>
        <w:t>"It's perfect," Ellen said, wiping her eyes.</w:t>
      </w:r>
    </w:p>
    <w:p w14:paraId="5542713F" w14:textId="77777777" w:rsidR="007321FE" w:rsidRDefault="007321FE" w:rsidP="007321FE">
      <w:r>
        <w:t>"It gets better, El," Carol chimed in, her voice softening. "Mark invited me. The house has a massive, unfinished basement. Dry, high ceilings. He told me I could lease it for a dollar a year, too."</w:t>
      </w:r>
    </w:p>
    <w:p w14:paraId="70FF61B1" w14:textId="77777777" w:rsidR="007321FE" w:rsidRDefault="007321FE" w:rsidP="007321FE">
      <w:r>
        <w:t>The kitchen went silent.</w:t>
      </w:r>
    </w:p>
    <w:p w14:paraId="1053A682" w14:textId="77777777" w:rsidR="007321FE" w:rsidRDefault="007321FE" w:rsidP="007321FE">
      <w:r>
        <w:t>"Come home, El," Mark said softly through the speaker. "You and Tom. Carol’s in. I want the clan back. The twins get the first floor, but they're gonna need a village. And we all grew up on this island. Why are we spread out all over the East Coast?"</w:t>
      </w:r>
    </w:p>
    <w:p w14:paraId="74278F95" w14:textId="77777777" w:rsidR="007321FE" w:rsidRDefault="007321FE" w:rsidP="007321FE">
      <w:r>
        <w:t xml:space="preserve">Ellen looked at Tom. The empty nest was looming over them. Virginia Beach was fine, but it wasn't </w:t>
      </w:r>
      <w:r>
        <w:rPr>
          <w:i/>
          <w:iCs/>
        </w:rPr>
        <w:t>home</w:t>
      </w:r>
      <w:r>
        <w:t>.</w:t>
      </w:r>
    </w:p>
    <w:p w14:paraId="2CBC3679" w14:textId="77777777" w:rsidR="007321FE" w:rsidRDefault="007321FE" w:rsidP="007321FE">
      <w:r>
        <w:t>Tom looked at the phone. He thought of his own mother, still living in Newport, whose health was starting a slow, painful decline. The guilt of being ten hours away had been eating at him for months.</w:t>
      </w:r>
    </w:p>
    <w:p w14:paraId="4B8296A6" w14:textId="77777777" w:rsidR="007321FE" w:rsidRDefault="007321FE" w:rsidP="007321FE">
      <w:r>
        <w:lastRenderedPageBreak/>
        <w:t>Tom reached across the table and took Ellen's hand. He squeezed it tight.</w:t>
      </w:r>
    </w:p>
    <w:p w14:paraId="6BDA3E36" w14:textId="77777777" w:rsidR="007321FE" w:rsidRDefault="007321FE" w:rsidP="007321FE">
      <w:r>
        <w:t>"My mom's not doing so great, Mark," Tom said, his voice thick with emotion. "I need to be closer to her."</w:t>
      </w:r>
    </w:p>
    <w:p w14:paraId="2E918AA4" w14:textId="77777777" w:rsidR="007321FE" w:rsidRDefault="007321FE" w:rsidP="007321FE">
      <w:r>
        <w:t>"Then it's settled," Mark said, his voice regaining its boom. "The family reunites. One dollar a head."</w:t>
      </w:r>
    </w:p>
    <w:p w14:paraId="20807425" w14:textId="77777777" w:rsidR="007321FE" w:rsidRDefault="007321FE" w:rsidP="007321FE">
      <w:r>
        <w:t>Nichole looked at her parents. She tapped her screen.</w:t>
      </w:r>
    </w:p>
    <w:p w14:paraId="7AF47C9D" w14:textId="77777777" w:rsidR="007321FE" w:rsidRDefault="007321FE" w:rsidP="007321FE">
      <w:r>
        <w:rPr>
          <w:b/>
          <w:bCs/>
        </w:rPr>
        <w:t>"DO. IT."</w:t>
      </w:r>
    </w:p>
    <w:p w14:paraId="105D96B0" w14:textId="77777777" w:rsidR="007321FE" w:rsidRDefault="007321FE" w:rsidP="007321FE">
      <w:r>
        <w:t>"We're in," Tom said, smiling at his daughter. "Let's get the twins up there for September. We'll pack the Virginia house and follow right behind them."</w:t>
      </w:r>
    </w:p>
    <w:p w14:paraId="204709D1" w14:textId="2AE8AF75" w:rsidR="007321FE" w:rsidRDefault="007321FE" w:rsidP="007321FE">
      <w:r>
        <w:t>"Copy that," Mark said triumphantly. "West Main Road is waiting for you."</w:t>
      </w:r>
    </w:p>
    <w:p w14:paraId="4DBB97A5" w14:textId="77777777" w:rsidR="00CA5FAF" w:rsidRDefault="00CA5FAF" w:rsidP="00CA5FAF">
      <w:pPr>
        <w:pStyle w:val="Heading3"/>
      </w:pPr>
      <w:r>
        <w:t>Part 4: The Fortress on West Main</w:t>
      </w:r>
    </w:p>
    <w:p w14:paraId="1F64022D" w14:textId="1B9A402A" w:rsidR="00CA5FAF" w:rsidRDefault="00CA5FAF" w:rsidP="00CA5FAF">
      <w:pPr>
        <w:pStyle w:val="Heading4"/>
      </w:pPr>
      <w:r>
        <w:rPr>
          <w:b/>
          <w:bCs/>
        </w:rPr>
        <w:t>Date:</w:t>
      </w:r>
      <w:r>
        <w:t xml:space="preserve"> September 1, 2003 </w:t>
      </w:r>
      <w:r>
        <w:rPr>
          <w:b/>
          <w:bCs/>
        </w:rPr>
        <w:t>Time:</w:t>
      </w:r>
      <w:r>
        <w:t xml:space="preserve"> 2:30 PM </w:t>
      </w:r>
      <w:r>
        <w:rPr>
          <w:b/>
          <w:bCs/>
        </w:rPr>
        <w:t>Location:</w:t>
      </w:r>
      <w:r>
        <w:t xml:space="preserve"> </w:t>
      </w:r>
      <w:r w:rsidR="0006153E">
        <w:t>95 West Main Road</w:t>
      </w:r>
      <w:r>
        <w:t>, Portsmouth, Rhode Island</w:t>
      </w:r>
    </w:p>
    <w:p w14:paraId="0662D4A4" w14:textId="77777777" w:rsidR="00D0537D" w:rsidRDefault="00D0537D" w:rsidP="00D0537D">
      <w:r>
        <w:t>The thirteen-hour drive ended not at a college dormitory, but in the driveway of a long, low-slung 1960s brick ranch house.</w:t>
      </w:r>
    </w:p>
    <w:p w14:paraId="1884589E" w14:textId="77777777" w:rsidR="00D0537D" w:rsidRDefault="00D0537D" w:rsidP="00D0537D">
      <w:r>
        <w:t>As Tom put the van in park, a massive white-and-blue OSTA transit bus roared past the front yard. Route 60. Patrick looked at his watch. Seven days a week. The lifeline was real.</w:t>
      </w:r>
    </w:p>
    <w:p w14:paraId="2848725A" w14:textId="77777777" w:rsidR="00D0537D" w:rsidRDefault="00D0537D" w:rsidP="00D0537D">
      <w:r>
        <w:t>Uncle Mark was already standing on the front porch, beaming. Next to him stood Aunt Carol, who had driven up from New Jersey that morning.</w:t>
      </w:r>
    </w:p>
    <w:p w14:paraId="7E57AF13" w14:textId="77777777" w:rsidR="00D0537D" w:rsidRDefault="00D0537D" w:rsidP="00D0537D">
      <w:r>
        <w:t>But it was the third person on the porch that made Tom cut the engine instantly.</w:t>
      </w:r>
    </w:p>
    <w:p w14:paraId="04E45794" w14:textId="77777777" w:rsidR="00D0537D" w:rsidRDefault="00D0537D" w:rsidP="00D0537D">
      <w:r>
        <w:t>Sitting in a standard, manual silver wheelchair at the top of the ramp was Helen Bennett—Tom’s mother. An accessible Newport Taxi cab was just pulling away from the curb.</w:t>
      </w:r>
    </w:p>
    <w:p w14:paraId="47007CFE" w14:textId="77777777" w:rsidR="00D0537D" w:rsidRDefault="00D0537D" w:rsidP="00D0537D">
      <w:r>
        <w:t>"Mom!" Tom yelled, practically leaping out of the driver's seat.</w:t>
      </w:r>
    </w:p>
    <w:p w14:paraId="78C7E6E6" w14:textId="77777777" w:rsidR="00D0537D" w:rsidRDefault="00D0537D" w:rsidP="00D0537D">
      <w:r>
        <w:t>Helen smiled, her eyes crinkling. She hadn't seen the twins since a Christmas visit in 1993. Her health had been on a slow decline, confining her to the chair and her small Newport apartment for the last two years.</w:t>
      </w:r>
    </w:p>
    <w:p w14:paraId="27F20276" w14:textId="77777777" w:rsidR="00D0537D" w:rsidRDefault="00D0537D" w:rsidP="00D0537D">
      <w:r>
        <w:t>Patrick lowered the hydraulic lift. As Nichole rolled onto the Rhode Island pavement, she noticed the walkway. It was paved with fresh, smooth concrete that sloped gently up to the threshold. Zero steps.</w:t>
      </w:r>
    </w:p>
    <w:p w14:paraId="0A553AEB" w14:textId="77777777" w:rsidR="00D0537D" w:rsidRDefault="00D0537D" w:rsidP="00D0537D">
      <w:r>
        <w:lastRenderedPageBreak/>
        <w:t>Patrick pushed her up the ramp. For a moment, the front porch was a traffic jam of wheels—Nichole’s purple, high-tech Titan AeroMotion facing off against Helen’s hospital-issue silver chair.</w:t>
      </w:r>
    </w:p>
    <w:p w14:paraId="02C1F8E1" w14:textId="77777777" w:rsidR="00D0537D" w:rsidRDefault="00D0537D" w:rsidP="00D0537D">
      <w:r>
        <w:t xml:space="preserve">"Look at you," Helen whispered, reaching out to take Nichole’s hand. Her grip was weak, but warm. She looked at the heavy </w:t>
      </w:r>
      <w:r>
        <w:rPr>
          <w:b/>
          <w:bCs/>
        </w:rPr>
        <w:t>Apex ConvertiBook</w:t>
      </w:r>
      <w:r>
        <w:t xml:space="preserve"> bolted to Nichole's lap tray. "You grew up. And you brought a spaceship with you."</w:t>
      </w:r>
    </w:p>
    <w:p w14:paraId="6675895B" w14:textId="77777777" w:rsidR="00D0537D" w:rsidRDefault="00D0537D" w:rsidP="00D0537D">
      <w:r>
        <w:t>Nichole smiled. She clicked her mouse, triggering her new, custom-coded voice.</w:t>
      </w:r>
    </w:p>
    <w:p w14:paraId="46235C0D" w14:textId="77777777" w:rsidR="00D0537D" w:rsidRDefault="00D0537D" w:rsidP="00D0537D">
      <w:r>
        <w:rPr>
          <w:b/>
          <w:bCs/>
        </w:rPr>
        <w:t>"HI. GRANDMA. HELEN."</w:t>
      </w:r>
    </w:p>
    <w:p w14:paraId="558F3018" w14:textId="77777777" w:rsidR="00D0537D" w:rsidRDefault="00D0537D" w:rsidP="00D0537D">
      <w:r>
        <w:t>Helen gasped, her hand flying to her mouth. Hearing the voice—even a synthesized one—brought tears to her eyes instantly. "Oh, honey. Hello."</w:t>
      </w:r>
    </w:p>
    <w:p w14:paraId="7134EC98" w14:textId="77777777" w:rsidR="00D0537D" w:rsidRDefault="00D0537D" w:rsidP="00D0537D">
      <w:r>
        <w:t>"Alright, clear the runway," Mark boomed, wiping his own eyes. "Let's get the whole fleet inside. Welcome home, troops."</w:t>
      </w:r>
    </w:p>
    <w:p w14:paraId="1665884B" w14:textId="77777777" w:rsidR="00D0537D" w:rsidRDefault="00D0537D" w:rsidP="00D0537D">
      <w:r>
        <w:t>Patrick pushed Nichole inside while Tom pushed his mother. The house smelled of fresh paint, sawdust, and the salty ocean breeze.</w:t>
      </w:r>
    </w:p>
    <w:p w14:paraId="502A6F80" w14:textId="77777777" w:rsidR="00D0537D" w:rsidRDefault="00D0537D" w:rsidP="00D0537D">
      <w:r>
        <w:t>Patrick’s eyes went immediately to the infrastructure. The interior doorways had been completely rebuilt. The standard twenty-eight-inch frames were gone, replaced by wide, thirty-six-inch openings. Nichole didn't have to tuck her elbows in. She and Helen glided through the house with absolute freedom.</w:t>
      </w:r>
    </w:p>
    <w:p w14:paraId="07045B91" w14:textId="77777777" w:rsidR="00D0537D" w:rsidRDefault="00D0537D" w:rsidP="00D0537D">
      <w:r>
        <w:t>"Come here, Pat. I want to show you the engineering," Mark said, leading them down the main hallway.</w:t>
      </w:r>
    </w:p>
    <w:p w14:paraId="4D3989E4" w14:textId="77777777" w:rsidR="00D0537D" w:rsidRDefault="00D0537D" w:rsidP="00D0537D">
      <w:r>
        <w:t>Mark stopped in front of a standard-looking coat closet. He opened the door. It was empty, save for a plywood floor.</w:t>
      </w:r>
    </w:p>
    <w:p w14:paraId="336BBCDB" w14:textId="77777777" w:rsidR="00D0537D" w:rsidRDefault="00D0537D" w:rsidP="00D0537D">
      <w:r>
        <w:t>"Stacked closets," Mark explained, tapping the drywall. "There's one exactly this size directly above us on the second floor, and one directly below us in the basement. The joists are reinforced. The floors are just plywood caps. Whenever we get the money for the residential elevator cab, the technicians just punch through the plywood, and you have a vertical shaft."</w:t>
      </w:r>
    </w:p>
    <w:p w14:paraId="4738ECE8" w14:textId="77777777" w:rsidR="00D0537D" w:rsidRDefault="00D0537D" w:rsidP="00D0537D">
      <w:r>
        <w:t>Patrick peered into the closet. "Hydraulic?"</w:t>
      </w:r>
    </w:p>
    <w:p w14:paraId="6DE567D4" w14:textId="5469DB05" w:rsidR="00D0537D" w:rsidRDefault="00D0537D" w:rsidP="00D0537D">
      <w:r>
        <w:t xml:space="preserve">"Has to be," Mark nodded. "For the weight of </w:t>
      </w:r>
      <w:r w:rsidR="00705A6D">
        <w:t>Nikki</w:t>
      </w:r>
      <w:r>
        <w:t>'s chair plus you. I did the research. It's the only drive system smooth enough not to trigger her startle reflex. Or, for that matter, rattle your grandma's bones. Come look at the basement."</w:t>
      </w:r>
    </w:p>
    <w:p w14:paraId="14CD3145" w14:textId="77777777" w:rsidR="00D0537D" w:rsidRDefault="00D0537D" w:rsidP="00D0537D">
      <w:r>
        <w:lastRenderedPageBreak/>
        <w:t>Patrick left Nichole in the hallway with the women and followed Mark down the basement stairs.</w:t>
      </w:r>
    </w:p>
    <w:p w14:paraId="1EE7E448" w14:textId="77777777" w:rsidR="00D0537D" w:rsidRDefault="00D0537D" w:rsidP="00D0537D">
      <w:r>
        <w:t>The basement was massive, dry, and entirely unfinished. But in the corner, directly beneath the hallway closet, the concrete slab floor had been jackhammered out. A twelve-inch deep rectangular pit lined with fresh cement sat waiting in the floor.</w:t>
      </w:r>
    </w:p>
    <w:p w14:paraId="412D6B2F" w14:textId="77777777" w:rsidR="00D0537D" w:rsidRDefault="00D0537D" w:rsidP="00D0537D">
      <w:r>
        <w:t>"The overrun pit," Patrick whispered.</w:t>
      </w:r>
    </w:p>
    <w:p w14:paraId="0675B96D" w14:textId="77777777" w:rsidR="00D0537D" w:rsidRDefault="00D0537D" w:rsidP="00D0537D">
      <w:r>
        <w:t>"Yep," Mark said, pointing to a small framed-out room next to it. "And that's the mechanical room for the hydraulic pump. I don't know what kind of machine we're going to buy yet, but whatever it is, the house is ready to hold it. When that cab goes in, Nichole gets all three floors. No limits."</w:t>
      </w:r>
    </w:p>
    <w:p w14:paraId="6D574BC8" w14:textId="77777777" w:rsidR="00D0537D" w:rsidRDefault="00D0537D" w:rsidP="00D0537D">
      <w:r>
        <w:t>Patrick looked at the concrete pit. It was just a hole in the ground, but to him, it was the physical manifestation of a family that refused to leave anyone behind.</w:t>
      </w:r>
    </w:p>
    <w:p w14:paraId="490338E8" w14:textId="77777777" w:rsidR="00D0537D" w:rsidRDefault="00D0537D" w:rsidP="00D0537D">
      <w:r>
        <w:t>They walked back upstairs to the main event.</w:t>
      </w:r>
    </w:p>
    <w:p w14:paraId="1BAB02DC" w14:textId="2F52E3AC" w:rsidR="00D0537D" w:rsidRDefault="2158E2AD" w:rsidP="00D0537D">
      <w:r>
        <w:t xml:space="preserve">"Alright, </w:t>
      </w:r>
      <w:r w:rsidR="157E1926">
        <w:t>Nikki</w:t>
      </w:r>
      <w:r>
        <w:t>," Mark said, stepping in front of Nichole’s chair. "Your turn. Welcome to the Bennett Wing."</w:t>
      </w:r>
    </w:p>
    <w:p w14:paraId="0A997EF4" w14:textId="77777777" w:rsidR="00D0537D" w:rsidRDefault="00D0537D" w:rsidP="00D0537D">
      <w:r>
        <w:t>He opened the double doors at the end of the hall.</w:t>
      </w:r>
    </w:p>
    <w:p w14:paraId="3DA7FFA0" w14:textId="77777777" w:rsidR="00D0537D" w:rsidRDefault="00D0537D" w:rsidP="00D0537D">
      <w:r>
        <w:t>Nichole and Helen rolled into the mini-apartment. It was flooded with afternoon sunlight. To the left was a small living area with a kitchenette. To the right was the study area.</w:t>
      </w:r>
    </w:p>
    <w:p w14:paraId="710684AC" w14:textId="77777777" w:rsidR="00D0537D" w:rsidRDefault="00D0537D" w:rsidP="00D0537D">
      <w:r>
        <w:t>But Mark led them straight into the en suite bathroom.</w:t>
      </w:r>
    </w:p>
    <w:p w14:paraId="221CBBBD" w14:textId="77777777" w:rsidR="00D0537D" w:rsidRDefault="00D0537D" w:rsidP="00D0537D">
      <w:r>
        <w:t>In the corner, where the fiberglass shower-tub combo used to be, sat a massive, gleaming white hydrotherapy tub. It had a heavy, sealed acrylic side-door. Inside, the molded bench was deep and extra-wide.</w:t>
      </w:r>
    </w:p>
    <w:p w14:paraId="435B01E0" w14:textId="77777777" w:rsidR="00D0537D" w:rsidRDefault="00D0537D" w:rsidP="00D0537D">
      <w:r>
        <w:t>"Side entry," Patrick noted, walking over to unlatch the door. It swung open easily. He didn't have to lift her up and over. He could just slide her directly from the wheelchair onto the bench.</w:t>
      </w:r>
    </w:p>
    <w:p w14:paraId="1563BB67" w14:textId="77777777" w:rsidR="00D0537D" w:rsidRDefault="00D0537D" w:rsidP="00D0537D">
      <w:r>
        <w:t>"Turn the jets on," Mark said proudly.</w:t>
      </w:r>
    </w:p>
    <w:p w14:paraId="2E192DC5" w14:textId="77777777" w:rsidR="00D0537D" w:rsidRDefault="00D0537D" w:rsidP="00D0537D">
      <w:r>
        <w:t>Patrick hit the power button. A low, powerful hum filled the bathroom as the water jets roared to life.</w:t>
      </w:r>
    </w:p>
    <w:p w14:paraId="16FD9FC2" w14:textId="77777777" w:rsidR="00D0537D" w:rsidRDefault="00D0537D" w:rsidP="00D0537D">
      <w:r>
        <w:t xml:space="preserve">Nichole looked at the wide bench. She looked at Patrick. She wasn't looking at a medical device. She was looking at a Saturday night where the freezing New England winter was </w:t>
      </w:r>
      <w:r>
        <w:lastRenderedPageBreak/>
        <w:t>locked outside, and she and her brother could sit chest-deep in the hot water, the jets working the cerebral palsy out of Patrick's leg while he held her tight.</w:t>
      </w:r>
    </w:p>
    <w:p w14:paraId="1AE68A01" w14:textId="77777777" w:rsidR="00D0537D" w:rsidRDefault="00D0537D" w:rsidP="00D0537D">
      <w:r>
        <w:t>Helen rolled closer to the tub, staring at the side door. "I haven't taken a real bath in three years," she said softly. "I can't step over the edge anymore. I just take sponge baths in the shower."</w:t>
      </w:r>
    </w:p>
    <w:p w14:paraId="19490881" w14:textId="77777777" w:rsidR="00D0537D" w:rsidRDefault="00D0537D" w:rsidP="00D0537D">
      <w:r>
        <w:t>The room went completely quiet.</w:t>
      </w:r>
    </w:p>
    <w:p w14:paraId="21D802EC" w14:textId="77777777" w:rsidR="00D0537D" w:rsidRDefault="00D0537D" w:rsidP="00D0537D">
      <w:r>
        <w:t>Ellen looked at Tom. Mark looked at Carol. The unspoken truth of the house settled over all of them. This wasn't just a launchpad for the twins. It was a lifeboat for all of them.</w:t>
      </w:r>
    </w:p>
    <w:p w14:paraId="76F4EB34" w14:textId="77777777" w:rsidR="00D0537D" w:rsidRDefault="00D0537D" w:rsidP="00D0537D">
      <w:r>
        <w:t>"Well, Mom," Tom said, his voice thick as he put his hands on the back of his mother's wheelchair. "That stops today. You're moving in with us."</w:t>
      </w:r>
    </w:p>
    <w:p w14:paraId="2CF01112" w14:textId="77777777" w:rsidR="00D0537D" w:rsidRDefault="00D0537D" w:rsidP="00D0537D">
      <w:r>
        <w:t>Helen looked up at her son, a tear rolling down her cheek. "I don't want to be a burden."</w:t>
      </w:r>
    </w:p>
    <w:p w14:paraId="10CB97AA" w14:textId="77777777" w:rsidR="00D0537D" w:rsidRDefault="00D0537D" w:rsidP="00D0537D">
      <w:r>
        <w:t>Nichole slammed her hand on her lap tray. The sound was as loud as a gunshot.</w:t>
      </w:r>
    </w:p>
    <w:p w14:paraId="6D860A1B" w14:textId="77777777" w:rsidR="00D0537D" w:rsidRDefault="00D0537D" w:rsidP="00D0537D">
      <w:r>
        <w:t>She looked at her grandmother with a fierce, absolute expression. She grabbed her mouse. She clicked the shortcut on her screen.</w:t>
      </w:r>
    </w:p>
    <w:p w14:paraId="4A3E943C" w14:textId="77777777" w:rsidR="00D0537D" w:rsidRDefault="00D0537D" w:rsidP="00D0537D">
      <w:r>
        <w:rPr>
          <w:b/>
          <w:bCs/>
        </w:rPr>
        <w:t>"NO. BURDENS. ONLY. BENNETTS."</w:t>
      </w:r>
    </w:p>
    <w:p w14:paraId="5DC9A753" w14:textId="77777777" w:rsidR="00D0537D" w:rsidRDefault="00D0537D" w:rsidP="00D0537D">
      <w:r>
        <w:t>Patrick smiled, wiping his own eyes with the back of his hand. He looked at the walk-in tub, the wide doors, his grandmother, and the empty elevator shaft waiting in the hall.</w:t>
      </w:r>
    </w:p>
    <w:p w14:paraId="1C24F9B7" w14:textId="77777777" w:rsidR="00D0537D" w:rsidRDefault="00D0537D" w:rsidP="00D0537D">
      <w:r>
        <w:t>"I start looking for a job tomorrow," Patrick said. "I'm going to pay for that elevator cab. I don't care how many shifts it takes."</w:t>
      </w:r>
    </w:p>
    <w:p w14:paraId="518C9DCC" w14:textId="77777777" w:rsidR="00D0537D" w:rsidRDefault="00D0537D" w:rsidP="00D0537D">
      <w:r>
        <w:t>The Bennett Machine was officially docked. The clan was back together, and the Gap Year had begun.</w:t>
      </w:r>
    </w:p>
    <w:p w14:paraId="502B8DF2" w14:textId="77777777" w:rsidR="00680EC2" w:rsidRDefault="00680EC2" w:rsidP="00680EC2">
      <w:pPr>
        <w:pStyle w:val="Heading3"/>
      </w:pPr>
      <w:r>
        <w:t>Part 5: The Departure</w:t>
      </w:r>
    </w:p>
    <w:p w14:paraId="2FEF0F5E" w14:textId="1427758B" w:rsidR="00680EC2" w:rsidRDefault="00680EC2" w:rsidP="00680EC2">
      <w:pPr>
        <w:pStyle w:val="Heading4"/>
      </w:pPr>
      <w:r>
        <w:rPr>
          <w:b/>
          <w:bCs/>
        </w:rPr>
        <w:t>Date:</w:t>
      </w:r>
      <w:r>
        <w:t xml:space="preserve"> September 2, 2003 </w:t>
      </w:r>
      <w:r>
        <w:rPr>
          <w:b/>
          <w:bCs/>
        </w:rPr>
        <w:t>Time:</w:t>
      </w:r>
      <w:r>
        <w:t xml:space="preserve"> 8:00 AM </w:t>
      </w:r>
      <w:r>
        <w:rPr>
          <w:b/>
          <w:bCs/>
        </w:rPr>
        <w:t>Location:</w:t>
      </w:r>
      <w:r>
        <w:t xml:space="preserve"> </w:t>
      </w:r>
      <w:r w:rsidR="0006153E">
        <w:t>95 West Main Road</w:t>
      </w:r>
      <w:r>
        <w:t>, Portsmouth, Rhode Island</w:t>
      </w:r>
    </w:p>
    <w:p w14:paraId="012D4ED6" w14:textId="77777777" w:rsidR="00680EC2" w:rsidRDefault="00680EC2" w:rsidP="00680EC2">
      <w:r>
        <w:t>The morning after the grand reveal was a crash course in logistics. The emotional high of the reunion had settled into the practical reality of adult responsibilities.</w:t>
      </w:r>
    </w:p>
    <w:p w14:paraId="4236185F" w14:textId="77777777" w:rsidR="00680EC2" w:rsidRDefault="00680EC2" w:rsidP="00680EC2">
      <w:r>
        <w:t>The dining room table was covered in real estate listings, moving truck rental quotes, and the Rhode Island yellow pages.</w:t>
      </w:r>
    </w:p>
    <w:p w14:paraId="3051C9EF" w14:textId="77777777" w:rsidR="00680EC2" w:rsidRDefault="00680EC2" w:rsidP="00680EC2">
      <w:r>
        <w:t>"Okay," Tom said, nursing his third cup of coffee. "Phase One is officially complete. The twins are in. The domicile clock is ticking."</w:t>
      </w:r>
    </w:p>
    <w:p w14:paraId="4CBC9776" w14:textId="77777777" w:rsidR="00680EC2" w:rsidRDefault="00680EC2" w:rsidP="00680EC2">
      <w:r>
        <w:lastRenderedPageBreak/>
        <w:t xml:space="preserve">Patrick sat at the table next to him, looking over the classifieds for local jobs. Nichole was parked at the end of the table, her </w:t>
      </w:r>
      <w:r>
        <w:rPr>
          <w:b/>
          <w:bCs/>
        </w:rPr>
        <w:t>Apex ConvertiBook</w:t>
      </w:r>
      <w:r>
        <w:t xml:space="preserve"> humming as she organized her new digital workspace.</w:t>
      </w:r>
    </w:p>
    <w:p w14:paraId="7A0B6833" w14:textId="77777777" w:rsidR="00680EC2" w:rsidRDefault="00680EC2" w:rsidP="00680EC2">
      <w:r>
        <w:t>"Phase Two is the migration," Tom continued, pointing at Ellen and then Carol. "Ellen and I have to go back to Virginia Beach. We have to pack up eighteen years of life, stage the Delaney Street house, and get it on the market. Carol, you have to do the same in New Jersey."</w:t>
      </w:r>
    </w:p>
    <w:p w14:paraId="22A960AB" w14:textId="77777777" w:rsidR="00680EC2" w:rsidRDefault="00680EC2" w:rsidP="00680EC2">
      <w:r>
        <w:t>"My realtor is coming over tomorrow," Carol said, looking slightly overwhelmed but resolute. "Historic homes in Highland Park sell fast, but I have a lot of junk to clear out."</w:t>
      </w:r>
    </w:p>
    <w:p w14:paraId="56EE486D" w14:textId="77777777" w:rsidR="00680EC2" w:rsidRDefault="00680EC2" w:rsidP="00680EC2">
      <w:r>
        <w:t>"What about the basement?" Ellen asked, looking at Mark. "If we sell our houses in the next sixty days, can we move in here while the contractors are finishing the basement? Or do we need temporary rentals?"</w:t>
      </w:r>
    </w:p>
    <w:p w14:paraId="0E5D624E" w14:textId="77777777" w:rsidR="00680EC2" w:rsidRDefault="00680EC2" w:rsidP="00680EC2">
      <w:r>
        <w:t>"You move straight in," Mark said firmly. "The first floor has three other bedrooms besides the twins' mini-apartment. The basement has its own exterior bulkhead door. The contractors can come and go without ever tracking dust through our living room. We seal the interior basement door with heavy plastic. It's standard practice. We live upstairs; they build downstairs."</w:t>
      </w:r>
    </w:p>
    <w:p w14:paraId="2F91029C" w14:textId="77777777" w:rsidR="00680EC2" w:rsidRDefault="00680EC2" w:rsidP="00680EC2">
      <w:r>
        <w:t>"What about me?" Helen asked quietly from her wheelchair.</w:t>
      </w:r>
    </w:p>
    <w:p w14:paraId="691DDDF5" w14:textId="77777777" w:rsidR="00680EC2" w:rsidRDefault="00680EC2" w:rsidP="00680EC2">
      <w:r>
        <w:t>Tom walked over and put a hand on his mother’s shoulder. "Mom, you're the easiest part of the migration. You're going back to your apartment in Newport for the next six weeks. Patrick and Uncle Mark are going to come over and help you pack up. The moment the dust settles here, you get the big guest room right across the hall from the twins."</w:t>
      </w:r>
    </w:p>
    <w:p w14:paraId="39D8DE31" w14:textId="77777777" w:rsidR="00680EC2" w:rsidRDefault="00680EC2" w:rsidP="00680EC2">
      <w:r>
        <w:t>Helen looked at the wide doorways and the flat floors. She looked at Nichole. "Six weeks," Helen smiled, her eyes bright with a renewed sense of purpose. "I can wait six weeks."</w:t>
      </w:r>
    </w:p>
    <w:p w14:paraId="4FD0BDA4" w14:textId="77777777" w:rsidR="00680EC2" w:rsidRDefault="00680EC2" w:rsidP="00680EC2">
      <w:r>
        <w:t>At 9:30 AM, the accessible Newport Taxi arrived to take Helen back to her apartment.</w:t>
      </w:r>
    </w:p>
    <w:p w14:paraId="16080D21" w14:textId="77777777" w:rsidR="00680EC2" w:rsidRDefault="00680EC2" w:rsidP="00680EC2">
      <w:r>
        <w:t>At 10:00 AM, Aunt Carol loaded her bags into her sedan for the drive back to New Jersey. "I’ll call the second the 'For Sale' sign goes into the yard!" she promised, hugging the twins.</w:t>
      </w:r>
    </w:p>
    <w:p w14:paraId="4DEC6894" w14:textId="77777777" w:rsidR="00680EC2" w:rsidRDefault="00680EC2" w:rsidP="00680EC2">
      <w:r>
        <w:t>By 11:00 AM, only the heavy Virginia transport van remained in the driveway.</w:t>
      </w:r>
    </w:p>
    <w:p w14:paraId="0174DB73" w14:textId="77777777" w:rsidR="00680EC2" w:rsidRDefault="00680EC2" w:rsidP="00680EC2">
      <w:r>
        <w:t>Ellen stood in the living room, holding her purse. She looked down the hall toward the Bennett Wing. Her babies weren't babies anymore. They were eighteen. They were Rhode Island residents. They had their own kitchenette.</w:t>
      </w:r>
    </w:p>
    <w:p w14:paraId="7B136A8B" w14:textId="77777777" w:rsidR="00680EC2" w:rsidRDefault="00680EC2" w:rsidP="00680EC2">
      <w:r>
        <w:lastRenderedPageBreak/>
        <w:t>Ellen walked over to Nichole’s chair. She didn't crouch down. She leaned over and hugged her daughter tight.</w:t>
      </w:r>
    </w:p>
    <w:p w14:paraId="32EB574D" w14:textId="77777777" w:rsidR="00680EC2" w:rsidRDefault="00680EC2" w:rsidP="00680EC2">
      <w:r>
        <w:t>"You call every night," Ellen whispered into Nichole’s hair. "I don't care if you just hit a button that says 'I'm fine.' You call."</w:t>
      </w:r>
    </w:p>
    <w:p w14:paraId="0980ED22" w14:textId="77777777" w:rsidR="00680EC2" w:rsidRDefault="00680EC2" w:rsidP="00680EC2">
      <w:r>
        <w:t>Nichole squeezed her mother’s arm. She clicked her mouse.</w:t>
      </w:r>
    </w:p>
    <w:p w14:paraId="3215E1C2" w14:textId="77777777" w:rsidR="00680EC2" w:rsidRDefault="00680EC2" w:rsidP="00680EC2">
      <w:r>
        <w:rPr>
          <w:b/>
          <w:bCs/>
        </w:rPr>
        <w:t>"I. LOVE. YOU. MOM."</w:t>
      </w:r>
    </w:p>
    <w:p w14:paraId="0C828FFE" w14:textId="77777777" w:rsidR="00680EC2" w:rsidRDefault="00680EC2" w:rsidP="00680EC2">
      <w:r>
        <w:t>"I love you too, baby," Ellen sniffled, wiping her eyes as she stood up.</w:t>
      </w:r>
    </w:p>
    <w:p w14:paraId="07DAC5D0" w14:textId="77777777" w:rsidR="00680EC2" w:rsidRDefault="00680EC2" w:rsidP="00680EC2">
      <w:r>
        <w:t>Tom hugged Patrick, clapping him hard on the shoulder. "You're the man of the first floor now, Pat. Mark is upstairs, but you're in charge of the wing. Keep the doors locked. Keep her safe."</w:t>
      </w:r>
    </w:p>
    <w:p w14:paraId="6EE37B6D" w14:textId="77777777" w:rsidR="00680EC2" w:rsidRDefault="00680EC2" w:rsidP="00680EC2">
      <w:r>
        <w:t>"Always," Patrick said.</w:t>
      </w:r>
    </w:p>
    <w:p w14:paraId="2802EDA6" w14:textId="77777777" w:rsidR="00680EC2" w:rsidRDefault="00680EC2" w:rsidP="00680EC2">
      <w:r>
        <w:t>"See you in October," Tom said, grabbing the keys.</w:t>
      </w:r>
    </w:p>
    <w:p w14:paraId="4DBDAF29" w14:textId="77777777" w:rsidR="008067C1" w:rsidRDefault="008067C1" w:rsidP="008067C1">
      <w:r>
        <w:t>Patrick and Nichole rolled out to the front porch to watch them leave. The heavy van backed out of the driveway, merging onto West Main Road, and headed south toward the bridge.</w:t>
      </w:r>
    </w:p>
    <w:p w14:paraId="00F59363" w14:textId="77777777" w:rsidR="008067C1" w:rsidRDefault="008067C1" w:rsidP="008067C1">
      <w:r>
        <w:t>The house was suddenly very quiet.</w:t>
      </w:r>
    </w:p>
    <w:p w14:paraId="6823E81F" w14:textId="296954B6" w:rsidR="008067C1" w:rsidRDefault="4F2BAA0D" w:rsidP="008067C1">
      <w:r>
        <w:t xml:space="preserve">"Well," Uncle Mark said, standing behind them on the porch. He looked at Patrick and Nichole. "The nest is officially empty. Just us bachelors and </w:t>
      </w:r>
      <w:r w:rsidR="416ACE43">
        <w:t>the Boss</w:t>
      </w:r>
      <w:r>
        <w:t xml:space="preserve"> lady."</w:t>
      </w:r>
    </w:p>
    <w:p w14:paraId="448CDF14" w14:textId="77777777" w:rsidR="008067C1" w:rsidRDefault="008067C1" w:rsidP="008067C1">
      <w:r>
        <w:t>Nichole looked out at the street. The Route 60 bus roared past on its scheduled run.</w:t>
      </w:r>
    </w:p>
    <w:p w14:paraId="6B56E432" w14:textId="77777777" w:rsidR="008067C1" w:rsidRDefault="008067C1" w:rsidP="008067C1">
      <w:r>
        <w:t>She wasn't scared. She felt a profound, vibrating sense of freedom. She looked up at Patrick.</w:t>
      </w:r>
    </w:p>
    <w:p w14:paraId="7F7D3B82" w14:textId="77777777" w:rsidR="008067C1" w:rsidRDefault="008067C1" w:rsidP="008067C1">
      <w:r>
        <w:t>"Okay," Patrick said, taking a deep breath of the salty Rhode Island air. He looked down at his sister. "School starts in a year. The meter is running."</w:t>
      </w:r>
    </w:p>
    <w:p w14:paraId="0260F945" w14:textId="77777777" w:rsidR="008067C1" w:rsidRDefault="008067C1" w:rsidP="008067C1">
      <w:r>
        <w:t>He gripped the push handles of the Titan AeroMotion and spun her around, pushing her back inside their new home.</w:t>
      </w:r>
    </w:p>
    <w:p w14:paraId="5D47761A" w14:textId="77777777" w:rsidR="008067C1" w:rsidRDefault="008067C1" w:rsidP="008067C1">
      <w:r>
        <w:t>"Uncle Mark," Patrick called out as they rolled down the hall. "Where is the nearest grocery store that's hiring? I need to get on the payroll if we're going to fund that elevator cab."</w:t>
      </w:r>
    </w:p>
    <w:p w14:paraId="198A9978" w14:textId="77777777" w:rsidR="008067C1" w:rsidRDefault="008067C1" w:rsidP="008067C1">
      <w:r>
        <w:t>Mark stopped in the hallway. He put a heavy hand on Patrick’s shoulder, stopping his momentum.</w:t>
      </w:r>
    </w:p>
    <w:p w14:paraId="752E48C9" w14:textId="77777777" w:rsidR="008067C1" w:rsidRDefault="008067C1" w:rsidP="008067C1">
      <w:r>
        <w:lastRenderedPageBreak/>
        <w:t>"Hold on, Pat," Mark said, his voice dropping its usual boisterous volume, becoming dead serious.</w:t>
      </w:r>
    </w:p>
    <w:p w14:paraId="0BAB5011" w14:textId="77777777" w:rsidR="008067C1" w:rsidRDefault="008067C1" w:rsidP="008067C1">
      <w:r>
        <w:t>Patrick looked back at his uncle, confused. "What? Mark, we have twelve months. If I work full time—"</w:t>
      </w:r>
    </w:p>
    <w:p w14:paraId="462B5831" w14:textId="77777777" w:rsidR="008067C1" w:rsidRDefault="008067C1" w:rsidP="008067C1">
      <w:r>
        <w:t>"You already have a full-time job," Mark interrupted gently.</w:t>
      </w:r>
    </w:p>
    <w:p w14:paraId="07E33C9A" w14:textId="77777777" w:rsidR="008067C1" w:rsidRDefault="008067C1" w:rsidP="008067C1">
      <w:r>
        <w:t>Patrick blinked.</w:t>
      </w:r>
    </w:p>
    <w:p w14:paraId="33988988" w14:textId="0892AF56" w:rsidR="008067C1" w:rsidRDefault="008067C1" w:rsidP="008067C1">
      <w:r>
        <w:t>"You take care of Nichole," Mark said, looking from Patrick to the girl in the chair. "That is a full-time job. And it is way more important right now than bagging groceries."</w:t>
      </w:r>
    </w:p>
    <w:p w14:paraId="7DE0F8F9" w14:textId="77777777" w:rsidR="008067C1" w:rsidRDefault="008067C1" w:rsidP="008067C1">
      <w:r>
        <w:t xml:space="preserve">Nichole looked up at her uncle. Her breath hitched. Putney College had looked at Patrick and called him a </w:t>
      </w:r>
      <w:r>
        <w:rPr>
          <w:i/>
          <w:iCs/>
        </w:rPr>
        <w:t>liability</w:t>
      </w:r>
      <w:r>
        <w:t>. Uncle Mark looked at Patrick and saw an essential worker.</w:t>
      </w:r>
    </w:p>
    <w:p w14:paraId="3ABC6F1B" w14:textId="77777777" w:rsidR="008067C1" w:rsidRDefault="008067C1" w:rsidP="008067C1">
      <w:r>
        <w:t>"We'll figure out the money later," Mark said firmly. "I own the house. We're fine. Your only job right now is getting her settled into the new routine, getting her documentation skills up to par, and taking care of your sister. Understood?"</w:t>
      </w:r>
    </w:p>
    <w:p w14:paraId="69FF2204" w14:textId="77777777" w:rsidR="008067C1" w:rsidRDefault="008067C1" w:rsidP="008067C1">
      <w:r>
        <w:t>Patrick stared at his uncle. The crushing anxiety of having to fund a $25,000 industrial elevator evaporated. Mark wasn't just giving them a place to live; he was buying them the time to actually live.</w:t>
      </w:r>
    </w:p>
    <w:p w14:paraId="7BC8F108" w14:textId="77777777" w:rsidR="008067C1" w:rsidRDefault="008067C1" w:rsidP="008067C1">
      <w:r>
        <w:t>Patrick swallowed the lump in his throat. He nodded. "Understood."</w:t>
      </w:r>
    </w:p>
    <w:p w14:paraId="66D3AA3A" w14:textId="77777777" w:rsidR="008067C1" w:rsidRDefault="008067C1" w:rsidP="008067C1">
      <w:r>
        <w:t>Nichole reached up and patted Mark’s arm. She clicked her mouse.</w:t>
      </w:r>
    </w:p>
    <w:p w14:paraId="613669AE" w14:textId="77777777" w:rsidR="008067C1" w:rsidRDefault="008067C1" w:rsidP="008067C1">
      <w:r>
        <w:rPr>
          <w:b/>
          <w:bCs/>
        </w:rPr>
        <w:t>"BEST. LANDLORD. EVER."</w:t>
      </w:r>
    </w:p>
    <w:p w14:paraId="7F8126A7" w14:textId="77777777" w:rsidR="008067C1" w:rsidRDefault="008067C1" w:rsidP="008067C1">
      <w:r>
        <w:t>Mark laughed, the tension breaking. "Damn right. Now, let's go figure out how to work that fancy new tub."</w:t>
      </w:r>
    </w:p>
    <w:p w14:paraId="250F2F61" w14:textId="4919E794" w:rsidR="00EB486F" w:rsidRDefault="00EB486F" w:rsidP="00EB486F">
      <w:pPr>
        <w:pStyle w:val="Heading3"/>
      </w:pPr>
      <w:r>
        <w:t xml:space="preserve">Part </w:t>
      </w:r>
      <w:r w:rsidR="005F28E5">
        <w:t>6</w:t>
      </w:r>
      <w:r>
        <w:t>: The Visitor</w:t>
      </w:r>
    </w:p>
    <w:p w14:paraId="711BBF17" w14:textId="3235CE11" w:rsidR="00EB486F" w:rsidRDefault="00EB486F" w:rsidP="00EB486F">
      <w:pPr>
        <w:pStyle w:val="Heading4"/>
      </w:pPr>
      <w:r>
        <w:rPr>
          <w:b/>
          <w:bCs/>
        </w:rPr>
        <w:t>Date:</w:t>
      </w:r>
      <w:r>
        <w:t xml:space="preserve"> September 28, 2003 </w:t>
      </w:r>
      <w:r>
        <w:rPr>
          <w:b/>
          <w:bCs/>
        </w:rPr>
        <w:t>Time:</w:t>
      </w:r>
      <w:r>
        <w:t xml:space="preserve"> 2:15 PM </w:t>
      </w:r>
      <w:r>
        <w:rPr>
          <w:b/>
          <w:bCs/>
        </w:rPr>
        <w:t>Location:</w:t>
      </w:r>
      <w:r>
        <w:t xml:space="preserve"> The Driveway, </w:t>
      </w:r>
      <w:r w:rsidR="0006153E">
        <w:t>95 West Main Road</w:t>
      </w:r>
      <w:r>
        <w:t>, Portsmouth, Rhode Island</w:t>
      </w:r>
    </w:p>
    <w:p w14:paraId="7FE2E0E7" w14:textId="77777777" w:rsidR="00C90EEA" w:rsidRDefault="00C90EEA" w:rsidP="00C90EEA">
      <w:r>
        <w:t>The Sunday afternoon was quiet. Outside, the autumn air was turning crisp. Inside the master bathroom of the Bennett Wing, the atmosphere was purely mechanical.</w:t>
      </w:r>
    </w:p>
    <w:p w14:paraId="3DDB0A2F" w14:textId="77777777" w:rsidR="00C90EEA" w:rsidRDefault="00C90EEA" w:rsidP="00C90EEA">
      <w:r>
        <w:t>"Okay, no water today," Uncle Mark said, standing by the massive white hydrotherapy tub. "Just a dry run for the hardware. I want to see how the ergonomics hold up."</w:t>
      </w:r>
    </w:p>
    <w:p w14:paraId="1722881D" w14:textId="77777777" w:rsidR="00C90EEA" w:rsidRDefault="00C90EEA" w:rsidP="00C90EEA">
      <w:r>
        <w:t>Patrick parked the Titan AeroMotion parallel to the tub. He locked the wheel brakes.</w:t>
      </w:r>
    </w:p>
    <w:p w14:paraId="22CC8E9D" w14:textId="77777777" w:rsidR="00C90EEA" w:rsidRDefault="00C90EEA" w:rsidP="00C90EEA">
      <w:r>
        <w:lastRenderedPageBreak/>
        <w:t>"Side door open," Patrick announced. He unlatched the heavy, sealed acrylic door. It swung wide, revealing a molded bench that looked more like a loveseat than a bathtub.</w:t>
      </w:r>
    </w:p>
    <w:p w14:paraId="1C87DADA" w14:textId="77777777" w:rsidR="00C90EEA" w:rsidRDefault="00C90EEA" w:rsidP="00C90EEA">
      <w:r>
        <w:t>Nichole watched him. She wasn't wearing a swimsuit; she was in her regular Sunday clothes—jeans and a Virginia Beach t-shirt.</w:t>
      </w:r>
    </w:p>
    <w:p w14:paraId="22E3B16B" w14:textId="2FF78DEE" w:rsidR="00C90EEA" w:rsidRDefault="66DCF2C9" w:rsidP="00C90EEA">
      <w:r>
        <w:t xml:space="preserve">"Ready, </w:t>
      </w:r>
      <w:r w:rsidR="157E1926">
        <w:t>Nikki</w:t>
      </w:r>
      <w:r>
        <w:t>?" Patrick asked.</w:t>
      </w:r>
    </w:p>
    <w:p w14:paraId="141A0FA5" w14:textId="77777777" w:rsidR="00C90EEA" w:rsidRDefault="00C90EEA" w:rsidP="00C90EEA">
      <w:r>
        <w:t xml:space="preserve">Nichole blinked twice. </w:t>
      </w:r>
      <w:r>
        <w:rPr>
          <w:i/>
          <w:iCs/>
        </w:rPr>
        <w:t>Yes.</w:t>
      </w:r>
    </w:p>
    <w:p w14:paraId="46D6E224" w14:textId="77777777" w:rsidR="00C90EEA" w:rsidRDefault="00C90EEA" w:rsidP="00C90EEA">
      <w:r>
        <w:t>Patrick didn't have to deadlift her. He didn't have to brace his knees against the porcelain rim. He simply put one arm under her legs, one behind her back, and slid her sideways off the chair cushion and directly onto the wide tub bench.</w:t>
      </w:r>
    </w:p>
    <w:p w14:paraId="3CAE5792" w14:textId="77777777" w:rsidR="00C90EEA" w:rsidRDefault="00C90EEA" w:rsidP="00C90EEA">
      <w:r>
        <w:t>She landed softly against the contoured backrest.</w:t>
      </w:r>
    </w:p>
    <w:p w14:paraId="07624360" w14:textId="77777777" w:rsidR="00C90EEA" w:rsidRDefault="00C90EEA" w:rsidP="00C90EEA">
      <w:r>
        <w:t>"Okay," Patrick said, breathing easy. He stepped through the open door and sat down right next to her.</w:t>
      </w:r>
    </w:p>
    <w:p w14:paraId="5FBF6A5A" w14:textId="77777777" w:rsidR="00C90EEA" w:rsidRDefault="00C90EEA" w:rsidP="00C90EEA">
      <w:r>
        <w:t>He fit perfectly. The bench was designed for two.</w:t>
      </w:r>
    </w:p>
    <w:p w14:paraId="4D5FEC8A" w14:textId="77777777" w:rsidR="00C90EEA" w:rsidRDefault="00C90EEA" w:rsidP="00C90EEA">
      <w:r>
        <w:t>Patrick put his left arm around Nichole’s shoulders, drawing her close. Without the water, the tub was just a secure, high-walled chamber. Nichole let out a long, slow breath. She leaned her weight into Patrick, resting her head against his shoulder. Her spasticity, which usually kept her arms rigid and her neck tense, seemed to melt into the acrylic support.</w:t>
      </w:r>
    </w:p>
    <w:p w14:paraId="74024EE9" w14:textId="77777777" w:rsidR="00C90EEA" w:rsidRDefault="00C90EEA" w:rsidP="00C90EEA">
      <w:r>
        <w:t>For the first time all day, her hands stopped shaking.</w:t>
      </w:r>
    </w:p>
    <w:p w14:paraId="179A2640" w14:textId="77777777" w:rsidR="00C90EEA" w:rsidRDefault="00C90EEA" w:rsidP="00C90EEA">
      <w:r>
        <w:t>Mark stood in the doorway, his arms crossed. He watched the tension drain out of his niece's face. In the three weeks since they had arrived in Rhode Island, she had been happy, excited, and determined. But right now? Sitting inside this fiberglass fortress, anchored against her twin brother?</w:t>
      </w:r>
    </w:p>
    <w:p w14:paraId="0FBA246B" w14:textId="77777777" w:rsidR="00C90EEA" w:rsidRDefault="00C90EEA" w:rsidP="00C90EEA">
      <w:r>
        <w:t>She looked at peace.</w:t>
      </w:r>
    </w:p>
    <w:p w14:paraId="7313D511" w14:textId="77777777" w:rsidR="00C90EEA" w:rsidRDefault="00C90EEA" w:rsidP="00C90EEA">
      <w:r>
        <w:t>"Well," Mark said quietly, feeling a lump rise in his throat. "I'd say the engineering is sound."</w:t>
      </w:r>
    </w:p>
    <w:p w14:paraId="5AE1CFDB" w14:textId="77777777" w:rsidR="00C90EEA" w:rsidRDefault="00C90EEA" w:rsidP="00C90EEA">
      <w:r>
        <w:t>Nichole closed her eyes and smiled.</w:t>
      </w:r>
    </w:p>
    <w:p w14:paraId="23EFE6F1" w14:textId="77777777" w:rsidR="00C90EEA" w:rsidRDefault="00C90EEA" w:rsidP="00C90EEA">
      <w:r>
        <w:rPr>
          <w:i/>
          <w:iCs/>
        </w:rPr>
        <w:t>Knock. Knock. Knock.</w:t>
      </w:r>
    </w:p>
    <w:p w14:paraId="457B71FC" w14:textId="77777777" w:rsidR="00C90EEA" w:rsidRDefault="00C90EEA" w:rsidP="00C90EEA">
      <w:r>
        <w:t>The heavy thud of the front door echoed down the main hallway.</w:t>
      </w:r>
    </w:p>
    <w:p w14:paraId="2BD0A07F" w14:textId="77777777" w:rsidR="00C90EEA" w:rsidRDefault="00C90EEA" w:rsidP="00C90EEA">
      <w:r>
        <w:t>Patrick looked up, surprised. "We expecting company? The rest of the family isn't due up until next week."</w:t>
      </w:r>
    </w:p>
    <w:p w14:paraId="7DA9FAB4" w14:textId="77777777" w:rsidR="00C90EEA" w:rsidRDefault="00C90EEA" w:rsidP="00C90EEA">
      <w:r>
        <w:t>Mark looked at his watch. 2:15 PM.</w:t>
      </w:r>
    </w:p>
    <w:p w14:paraId="7D03D209" w14:textId="77777777" w:rsidR="00C90EEA" w:rsidRDefault="00C90EEA" w:rsidP="00C90EEA">
      <w:r>
        <w:lastRenderedPageBreak/>
        <w:t>His expression instantly changed. The jovial, caring uncle vanished. His eyes went flat, and his jaw set.</w:t>
      </w:r>
    </w:p>
    <w:p w14:paraId="169D8CD9" w14:textId="77777777" w:rsidR="00C90EEA" w:rsidRDefault="00C90EEA" w:rsidP="00C90EEA">
      <w:r>
        <w:t>"Transfer back," Mark said, his voice clipped and serious. "Get her in the chair. Go to the front window. Keep the lights off. Do not open the door."</w:t>
      </w:r>
    </w:p>
    <w:p w14:paraId="353111C3" w14:textId="77777777" w:rsidR="00C90EEA" w:rsidRDefault="00C90EEA" w:rsidP="00C90EEA">
      <w:r>
        <w:t>Patrick didn't ask questions. He felt the shift in the room's energy. He slid Nichole back into the AeroMotion, strapped her chest harness, and wheeled her down the hall into the main living room.</w:t>
      </w:r>
    </w:p>
    <w:p w14:paraId="368330C5" w14:textId="77777777" w:rsidR="00C90EEA" w:rsidRDefault="00C90EEA" w:rsidP="00C90EEA">
      <w:r>
        <w:t>Through the front window, they saw a sleek, heavy luxury sedan with tinted windows and New York plates parked in the driveway. A man in a tailored suit stepped out, carrying a leather attaché case.</w:t>
      </w:r>
    </w:p>
    <w:p w14:paraId="61F2C19E" w14:textId="77777777" w:rsidR="00C90EEA" w:rsidRDefault="00C90EEA" w:rsidP="00C90EEA">
      <w:r>
        <w:t>Before the man could ring the bell again, the front door opened.</w:t>
      </w:r>
    </w:p>
    <w:p w14:paraId="38FAB240" w14:textId="77777777" w:rsidR="00C90EEA" w:rsidRDefault="00C90EEA" w:rsidP="00C90EEA">
      <w:r>
        <w:t>Uncle Mark stepped out onto the porch. He held a ceramic coffee mug. He didn't look surprised. He looked bored.</w:t>
      </w:r>
    </w:p>
    <w:p w14:paraId="049511A7" w14:textId="77777777" w:rsidR="00C90EEA" w:rsidRDefault="00C90EEA" w:rsidP="00C90EEA">
      <w:r>
        <w:t>"Mr. Reynolds!" the man called out, putting on a dazzling smile. "A pleasure to finally meet you in person. I'm David Chen. From Global Oceanographic Solutions."</w:t>
      </w:r>
    </w:p>
    <w:p w14:paraId="65D2E352" w14:textId="77777777" w:rsidR="00C90EEA" w:rsidRDefault="00C90EEA" w:rsidP="00C90EEA">
      <w:r>
        <w:t>Patrick cracked the window open an inch.</w:t>
      </w:r>
    </w:p>
    <w:p w14:paraId="6667AEB5" w14:textId="77777777" w:rsidR="00C90EEA" w:rsidRDefault="00C90EEA" w:rsidP="00C90EEA">
      <w:r>
        <w:t>"I know who you are, 'David'," Mark said. He didn't invite the man up the ramp. He leaned against the doorframe, taking a slow sip of coffee. "Or at least, I know the cover name your handlers assigned you. And I know who signs your paychecks. It isn't an oceanography firm."</w:t>
      </w:r>
    </w:p>
    <w:p w14:paraId="32A64180" w14:textId="77777777" w:rsidR="00C90EEA" w:rsidRDefault="00C90EEA" w:rsidP="00C90EEA">
      <w:r>
        <w:t>The man stopped at the bottom of the ramp. His smile didn't falter, but his eyes hardened. "We’re just admirers of your work, Mark. Specifically, your recent paper on biological background noise filtering."</w:t>
      </w:r>
    </w:p>
    <w:p w14:paraId="2F2BACFC" w14:textId="77777777" w:rsidR="00C90EEA" w:rsidRDefault="00C90EEA" w:rsidP="00C90EEA">
      <w:r>
        <w:t>"That paper is public domain," Mark said flatly. "You can download it at the library."</w:t>
      </w:r>
    </w:p>
    <w:p w14:paraId="3997FF16" w14:textId="77777777" w:rsidR="00C90EEA" w:rsidRDefault="00C90EEA" w:rsidP="00C90EEA">
      <w:r>
        <w:t xml:space="preserve">"True," the man said, taking a step up the concrete ramp. "But we’re interested in the data you </w:t>
      </w:r>
      <w:r>
        <w:rPr>
          <w:i/>
          <w:iCs/>
        </w:rPr>
        <w:t>didn't</w:t>
      </w:r>
      <w:r>
        <w:t xml:space="preserve"> publish. The removal of the mechanical artifacts. The Block III propulsion signatures."</w:t>
      </w:r>
    </w:p>
    <w:p w14:paraId="1721CA08" w14:textId="77777777" w:rsidR="00C90EEA" w:rsidRDefault="00C90EEA" w:rsidP="00C90EEA">
      <w:r>
        <w:t>"That's a proprietary algorithm," Mark said, his voice dropping to a low, dangerous rumble. "Owned by the United States Navy. Classified TS/SCI."</w:t>
      </w:r>
    </w:p>
    <w:p w14:paraId="065062FC" w14:textId="77777777" w:rsidR="00C90EEA" w:rsidRDefault="00C90EEA" w:rsidP="00C90EEA">
      <w:r>
        <w:t xml:space="preserve">"Proprietary is just a word for 'underpaid,'" the man said smoothly. He patted his attaché case. "My clients in the East are looking to modernize their own fleet. They have a noise </w:t>
      </w:r>
      <w:r>
        <w:lastRenderedPageBreak/>
        <w:t>problem with their new reactors. They create a distinct... rattle. We believe you have the solution."</w:t>
      </w:r>
    </w:p>
    <w:p w14:paraId="54F21B5D" w14:textId="77777777" w:rsidR="00C90EEA" w:rsidRDefault="00C90EEA" w:rsidP="00C90EEA">
      <w:r>
        <w:t>He reached into his jacket pocket and pulled out a thick envelope.</w:t>
      </w:r>
    </w:p>
    <w:p w14:paraId="67109301" w14:textId="77777777" w:rsidR="00C90EEA" w:rsidRDefault="00C90EEA" w:rsidP="00C90EEA">
      <w:r>
        <w:t>"Fifty thousand," he whispered. "Just for a consultation. A thumb drive with the source code gets you ten times that. Retiring in the Caribbean sounds better than Portsmouth, doesn't it?"</w:t>
      </w:r>
    </w:p>
    <w:p w14:paraId="01E46D80" w14:textId="77777777" w:rsidR="00C90EEA" w:rsidRDefault="00C90EEA" w:rsidP="00C90EEA">
      <w:r>
        <w:t>Mark looked at the envelope. He looked at the spy.</w:t>
      </w:r>
    </w:p>
    <w:p w14:paraId="33497CB3" w14:textId="77777777" w:rsidR="00C90EEA" w:rsidRDefault="00C90EEA" w:rsidP="00C90EEA">
      <w:r>
        <w:t>Mark took another sip of coffee.</w:t>
      </w:r>
    </w:p>
    <w:p w14:paraId="2541B786" w14:textId="77777777" w:rsidR="00C90EEA" w:rsidRDefault="00C90EEA" w:rsidP="00C90EEA">
      <w:r>
        <w:t>"You know, 'David,'" Mark said conversationally. "You guys always make the same mistake. You think because I'm a contractor, I'm a mercenary. You think because I don't wear a uniform, I don't have a flag."</w:t>
      </w:r>
    </w:p>
    <w:p w14:paraId="652A47A6" w14:textId="77777777" w:rsidR="00C90EEA" w:rsidRDefault="00C90EEA" w:rsidP="00C90EEA">
      <w:r>
        <w:t>Mark set his coffee mug down on the porch railing.</w:t>
      </w:r>
    </w:p>
    <w:p w14:paraId="220B9F72" w14:textId="77777777" w:rsidR="00C90EEA" w:rsidRDefault="00C90EEA" w:rsidP="00C90EEA">
      <w:r>
        <w:t>"By the way," Mark added, checking his watch. "You're trespassing on a residence occupied by a holder of Top Secret clearance. Soliciting classified defense information is a federal felony under the Espionage Act. Title 18, Section 793."</w:t>
      </w:r>
    </w:p>
    <w:p w14:paraId="32F0A0B9" w14:textId="77777777" w:rsidR="00C90EEA" w:rsidRDefault="00C90EEA" w:rsidP="00C90EEA">
      <w:r>
        <w:t>The man laughed, shaking his head. "Please. It’s just two men talking. There’s no wire. No witnesses."</w:t>
      </w:r>
    </w:p>
    <w:p w14:paraId="5452978C" w14:textId="77777777" w:rsidR="00C90EEA" w:rsidRDefault="00C90EEA" w:rsidP="00C90EEA">
      <w:r>
        <w:t>"I don't need a wire," Mark grinned, pointing over the man’s shoulder toward the street. "I have a landscaper."</w:t>
      </w:r>
    </w:p>
    <w:p w14:paraId="7F8CB47E" w14:textId="77777777" w:rsidR="00C90EEA" w:rsidRDefault="00C90EEA" w:rsidP="00C90EEA">
      <w:r>
        <w:t>The man turned around.</w:t>
      </w:r>
    </w:p>
    <w:p w14:paraId="53F52F6C" w14:textId="77777777" w:rsidR="00C90EEA" w:rsidRDefault="00C90EEA" w:rsidP="00C90EEA">
      <w:r>
        <w:t>A nondescript green landscaping van with "Newport Tree Service" painted on the side—which had been parked down the street for twenty minutes—suddenly roared to life. The side doors slid open. Four men in FBI windbreakers and tactical gear stepped out, weapons drawn but low.</w:t>
      </w:r>
    </w:p>
    <w:p w14:paraId="0029206C" w14:textId="77777777" w:rsidR="00C90EEA" w:rsidRDefault="00C90EEA" w:rsidP="00C90EEA">
      <w:r>
        <w:t>A second car—an unmarked, standard-issue government sedan—screeched into the driveway, blocking the luxury car in.</w:t>
      </w:r>
    </w:p>
    <w:p w14:paraId="44CD8F13" w14:textId="77777777" w:rsidR="00C90EEA" w:rsidRDefault="00C90EEA" w:rsidP="00C90EEA">
      <w:r>
        <w:t>"FBI! Show me your hands! Do not move!"</w:t>
      </w:r>
    </w:p>
    <w:p w14:paraId="1CF69C74" w14:textId="77777777" w:rsidR="00C90EEA" w:rsidRDefault="00C90EEA" w:rsidP="00C90EEA">
      <w:r>
        <w:t>The man’s face went white. He dropped the attaché case.</w:t>
      </w:r>
    </w:p>
    <w:p w14:paraId="3BDCDA1E" w14:textId="77777777" w:rsidR="00C90EEA" w:rsidRDefault="00C90EEA" w:rsidP="00C90EEA">
      <w:r>
        <w:t>Mark didn't flinch. "Special Agent Miller!" Mark called out to the lead FBI agent. "He offered fifty grand for the Block III spectral keys. It's in the envelope. Make sure you book him for attempted bribery, too."</w:t>
      </w:r>
    </w:p>
    <w:p w14:paraId="22A891C8" w14:textId="77777777" w:rsidR="00C90EEA" w:rsidRDefault="00C90EEA" w:rsidP="00C90EEA">
      <w:r>
        <w:lastRenderedPageBreak/>
        <w:t>Agent Miller nodded to Mark as his team cuffed the man against the hood of the luxury car. "Thanks for the tip-off, Mr. Reynolds. We've been tracking this guy's alias since Boston. We appreciate you keeping him talking."</w:t>
      </w:r>
    </w:p>
    <w:p w14:paraId="37ED7A2D" w14:textId="77777777" w:rsidR="00C90EEA" w:rsidRDefault="00C90EEA" w:rsidP="00C90EEA">
      <w:r>
        <w:t>"Always happy to help Uncle Sam take out the trash," Mark said, picking up his coffee mug.</w:t>
      </w:r>
    </w:p>
    <w:p w14:paraId="2C74E5FE" w14:textId="77777777" w:rsidR="00C90EEA" w:rsidRDefault="00C90EEA" w:rsidP="00C90EEA">
      <w:r>
        <w:t>As the FBI shoved the handcuffed spy into the back of the unmarked sedan and began searching his vehicle, Mark turned around and looked at the window where Patrick and Nichole were watching, wide-eyed.</w:t>
      </w:r>
    </w:p>
    <w:p w14:paraId="1BA80C5B" w14:textId="77777777" w:rsidR="00C90EEA" w:rsidRDefault="00C90EEA" w:rsidP="00C90EEA">
      <w:r>
        <w:t>Mark winked. He walked back inside the house, locking the door behind him.</w:t>
      </w:r>
    </w:p>
    <w:p w14:paraId="18EEB2B0" w14:textId="77777777" w:rsidR="00C90EEA" w:rsidRDefault="00C90EEA" w:rsidP="00C90EEA">
      <w:r>
        <w:t>Patrick turned the wheelchair around as Mark walked down the hallway.</w:t>
      </w:r>
    </w:p>
    <w:p w14:paraId="1849C32F" w14:textId="77777777" w:rsidR="00C90EEA" w:rsidRDefault="00C90EEA" w:rsidP="00C90EEA">
      <w:r>
        <w:t>"Uncle Mark," Patrick stammered. "You just... the FBI... was that a spy?"</w:t>
      </w:r>
    </w:p>
    <w:p w14:paraId="60D1B338" w14:textId="77777777" w:rsidR="00C90EEA" w:rsidRDefault="00C90EEA" w:rsidP="00C90EEA">
      <w:r>
        <w:t>Mark stopped. He looked at the twins. The playful uncle vibe was gone, replaced by the steely resolve of a man who knew exactly where the monsters lived.</w:t>
      </w:r>
    </w:p>
    <w:p w14:paraId="67D560AE" w14:textId="77777777" w:rsidR="00C90EEA" w:rsidRDefault="00C90EEA" w:rsidP="00C90EEA">
      <w:r>
        <w:t>"That," Mark said quietly, "was a bad actor. He thought he could buy the keys to the castle."</w:t>
      </w:r>
    </w:p>
    <w:p w14:paraId="7FEADE48" w14:textId="77777777" w:rsidR="00C90EEA" w:rsidRDefault="00C90EEA" w:rsidP="00C90EEA">
      <w:r>
        <w:t>Nichole looked at her uncle. Five minutes ago, she was resting her head on Patrick's shoulder in the bathtub. Now, federal agents were arresting a foreign operative in her front yard.</w:t>
      </w:r>
    </w:p>
    <w:p w14:paraId="705E5FA6" w14:textId="77777777" w:rsidR="00C90EEA" w:rsidRDefault="00C90EEA" w:rsidP="00C90EEA">
      <w:r>
        <w:t>She tapped her screen.</w:t>
      </w:r>
    </w:p>
    <w:p w14:paraId="6F8847EE" w14:textId="77777777" w:rsidR="00C90EEA" w:rsidRDefault="00C90EEA" w:rsidP="00C90EEA">
      <w:r>
        <w:rPr>
          <w:b/>
          <w:bCs/>
        </w:rPr>
        <w:t>"YOU. SET. A. TRAP."</w:t>
      </w:r>
    </w:p>
    <w:p w14:paraId="5A3C7390" w14:textId="77777777" w:rsidR="00C90EEA" w:rsidRDefault="00C90EEA" w:rsidP="00C90EEA">
      <w:r>
        <w:t>"I knew he was coming three days ago," Mark admitted. "I called the Providence Field Office on Thursday. We arranged the meet. Never let a threat get close to your perimeter without a plan."</w:t>
      </w:r>
    </w:p>
    <w:p w14:paraId="5C2A5020" w14:textId="77777777" w:rsidR="00C90EEA" w:rsidRDefault="00C90EEA" w:rsidP="00C90EEA">
      <w:r>
        <w:t>He looked at the mini-apartment door.</w:t>
      </w:r>
    </w:p>
    <w:p w14:paraId="5E50BC48" w14:textId="77777777" w:rsidR="00C90EEA" w:rsidRDefault="00C90EEA" w:rsidP="00C90EEA">
      <w:r>
        <w:t>"That's lesson one of the Gap Year, kids," Mark said, gesturing to their apartment. "Protect the Machine. At all costs. Nobody gets in unless they're cleared."</w:t>
      </w:r>
    </w:p>
    <w:p w14:paraId="5A53FC22" w14:textId="77777777" w:rsidR="00C90EEA" w:rsidRDefault="00C90EEA" w:rsidP="00C90EEA">
      <w:r>
        <w:t>He pointed a thumb upstairs.</w:t>
      </w:r>
    </w:p>
    <w:p w14:paraId="62FC865B" w14:textId="77777777" w:rsidR="00C90EEA" w:rsidRDefault="00C90EEA" w:rsidP="00C90EEA">
      <w:r>
        <w:t>"I'm going back to work. Red light is still on."</w:t>
      </w:r>
    </w:p>
    <w:p w14:paraId="0CBB4161" w14:textId="77777777" w:rsidR="00C90EEA" w:rsidRDefault="00C90EEA" w:rsidP="00C90EEA">
      <w:r>
        <w:t>Mark turned and vanished up the stairs to his SCIF.</w:t>
      </w:r>
    </w:p>
    <w:p w14:paraId="06C7E46F" w14:textId="77777777" w:rsidR="00C90EEA" w:rsidRDefault="00C90EEA" w:rsidP="00C90EEA">
      <w:r>
        <w:t>Patrick looked out the window. The FBI was towing the luxury car away. The driveway was empty again.</w:t>
      </w:r>
    </w:p>
    <w:p w14:paraId="3D9320A9" w14:textId="77777777" w:rsidR="00C90EEA" w:rsidRDefault="00C90EEA" w:rsidP="00C90EEA">
      <w:r>
        <w:lastRenderedPageBreak/>
        <w:t>"He's not just a consultant," Patrick whispered to Nichole.</w:t>
      </w:r>
    </w:p>
    <w:p w14:paraId="5058BEEC" w14:textId="77777777" w:rsidR="00C90EEA" w:rsidRDefault="00C90EEA" w:rsidP="00C90EEA">
      <w:r>
        <w:t>Nichole shook her head. She clicked her mouse, her new voice filled with absolute awe.</w:t>
      </w:r>
    </w:p>
    <w:p w14:paraId="77A1412B" w14:textId="77777777" w:rsidR="00C90EEA" w:rsidRDefault="00C90EEA" w:rsidP="00C90EEA">
      <w:pPr>
        <w:rPr>
          <w:b/>
          <w:bCs/>
        </w:rPr>
      </w:pPr>
      <w:r>
        <w:rPr>
          <w:b/>
          <w:bCs/>
        </w:rPr>
        <w:t>"HE. IS. THE. FIREWALL."</w:t>
      </w:r>
    </w:p>
    <w:p w14:paraId="52C99181" w14:textId="77777777" w:rsidR="00F00562" w:rsidRDefault="00F00562" w:rsidP="00F00562">
      <w:pPr>
        <w:pStyle w:val="Heading3"/>
      </w:pPr>
      <w:r>
        <w:t>Part 7: The Milestone Payment</w:t>
      </w:r>
    </w:p>
    <w:p w14:paraId="21EE9C73" w14:textId="0E43EC78" w:rsidR="00F00562" w:rsidRDefault="00F00562" w:rsidP="00F00562">
      <w:pPr>
        <w:pStyle w:val="Heading4"/>
      </w:pPr>
      <w:r>
        <w:rPr>
          <w:b/>
          <w:bCs/>
        </w:rPr>
        <w:t>Date:</w:t>
      </w:r>
      <w:r>
        <w:t xml:space="preserve"> October 3, 2003 </w:t>
      </w:r>
      <w:r>
        <w:rPr>
          <w:b/>
          <w:bCs/>
        </w:rPr>
        <w:t>Time:</w:t>
      </w:r>
      <w:r>
        <w:t xml:space="preserve"> 10:15 AM </w:t>
      </w:r>
      <w:r>
        <w:rPr>
          <w:b/>
          <w:bCs/>
        </w:rPr>
        <w:t>Location:</w:t>
      </w:r>
      <w:r>
        <w:t xml:space="preserve"> </w:t>
      </w:r>
      <w:r w:rsidR="0006153E">
        <w:t>95 West Main Road</w:t>
      </w:r>
      <w:r>
        <w:t>, Portsmouth, Rhode Island</w:t>
      </w:r>
    </w:p>
    <w:p w14:paraId="59F4A238" w14:textId="77777777" w:rsidR="00F00562" w:rsidRDefault="00F00562" w:rsidP="00F00562">
      <w:r>
        <w:t>The real reason Uncle Mark had chosen the ranch on West Main Road wasn't just the zero-step entrance or the proximity to the bus line. It was the roofline.</w:t>
      </w:r>
    </w:p>
    <w:p w14:paraId="19003243" w14:textId="77777777" w:rsidR="00F00562" w:rsidRDefault="00F00562" w:rsidP="00F00562">
      <w:r>
        <w:t>The house featured an oversized, reinforced second-story loft space that had no shared ductwork with the first floor. It was the perfect architectural footprint to retrofit a SCIF—a Sensitive Compartmented Information Facility.</w:t>
      </w:r>
    </w:p>
    <w:p w14:paraId="3794E7BE" w14:textId="77777777" w:rsidR="00F00562" w:rsidRDefault="00F00562" w:rsidP="00F00562">
      <w:r>
        <w:t>The rules regarding the second floor were absolute. No cell phones. No wireless devices. And absolutely no entry for Patrick or Nichole. It wasn't Uncle Mark being mean. It was Uncle Sam’s law. To cross that threshold without TS/SCI clearance was a federal crime.</w:t>
      </w:r>
    </w:p>
    <w:p w14:paraId="668B2EBA" w14:textId="77777777" w:rsidR="00F00562" w:rsidRDefault="00F00562" w:rsidP="00F00562">
      <w:r>
        <w:t>Patrick and Nichole respected the system. When the red LED light was on, the second floor didn't exist.</w:t>
      </w:r>
    </w:p>
    <w:p w14:paraId="048C7316" w14:textId="77777777" w:rsidR="00F00562" w:rsidRDefault="00F00562" w:rsidP="00F00562">
      <w:r>
        <w:t>On this particular Friday morning, the day before the rest of the Bennett clan was set to arrive, the red light clicked off.</w:t>
      </w:r>
    </w:p>
    <w:p w14:paraId="1B27BA7B" w14:textId="77777777" w:rsidR="00F00562" w:rsidRDefault="00F00562" w:rsidP="00F00562">
      <w:r>
        <w:t>Mark walked down the stairs, a piece of paper in his hand and a wide, predatory grin on his face.</w:t>
      </w:r>
    </w:p>
    <w:p w14:paraId="5E29CFF5" w14:textId="77777777" w:rsidR="00F00562" w:rsidRDefault="00F00562" w:rsidP="00F00562">
      <w:r>
        <w:t xml:space="preserve">He walked down the hall to the Bennett Wing. Inside the mini-apartment, the twins were at their study desks. Nichole was working on her </w:t>
      </w:r>
      <w:r>
        <w:rPr>
          <w:b/>
          <w:bCs/>
        </w:rPr>
        <w:t>Apex ConvertiBook</w:t>
      </w:r>
      <w:r>
        <w:t>, typing out a site map of the house.</w:t>
      </w:r>
    </w:p>
    <w:p w14:paraId="051BCA97" w14:textId="77777777" w:rsidR="00F00562" w:rsidRDefault="00F00562" w:rsidP="00F00562">
      <w:r>
        <w:t>Patrick was bent over a yellow legal pad, a calculator beside him.</w:t>
      </w:r>
    </w:p>
    <w:p w14:paraId="1637BB81" w14:textId="77777777" w:rsidR="00F00562" w:rsidRDefault="00F00562" w:rsidP="00F00562">
      <w:r>
        <w:t>He had heard what Mark said about "no jobs," but Patrick’s brain was wired for risk assessment. He was looking at the flyer for the hydraulic residential elevator. He had divided $25,000 by $7.50 an hour. Subtracting taxes, he was trying to calculate how many consecutive overnight shifts at the local grocery store it would take to buy his sister the vertical shaft she deserved. It was a bleak piece of arithmetic.</w:t>
      </w:r>
    </w:p>
    <w:p w14:paraId="732103A0" w14:textId="77777777" w:rsidR="00F00562" w:rsidRDefault="00F00562" w:rsidP="00F00562">
      <w:r>
        <w:t>"Hey, Pat," Mark said, leaning against the doorframe. "What are you working on?"</w:t>
      </w:r>
    </w:p>
    <w:p w14:paraId="54950111" w14:textId="77777777" w:rsidR="00F00562" w:rsidRDefault="00F00562" w:rsidP="00F00562">
      <w:r>
        <w:lastRenderedPageBreak/>
        <w:t>Patrick quickly tried to slide a folder over the legal pad. "Just... budget projections. For the grocery job. Just in case."</w:t>
      </w:r>
    </w:p>
    <w:p w14:paraId="7356D140" w14:textId="77777777" w:rsidR="00F00562" w:rsidRDefault="00F00562" w:rsidP="00F00562">
      <w:r>
        <w:t>Mark walked into the room. He didn't look at the calculator. He looked at Patrick, then at the notepad.</w:t>
      </w:r>
    </w:p>
    <w:p w14:paraId="64A6698D" w14:textId="77777777" w:rsidR="00F00562" w:rsidRDefault="00F00562" w:rsidP="00F00562">
      <w:r>
        <w:t>"Tear it up," Mark said quietly.</w:t>
      </w:r>
    </w:p>
    <w:p w14:paraId="5F2C363D" w14:textId="77777777" w:rsidR="00F00562" w:rsidRDefault="00F00562" w:rsidP="00F00562">
      <w:r>
        <w:t>Patrick blinked. "What?"</w:t>
      </w:r>
    </w:p>
    <w:p w14:paraId="3E29B134" w14:textId="77777777" w:rsidR="00F00562" w:rsidRDefault="00F00562" w:rsidP="00F00562">
      <w:r>
        <w:t>"The math," Mark said, reaching out and tapping the legal pad. "Tear it up."</w:t>
      </w:r>
    </w:p>
    <w:p w14:paraId="607FF912" w14:textId="77777777" w:rsidR="00F00562" w:rsidRDefault="00F00562" w:rsidP="00F00562">
      <w:r>
        <w:t>Mark held up the piece of paper in his own hand. It was a bank transfer confirmation.</w:t>
      </w:r>
    </w:p>
    <w:p w14:paraId="288317EF" w14:textId="77777777" w:rsidR="00F00562" w:rsidRDefault="00F00562" w:rsidP="00F00562">
      <w:r>
        <w:t>"Aegis Marine Defense just cleared my Phase One milestone payment for the Block III sonar suite," Mark said. "The check cleared twenty minutes ago."</w:t>
      </w:r>
    </w:p>
    <w:p w14:paraId="4839F0FC" w14:textId="77777777" w:rsidR="00F00562" w:rsidRDefault="00F00562" w:rsidP="00F00562">
      <w:r>
        <w:t>Nichole stopped typing. She looked at her uncle.</w:t>
      </w:r>
    </w:p>
    <w:p w14:paraId="71DEC01F" w14:textId="77777777" w:rsidR="00F00562" w:rsidRDefault="00F00562" w:rsidP="00F00562">
      <w:r>
        <w:t>"The house is officially paid off. Zero mortgage," Mark announced. "And I just got off the phone with the contractor. The elevator is paid in full. Check clears today. They start cutting the floors on Monday."</w:t>
      </w:r>
    </w:p>
    <w:p w14:paraId="097D5788" w14:textId="77777777" w:rsidR="00F00562" w:rsidRDefault="00F00562" w:rsidP="00F00562">
      <w:r>
        <w:t>Patrick stared at his uncle, his mouth slightly open. He looked down at his yellow legal pad, where he had projected three years of grinding, minimum-wage labor just to afford the down payment.</w:t>
      </w:r>
    </w:p>
    <w:p w14:paraId="2893B009" w14:textId="77777777" w:rsidR="00F00562" w:rsidRDefault="00F00562" w:rsidP="00F00562">
      <w:r>
        <w:t>"Paid in full?" Patrick whispered.</w:t>
      </w:r>
    </w:p>
    <w:p w14:paraId="44D50284" w14:textId="77777777" w:rsidR="00F00562" w:rsidRDefault="00F00562" w:rsidP="00F00562">
      <w:r>
        <w:t>"In full," Mark confirmed. "Now, tear up that notepad so we can move on to the next item of business."</w:t>
      </w:r>
    </w:p>
    <w:p w14:paraId="3ACE531A" w14:textId="77777777" w:rsidR="00F00562" w:rsidRDefault="00F00562" w:rsidP="00F00562">
      <w:r>
        <w:t>Patrick’s hands were shaking slightly. He ripped the top sheet off the legal pad, crumpled it into a ball, and tossed it into the trash can. A massive, crushing weight lifted off his chest.</w:t>
      </w:r>
    </w:p>
    <w:p w14:paraId="1856DB6C" w14:textId="77777777" w:rsidR="00F00562" w:rsidRDefault="00F00562" w:rsidP="00F00562">
      <w:r>
        <w:t>Nichole let out a high-pitched squeal of pure joy. She slammed her hand on her lap tray. She was going to get all three floors. She was going to see the basement. She was going to have total, unrestricted access to her fortress.</w:t>
      </w:r>
    </w:p>
    <w:p w14:paraId="572C82F1" w14:textId="77777777" w:rsidR="00F00562" w:rsidRDefault="00F00562" w:rsidP="00F00562">
      <w:r>
        <w:t>"Now, the next item," Mark said casually, pulling up a chair and sitting down between them. "I was looking at the transport van in the driveway. The suspension is shot, and the lift whines like a dying cat."</w:t>
      </w:r>
    </w:p>
    <w:p w14:paraId="61A8470B" w14:textId="77777777" w:rsidR="00F00562" w:rsidRDefault="00F00562" w:rsidP="00F00562">
      <w:r>
        <w:t>"It's eighteen years old," Patrick defended weakly. "Tom and Ellen take care of it."</w:t>
      </w:r>
    </w:p>
    <w:p w14:paraId="0FBA55A1" w14:textId="77777777" w:rsidR="00F00562" w:rsidRDefault="00F00562" w:rsidP="00F00562">
      <w:r>
        <w:lastRenderedPageBreak/>
        <w:t>"It's a relic," Mark corrected. "And you guys are going to be making the run to Braxton State University five days a week next year. You need a reliable rig. Aegis Marine wants me on retainer for Phase Two. That means another milestone payment in November."</w:t>
      </w:r>
    </w:p>
    <w:p w14:paraId="7A73B2CA" w14:textId="77777777" w:rsidR="00F00562" w:rsidRDefault="00F00562" w:rsidP="00F00562">
      <w:r>
        <w:t>Mark looked at Nichole.</w:t>
      </w:r>
    </w:p>
    <w:p w14:paraId="439EDD27" w14:textId="77777777" w:rsidR="00F00562" w:rsidRDefault="00F00562" w:rsidP="00F00562">
      <w:r>
        <w:t>"Do you guys want a new van?" Mark asked. "Say the word. A 2004 heavy-duty commercial transport. New hydraulic lift, tie-down tracks, V8 engine. Paid in full."</w:t>
      </w:r>
    </w:p>
    <w:p w14:paraId="4096FF0E" w14:textId="77777777" w:rsidR="00F00562" w:rsidRDefault="00F00562" w:rsidP="00F00562">
      <w:r>
        <w:t>Nichole’s eyes went so wide they looked like they might pop out. A brand new van? The ultimate Bennett Machine upgrade?</w:t>
      </w:r>
    </w:p>
    <w:p w14:paraId="7BC38669" w14:textId="77777777" w:rsidR="00F00562" w:rsidRDefault="00F00562" w:rsidP="00F00562">
      <w:r>
        <w:t>She didn't even use the mouse. She reached out and grabbed Mark’s wrist with her spastic hand, squeezing as hard as she could.</w:t>
      </w:r>
    </w:p>
    <w:p w14:paraId="1708718B" w14:textId="77777777" w:rsidR="00F00562" w:rsidRDefault="00F00562" w:rsidP="00F00562">
      <w:r>
        <w:t>The doorbell rang.</w:t>
      </w:r>
    </w:p>
    <w:p w14:paraId="39F89DAA" w14:textId="1C2A8620" w:rsidR="00F00562" w:rsidRDefault="3B4B5F21" w:rsidP="00F00562">
      <w:r>
        <w:t xml:space="preserve">"Ah, right on time," Mark smiled, patting Nichole's hand. "Come on, </w:t>
      </w:r>
      <w:r w:rsidR="157E1926">
        <w:t>Nikki</w:t>
      </w:r>
      <w:r>
        <w:t>. Let's go do some geometry."</w:t>
      </w:r>
    </w:p>
    <w:p w14:paraId="11C55721" w14:textId="77777777" w:rsidR="00F00562" w:rsidRDefault="00F00562" w:rsidP="00F00562">
      <w:r>
        <w:t>They rolled out into the main hallway.</w:t>
      </w:r>
    </w:p>
    <w:p w14:paraId="5AAC54B1" w14:textId="77777777" w:rsidR="00F00562" w:rsidRDefault="00F00562" w:rsidP="00F00562">
      <w:r>
        <w:t>Standing in the foyer was a structural engineer with a clipboard and a laser measuring tape.</w:t>
      </w:r>
    </w:p>
    <w:p w14:paraId="203A03FD" w14:textId="77777777" w:rsidR="00F00562" w:rsidRDefault="00F00562" w:rsidP="00F00562">
      <w:r>
        <w:t>"Mr. Reynolds?" the engineer asked. "Here to measure the stacked closets for the hydraulic cab."</w:t>
      </w:r>
    </w:p>
    <w:p w14:paraId="6CB7B3C9" w14:textId="77777777" w:rsidR="00F00562" w:rsidRDefault="00F00562" w:rsidP="00F00562">
      <w:r>
        <w:t>"You got it," Mark said, gesturing for the man to follow him.</w:t>
      </w:r>
    </w:p>
    <w:p w14:paraId="5E790CAB" w14:textId="77777777" w:rsidR="00F00562" w:rsidRDefault="00F00562" w:rsidP="00F00562">
      <w:r>
        <w:t>Patrick pushed Nichole down the hall to the first-floor coat closet. Mark opened the door, revealing the five-by-five plywood floor.</w:t>
      </w:r>
    </w:p>
    <w:p w14:paraId="64E7F67A" w14:textId="77777777" w:rsidR="00F00562" w:rsidRDefault="00F00562" w:rsidP="00F00562">
      <w:r>
        <w:t xml:space="preserve">The engineer stepped inside the closet, pointing his laser measure at the ceiling. </w:t>
      </w:r>
      <w:r>
        <w:rPr>
          <w:i/>
          <w:iCs/>
        </w:rPr>
        <w:t>Beep.</w:t>
      </w:r>
      <w:r>
        <w:t xml:space="preserve"> He pointed it at the floor. </w:t>
      </w:r>
      <w:r>
        <w:rPr>
          <w:i/>
          <w:iCs/>
        </w:rPr>
        <w:t>Beep.</w:t>
      </w:r>
    </w:p>
    <w:p w14:paraId="31E797EA" w14:textId="77777777" w:rsidR="00F00562" w:rsidRDefault="00F00562" w:rsidP="00F00562">
      <w:r>
        <w:t>"Joists are clear," the engineer muttered, making notes. "We'll punch through the plywood, drop the rails against the back wall, and seat the hydraulic jack in the basement pit. Standard commercial cab: 40-by-54 inches. Pass-through doors so the wheelchair can roll straight in and straight out."</w:t>
      </w:r>
    </w:p>
    <w:p w14:paraId="1CBBAD93" w14:textId="77777777" w:rsidR="00F00562" w:rsidRDefault="00F00562" w:rsidP="00F00562">
      <w:r>
        <w:t>Nichole watched the red dot of the laser measure bounce off the ceiling.</w:t>
      </w:r>
    </w:p>
    <w:p w14:paraId="66FE9167" w14:textId="77777777" w:rsidR="00F00562" w:rsidRDefault="00F00562" w:rsidP="00F00562">
      <w:r>
        <w:t>She looked up. Through the drywall, past the SCIF, to the roof. She looked down. Through the plywood, to the concrete pit in the basement.</w:t>
      </w:r>
    </w:p>
    <w:p w14:paraId="4F1D14AD" w14:textId="77777777" w:rsidR="00F00562" w:rsidRDefault="00F00562" w:rsidP="00F00562">
      <w:r>
        <w:lastRenderedPageBreak/>
        <w:t>It wasn't just a house anymore. It was a three-dimensional grid, and she owned every inch of it.</w:t>
      </w:r>
    </w:p>
    <w:p w14:paraId="29AF1F25" w14:textId="77777777" w:rsidR="00F00562" w:rsidRDefault="00F00562" w:rsidP="00F00562">
      <w:r>
        <w:t>She looked back at Patrick. He was leaning against the wall, staring at the empty closet with tears welling up in his eyes.</w:t>
      </w:r>
    </w:p>
    <w:p w14:paraId="3E4A904E" w14:textId="77777777" w:rsidR="00F00562" w:rsidRDefault="00F00562" w:rsidP="00F00562">
      <w:r>
        <w:t>Nichole tapped her screen.</w:t>
      </w:r>
    </w:p>
    <w:p w14:paraId="4D8ECD36" w14:textId="77777777" w:rsidR="00F00562" w:rsidRDefault="00F00562" w:rsidP="00F00562">
      <w:r>
        <w:rPr>
          <w:b/>
          <w:bCs/>
        </w:rPr>
        <w:t>"NO. GROCERY. STORE. FOR. YOU."</w:t>
      </w:r>
    </w:p>
    <w:p w14:paraId="7A637864" w14:textId="77777777" w:rsidR="00F00562" w:rsidRDefault="00F00562" w:rsidP="00F00562">
      <w:r>
        <w:t>Patrick laughed, wiping his eyes. "No grocery store for me," he agreed. "Just college. Just the mission."</w:t>
      </w:r>
    </w:p>
    <w:p w14:paraId="2E22C5ED" w14:textId="43FE19FC" w:rsidR="0053038D" w:rsidRDefault="00F00562" w:rsidP="00F00562">
      <w:r>
        <w:t>"Damn right," Mark said, clapping Patrick on the shoulder. "Now, let's get the guest rooms ready. The rest of the clan arrives tomorrow."</w:t>
      </w:r>
    </w:p>
    <w:p w14:paraId="4444361C" w14:textId="77777777" w:rsidR="0053038D" w:rsidRDefault="0053038D" w:rsidP="00F00562">
      <w:pPr>
        <w:pStyle w:val="Heading3"/>
      </w:pPr>
      <w:r>
        <w:t xml:space="preserve">Part 8: The </w:t>
      </w:r>
      <w:r w:rsidRPr="00F00562">
        <w:t>Fortress</w:t>
      </w:r>
      <w:r>
        <w:t xml:space="preserve"> Blueprint</w:t>
      </w:r>
    </w:p>
    <w:p w14:paraId="5C24077F" w14:textId="6E18D638" w:rsidR="0053038D" w:rsidRDefault="0053038D" w:rsidP="0053038D">
      <w:pPr>
        <w:pStyle w:val="Heading4"/>
      </w:pPr>
      <w:r>
        <w:rPr>
          <w:b/>
          <w:bCs/>
        </w:rPr>
        <w:t>Date:</w:t>
      </w:r>
      <w:r>
        <w:t xml:space="preserve"> October 4, 2003 </w:t>
      </w:r>
      <w:r>
        <w:rPr>
          <w:b/>
          <w:bCs/>
        </w:rPr>
        <w:t>Time:</w:t>
      </w:r>
      <w:r>
        <w:t xml:space="preserve"> 4:00 PM </w:t>
      </w:r>
      <w:r>
        <w:rPr>
          <w:b/>
          <w:bCs/>
        </w:rPr>
        <w:t>Location:</w:t>
      </w:r>
      <w:r>
        <w:t xml:space="preserve"> </w:t>
      </w:r>
      <w:r w:rsidR="0006153E">
        <w:t>95 West Main Road</w:t>
      </w:r>
      <w:r>
        <w:t>, Portsmouth, Rhode Island</w:t>
      </w:r>
    </w:p>
    <w:p w14:paraId="6D40862F" w14:textId="77777777" w:rsidR="0053038D" w:rsidRDefault="0053038D" w:rsidP="0053038D">
      <w:r>
        <w:t>The driveway was officially at capacity.</w:t>
      </w:r>
    </w:p>
    <w:p w14:paraId="5F68B202" w14:textId="77777777" w:rsidR="0053038D" w:rsidRDefault="0053038D" w:rsidP="0053038D">
      <w:r>
        <w:t>Tom and Ellen’s heavy transport van sat next to Aunt Carol’s packed sedan. The moving trucks would arrive on Monday, but the people were here. The Virginia Beach house was empty, staged, and under contract. Carol’s New Jersey house was sold. The consolidation was complete.</w:t>
      </w:r>
    </w:p>
    <w:p w14:paraId="4E81D702" w14:textId="77777777" w:rsidR="0053038D" w:rsidRDefault="0053038D" w:rsidP="0053038D">
      <w:r>
        <w:t>For the first time since 1985, the three Reynolds siblings—Mark, Ellen, and Carol—were back under the same roof on Aquidneck Island, alongside Tom, Grandma Helen, and the twins.</w:t>
      </w:r>
    </w:p>
    <w:p w14:paraId="66225139" w14:textId="77777777" w:rsidR="0053038D" w:rsidRDefault="0053038D" w:rsidP="0053038D">
      <w:r>
        <w:t>Inside the house, the energy was electric.</w:t>
      </w:r>
    </w:p>
    <w:p w14:paraId="4D92EE51" w14:textId="77777777" w:rsidR="0053038D" w:rsidRDefault="0053038D" w:rsidP="0053038D">
      <w:r>
        <w:t>"The kitchen smells like sawdust," Ellen noted happily, carrying a box of groceries into the main living room.</w:t>
      </w:r>
    </w:p>
    <w:p w14:paraId="18CD87DF" w14:textId="77777777" w:rsidR="0053038D" w:rsidRDefault="0053038D" w:rsidP="0053038D">
      <w:r>
        <w:t>"Get used to it, El," Mark laughed from the kitchen island. "The basement contractors start on Tuesday. You, Tom, and Carol are going to have a 1,500-square-foot blank canvas down there. Sub-flooring, drywall, plumbing... you name it."</w:t>
      </w:r>
    </w:p>
    <w:p w14:paraId="1FE245D0" w14:textId="77777777" w:rsidR="0053038D" w:rsidRDefault="0053038D" w:rsidP="0053038D">
      <w:r>
        <w:t>Tom looked at Mark, his accountant brain still trying to process the finances. "Mark, you're sure about the money? You’re fronting the construction costs for our apartment down there?"</w:t>
      </w:r>
    </w:p>
    <w:p w14:paraId="469D0132" w14:textId="77777777" w:rsidR="0053038D" w:rsidRDefault="0053038D" w:rsidP="0053038D">
      <w:r>
        <w:lastRenderedPageBreak/>
        <w:t>"The house is paid off, Tom. Free and clear," Mark said, leaning against the counter. "My government contract covers everything. I just need you to pay the heating bill and keep my niece and nephew out of trouble."</w:t>
      </w:r>
    </w:p>
    <w:p w14:paraId="1043C3B1" w14:textId="77777777" w:rsidR="0053038D" w:rsidRDefault="0053038D" w:rsidP="0053038D">
      <w:r>
        <w:t>Mark set his coffee cup down and picked up a glossy, heavy-cardstock brochure from the counter. He walked over to where Grandma Helen was sitting in her silver manual wheelchair, parked next to Nichole.</w:t>
      </w:r>
    </w:p>
    <w:p w14:paraId="12B71FB1" w14:textId="77777777" w:rsidR="0053038D" w:rsidRDefault="0053038D" w:rsidP="0053038D">
      <w:r>
        <w:t>"Now, the basement starts Tuesday," Mark said, tapping the brochure. "But the really fun contractor starts on Monday."</w:t>
      </w:r>
    </w:p>
    <w:p w14:paraId="16477A3B" w14:textId="77777777" w:rsidR="0053038D" w:rsidRDefault="0053038D" w:rsidP="0053038D">
      <w:r>
        <w:t>Mark pushed Grandma Helen’s chair, leading the whole family down the main hallway toward the Bennett Wing. He stopped at the standard coat closet. He opened the wooden door, revealing the empty five-by-five space and the reinforced plywood floor.</w:t>
      </w:r>
    </w:p>
    <w:p w14:paraId="4F28F45C" w14:textId="77777777" w:rsidR="0053038D" w:rsidRDefault="0053038D" w:rsidP="0053038D">
      <w:r>
        <w:t>"Grandma, you're taking the main guest room on the first floor," Mark said. "But you're not going to be trapped here."</w:t>
      </w:r>
    </w:p>
    <w:p w14:paraId="71335FD6" w14:textId="77777777" w:rsidR="0053038D" w:rsidRDefault="0053038D" w:rsidP="0053038D">
      <w:r>
        <w:t>He opened the brochure and held it down for Helen and Nichole to see.</w:t>
      </w:r>
    </w:p>
    <w:p w14:paraId="5AF07C97" w14:textId="77777777" w:rsidR="0053038D" w:rsidRDefault="0053038D" w:rsidP="0053038D">
      <w:r>
        <w:t>It showed a cross-section of a high-end, commercial-grade residential elevator.</w:t>
      </w:r>
    </w:p>
    <w:p w14:paraId="56E8A39E" w14:textId="77777777" w:rsidR="0053038D" w:rsidRDefault="0053038D" w:rsidP="0053038D">
      <w:r>
        <w:t>"Nine-hundred-and-fifty-pound capacity roped hydraulic," Mark beamed, pointing to the specs. "The contractor cuts through this plywood on Monday. By the end of the month, this closet is a three-story vertical shaft."</w:t>
      </w:r>
    </w:p>
    <w:p w14:paraId="35D9BA6B" w14:textId="77777777" w:rsidR="0053038D" w:rsidRDefault="0053038D" w:rsidP="0053038D">
      <w:r>
        <w:t>Helen looked at the picture. She adjusted her glasses. "Mark, my hands aren't what they used to be. I can't be pulling heavy iron gates open."</w:t>
      </w:r>
    </w:p>
    <w:p w14:paraId="7CD1626D" w14:textId="3612B0FE" w:rsidR="0053038D" w:rsidRDefault="0053038D" w:rsidP="0053038D">
      <w:r>
        <w:t xml:space="preserve">"You won't touch a thing," Mark said. He pointed to a feature on the glossy page: </w:t>
      </w:r>
      <w:r>
        <w:rPr>
          <w:b/>
          <w:bCs/>
        </w:rPr>
        <w:t>Automated Power Door Package.</w:t>
      </w:r>
      <w:r>
        <w:t xml:space="preserve"> "It's commercial spec. Single Automatic Push-Button. You roll up to this wall, hit the call button, and the hallway door swings open on a mechanical arm. Inside, the accordion cab gate slides open automatically. You roll in, hit '2', and the doors shut behind you.</w:t>
      </w:r>
      <w:r w:rsidR="00F07C47">
        <w:t xml:space="preserve"> I</w:t>
      </w:r>
      <w:r w:rsidR="006E612B">
        <w:t>n other words, i</w:t>
      </w:r>
      <w:r w:rsidR="00F07C47">
        <w:t>t works just like a regular elevator</w:t>
      </w:r>
      <w:r w:rsidR="006E612B">
        <w:t xml:space="preserve"> at the store.</w:t>
      </w:r>
      <w:r>
        <w:t>"</w:t>
      </w:r>
    </w:p>
    <w:p w14:paraId="07B9DB59" w14:textId="77777777" w:rsidR="0053038D" w:rsidRDefault="0053038D" w:rsidP="0053038D">
      <w:r>
        <w:t>Helen looked at the empty closet, her eyes going wide. For the last three years, she had been a prisoner to gravity in her Newport apartment.</w:t>
      </w:r>
    </w:p>
    <w:p w14:paraId="0020A074" w14:textId="77777777" w:rsidR="0053038D" w:rsidRDefault="0053038D" w:rsidP="0053038D">
      <w:r>
        <w:t>"I can... I can go to the basement to see the workshop?" Helen whispered. "I can come up to the second floor?"</w:t>
      </w:r>
    </w:p>
    <w:p w14:paraId="7EB841AD" w14:textId="77777777" w:rsidR="0053038D" w:rsidRDefault="0053038D" w:rsidP="0053038D">
      <w:r>
        <w:lastRenderedPageBreak/>
        <w:t>"Any time you want," Mark confirmed. "With one exception: my apartment upstairs is open to the family, but at the end of my living room is a heavy steel door with a red light above it. Very mysterious. That door is out of bounds for everyone. No exceptions."</w:t>
      </w:r>
    </w:p>
    <w:p w14:paraId="7DBC8B3F" w14:textId="77777777" w:rsidR="0053038D" w:rsidRDefault="0053038D" w:rsidP="0053038D">
      <w:r>
        <w:t>"Good," Helen said, sitting up a little straighter in her chair. "Because if I see that red light, I'm turning my new elevator right around."</w:t>
      </w:r>
    </w:p>
    <w:p w14:paraId="4536F2A3" w14:textId="77777777" w:rsidR="0053038D" w:rsidRDefault="0053038D" w:rsidP="0053038D">
      <w:r>
        <w:t>The family laughed, the tension of the massive move finally breaking.</w:t>
      </w:r>
    </w:p>
    <w:p w14:paraId="68072FB4" w14:textId="77777777" w:rsidR="0053038D" w:rsidRDefault="0053038D" w:rsidP="0053038D">
      <w:r>
        <w:t>"Alright, let's go over the grid," Mark said, clapping his hands together. "Basement is the construction zone starting Tuesday. Tom, Ellen, and Carol, you guys camp out in the spare first-floor bedrooms until your suite is finished. The elevator shaft goes live in four weeks."</w:t>
      </w:r>
    </w:p>
    <w:p w14:paraId="76BDFA15" w14:textId="77777777" w:rsidR="0053038D" w:rsidRDefault="0053038D" w:rsidP="0053038D">
      <w:r>
        <w:t>Mark looked around the living room. He looked at the wide doorways, the flat floors, the blueprint for the automated lift, and the family that had rallied together to make it all happen.</w:t>
      </w:r>
    </w:p>
    <w:p w14:paraId="712FF4D5" w14:textId="77777777" w:rsidR="0053038D" w:rsidRDefault="0053038D" w:rsidP="0053038D">
      <w:r>
        <w:t>Nichole looked at the empty closet. She looked at Patrick, who wasn't exhausted from working a double shift at a grocery store, but was instead standing tall, looking at the structural specs in the brochure.</w:t>
      </w:r>
    </w:p>
    <w:p w14:paraId="57D07D4C" w14:textId="77777777" w:rsidR="0053038D" w:rsidRDefault="0053038D" w:rsidP="0053038D">
      <w:r>
        <w:t>They weren't fighting the environment anymore. The environment was bending to them.</w:t>
      </w:r>
    </w:p>
    <w:p w14:paraId="7463B86E" w14:textId="77777777" w:rsidR="0053038D" w:rsidRDefault="0053038D" w:rsidP="0053038D">
      <w:r>
        <w:t>She tapped her screen.</w:t>
      </w:r>
    </w:p>
    <w:p w14:paraId="30A73C6A" w14:textId="77777777" w:rsidR="0053038D" w:rsidRDefault="0053038D" w:rsidP="0053038D">
      <w:r>
        <w:rPr>
          <w:b/>
          <w:bCs/>
        </w:rPr>
        <w:t>"THE. FORTRESS. IS. SEALED."</w:t>
      </w:r>
    </w:p>
    <w:p w14:paraId="1AC569EE" w14:textId="3B2DDB4C" w:rsidR="0053038D" w:rsidRDefault="71F1B698" w:rsidP="0053038D">
      <w:r>
        <w:t xml:space="preserve">"That it is, </w:t>
      </w:r>
      <w:r w:rsidR="157E1926">
        <w:t>Nikki</w:t>
      </w:r>
      <w:r>
        <w:t>," Patrick smiled, looking down at his sister. "Now... we have ten months to get ready for college."</w:t>
      </w:r>
    </w:p>
    <w:p w14:paraId="47CB23FF" w14:textId="77777777" w:rsidR="007F36B0" w:rsidRDefault="007F36B0" w:rsidP="007F36B0">
      <w:pPr>
        <w:pStyle w:val="Heading2"/>
      </w:pPr>
      <w:r>
        <w:t>Chapter 6: The Independent Grid</w:t>
      </w:r>
    </w:p>
    <w:p w14:paraId="046C3DAB" w14:textId="77777777" w:rsidR="007F36B0" w:rsidRDefault="007F36B0" w:rsidP="007F36B0">
      <w:pPr>
        <w:pStyle w:val="Heading3"/>
      </w:pPr>
      <w:r>
        <w:t>Part 1: The Commute</w:t>
      </w:r>
    </w:p>
    <w:p w14:paraId="739BD153" w14:textId="056164FF" w:rsidR="007F36B0" w:rsidRDefault="007F36B0" w:rsidP="007F36B0">
      <w:pPr>
        <w:pStyle w:val="Heading4"/>
      </w:pPr>
      <w:r>
        <w:rPr>
          <w:b/>
          <w:bCs/>
        </w:rPr>
        <w:t>Date:</w:t>
      </w:r>
      <w:r>
        <w:t xml:space="preserve"> November 15, 2003 </w:t>
      </w:r>
      <w:r>
        <w:rPr>
          <w:b/>
          <w:bCs/>
        </w:rPr>
        <w:t>Time:</w:t>
      </w:r>
      <w:r>
        <w:t xml:space="preserve"> 6:15 AM </w:t>
      </w:r>
      <w:r>
        <w:rPr>
          <w:b/>
          <w:bCs/>
        </w:rPr>
        <w:t>Location:</w:t>
      </w:r>
      <w:r>
        <w:t xml:space="preserve"> 95 West Main Road, Portsmouth, Rhode Island</w:t>
      </w:r>
    </w:p>
    <w:p w14:paraId="3BBA61B3" w14:textId="77777777" w:rsidR="007F36B0" w:rsidRDefault="007F36B0" w:rsidP="007F36B0">
      <w:r>
        <w:t>The Bennett Machine was officially out of the testing phase. It was time for a live production run.</w:t>
      </w:r>
    </w:p>
    <w:p w14:paraId="7842F64D" w14:textId="77777777" w:rsidR="007F36B0" w:rsidRDefault="007F36B0" w:rsidP="007F36B0">
      <w:r>
        <w:t>The heavy, automated interior door of the Bennett Wing swung open. Patrick pushed the Titan AeroMotion down the main hallway, past the glowing, closed elevator doors, and out the front door into the crisp, freezing November air.</w:t>
      </w:r>
    </w:p>
    <w:p w14:paraId="3BEFE5DA" w14:textId="77777777" w:rsidR="007F36B0" w:rsidRDefault="007F36B0" w:rsidP="007F36B0">
      <w:r>
        <w:t>They didn't have to navigate a single step. The front porch ramp led directly to a paved walkway that extended all the way to the curb of West Main Road.</w:t>
      </w:r>
    </w:p>
    <w:p w14:paraId="7D51BC06" w14:textId="77777777" w:rsidR="007F36B0" w:rsidRDefault="007F36B0" w:rsidP="007F36B0">
      <w:r>
        <w:lastRenderedPageBreak/>
        <w:t>"Bus is three miles out," Patrick said, checking his watch. He blew into his hands, his breath visible in the morning air.</w:t>
      </w:r>
    </w:p>
    <w:p w14:paraId="43A73E98" w14:textId="77777777" w:rsidR="007F36B0" w:rsidRDefault="007F36B0" w:rsidP="007F36B0">
      <w:r>
        <w:t xml:space="preserve">Nichole was bundled in a heavy winter coat, a custom thermal blanket tucked around her legs. On her lap tray, the </w:t>
      </w:r>
      <w:r>
        <w:rPr>
          <w:b/>
          <w:bCs/>
        </w:rPr>
        <w:t>Apex ConvertiBook</w:t>
      </w:r>
      <w:r>
        <w:t xml:space="preserve"> screen glowed in the pre-dawn darkness. Attached to a retractable lanyard on her chest was her lifeline: a plastic sleeve containing her OSTA Monthly Pass and her BTA Zone 15 RegionLink smart card.</w:t>
      </w:r>
    </w:p>
    <w:p w14:paraId="02193633" w14:textId="77777777" w:rsidR="007F36B0" w:rsidRDefault="007F36B0" w:rsidP="007F36B0">
      <w:r>
        <w:t>They reached the corner of Willow Lane and West Main Road.</w:t>
      </w:r>
    </w:p>
    <w:p w14:paraId="1C40E200" w14:textId="77777777" w:rsidR="007F36B0" w:rsidRDefault="007F36B0" w:rsidP="007F36B0">
      <w:r>
        <w:t>Uncle Mark hadn't just modified the house; he had modified the town's infrastructure. In front of the house stood a custom-built, plexiglass-enclosed bus shelter. It was deep enough for Nichole's chair to turn around in and completely blocked the biting northern wind.</w:t>
      </w:r>
    </w:p>
    <w:p w14:paraId="002AD892" w14:textId="77777777" w:rsidR="007F36B0" w:rsidRDefault="007F36B0" w:rsidP="007F36B0">
      <w:r>
        <w:t>Directly across the street, a brand new pedestrian traffic signal blinked a steady red hand. Mark had somehow convinced the Rhode Island Department of Transportation that Willow Lane, a quiet residential side street, absolutely required a push-button crossing signal so his niece could safely catch the northbound bus to Providence.</w:t>
      </w:r>
    </w:p>
    <w:p w14:paraId="06C316DC" w14:textId="77777777" w:rsidR="007F36B0" w:rsidRDefault="007F36B0" w:rsidP="007F36B0">
      <w:r>
        <w:t>But today, they were heading south.</w:t>
      </w:r>
    </w:p>
    <w:p w14:paraId="0550A3C9" w14:textId="77777777" w:rsidR="007F36B0" w:rsidRDefault="007F36B0" w:rsidP="007F36B0">
      <w:r>
        <w:t>At 6:28 AM, the headlights of the massive white-and-blue OSTA Route 60 bus cut through the dark. It hissed to a stop directly in front of Mark's shelter. The bus kneeled, and the front ramp folded out onto the sidewalk.</w:t>
      </w:r>
    </w:p>
    <w:p w14:paraId="01A7F7CF" w14:textId="77777777" w:rsidR="007F36B0" w:rsidRDefault="007F36B0" w:rsidP="007F36B0">
      <w:r>
        <w:t>Nichole rolled forward. She didn't need Patrick to talk to the driver. As she reached the top of the ramp, she lifted her chest, proudly displaying the OSTA pass in the lanyard sleeve.</w:t>
      </w:r>
    </w:p>
    <w:p w14:paraId="23DA6159" w14:textId="77777777" w:rsidR="007F36B0" w:rsidRDefault="007F36B0" w:rsidP="007F36B0">
      <w:r>
        <w:t>"Morning, Nichole! Morning, Patrick!" the driver, a regular named Sal, called out cheerfully. "Heading to the mainland?"</w:t>
      </w:r>
    </w:p>
    <w:p w14:paraId="0BD55929" w14:textId="77777777" w:rsidR="007F36B0" w:rsidRDefault="007F36B0" w:rsidP="007F36B0">
      <w:r>
        <w:t>Nichole clicked her mouse.</w:t>
      </w:r>
    </w:p>
    <w:p w14:paraId="12CA34B7" w14:textId="77777777" w:rsidR="007F36B0" w:rsidRDefault="007F36B0" w:rsidP="007F36B0">
      <w:r>
        <w:rPr>
          <w:b/>
          <w:bCs/>
        </w:rPr>
        <w:t>"BSU. OPEN. HOUSE."</w:t>
      </w:r>
    </w:p>
    <w:p w14:paraId="72551A82" w14:textId="77777777" w:rsidR="007F36B0" w:rsidRDefault="007F36B0" w:rsidP="007F36B0">
      <w:r>
        <w:t>"Go get 'em," Sal smiled.</w:t>
      </w:r>
    </w:p>
    <w:p w14:paraId="45E6D8C0" w14:textId="77777777" w:rsidR="007F36B0" w:rsidRDefault="007F36B0" w:rsidP="007F36B0">
      <w:r>
        <w:t>Patrick locked her chair into the front Q'Straint tie-downs, swiped his own pass, and sat in the folding jump-seat next to her.</w:t>
      </w:r>
    </w:p>
    <w:p w14:paraId="44160A67" w14:textId="77777777" w:rsidR="007F36B0" w:rsidRDefault="007F36B0" w:rsidP="007F36B0">
      <w:r>
        <w:t>The thirty-minute ride down the spine of Aquidneck Island was smooth and quiet. Patrick watched the dark landscape roll by, checking the timeline in his head. Check-in at the Braxton State University student union was at 8:00 AM. The math was tight, but they had practiced this.</w:t>
      </w:r>
    </w:p>
    <w:p w14:paraId="1C99E44B" w14:textId="77777777" w:rsidR="007F36B0" w:rsidRDefault="007F36B0" w:rsidP="007F36B0">
      <w:r>
        <w:lastRenderedPageBreak/>
        <w:t>At 7:00 AM, the bus pulled into the Gateway Center transit hub in downtown Newport.</w:t>
      </w:r>
    </w:p>
    <w:p w14:paraId="56D7C0AD" w14:textId="77777777" w:rsidR="007F36B0" w:rsidRDefault="007F36B0" w:rsidP="007F36B0">
      <w:r>
        <w:t>They unloaded quickly into the bustling morning crowd. They were no longer tourists trying to find their way; they were commuters. Patrick pushed Nichole through the plaza, crossed America's Cup Avenue, and rolled one block down to Perrotti Park.</w:t>
      </w:r>
    </w:p>
    <w:p w14:paraId="2E0785DD" w14:textId="77777777" w:rsidR="007F36B0" w:rsidRDefault="007F36B0" w:rsidP="007F36B0">
      <w:r>
        <w:t xml:space="preserve">The BTA </w:t>
      </w:r>
      <w:r>
        <w:rPr>
          <w:i/>
          <w:iCs/>
        </w:rPr>
        <w:t>Newport Flyer</w:t>
      </w:r>
      <w:r>
        <w:t>—a sleek, high-speed catamaran ferry—was already docked, its massive engines humming, churning the dark harbor water.</w:t>
      </w:r>
    </w:p>
    <w:p w14:paraId="71A74107" w14:textId="77777777" w:rsidR="007F36B0" w:rsidRDefault="007F36B0" w:rsidP="007F36B0">
      <w:r>
        <w:t>They joined the line of business commuters boarding the gangway. This was the transfer point between the old transit system and the new one. No more flash passes.</w:t>
      </w:r>
    </w:p>
    <w:p w14:paraId="3876B044" w14:textId="77777777" w:rsidR="007F36B0" w:rsidRDefault="007F36B0" w:rsidP="007F36B0">
      <w:r>
        <w:t>At the boarding gate, Nichole rolled up to the electronic turnstile. She reached out with her spastic hand, gripping her BTA RegionLink card, and pressed it against the glowing blue reader.</w:t>
      </w:r>
    </w:p>
    <w:p w14:paraId="3C54EACF" w14:textId="77777777" w:rsidR="007F36B0" w:rsidRDefault="007F36B0" w:rsidP="007F36B0">
      <w:r>
        <w:rPr>
          <w:i/>
          <w:iCs/>
        </w:rPr>
        <w:t>BEEP-boop.</w:t>
      </w:r>
    </w:p>
    <w:p w14:paraId="20C0D354" w14:textId="77777777" w:rsidR="007F36B0" w:rsidRDefault="007F36B0" w:rsidP="007F36B0">
      <w:r>
        <w:t xml:space="preserve">The screen flashed </w:t>
      </w:r>
      <w:r>
        <w:rPr>
          <w:b/>
          <w:bCs/>
        </w:rPr>
        <w:t>ZONE 15 - VALID</w:t>
      </w:r>
      <w:r>
        <w:t>. The accessible gate swung open. Patrick tapped his own card and followed her onto the boat.</w:t>
      </w:r>
    </w:p>
    <w:p w14:paraId="3D54AE01" w14:textId="77777777" w:rsidR="00216CBC" w:rsidRDefault="00216CBC" w:rsidP="00216CBC">
      <w:r>
        <w:t>Inside the heated lower deck of the ferry, Patrick locked the Titan AeroMotion’s manual wheel brakes into the dedicated bay near the massive windows.</w:t>
      </w:r>
    </w:p>
    <w:p w14:paraId="74A4366D" w14:textId="77777777" w:rsidR="00216CBC" w:rsidRDefault="00216CBC" w:rsidP="00216CBC">
      <w:r>
        <w:t>"Twenty-eight minutes to Narragansett," Patrick said, unzipping his coat as the ferry’s horn blasted. He looked down at his sister. "How are we doing on battery?"</w:t>
      </w:r>
    </w:p>
    <w:p w14:paraId="5AC8DA2C" w14:textId="77777777" w:rsidR="00216CBC" w:rsidRDefault="00216CBC" w:rsidP="00216CBC">
      <w:r>
        <w:t xml:space="preserve">Nichole looked at the bottom corner of her </w:t>
      </w:r>
      <w:r>
        <w:rPr>
          <w:b/>
          <w:bCs/>
        </w:rPr>
        <w:t>Apex ConvertiBook</w:t>
      </w:r>
      <w:r>
        <w:t xml:space="preserve"> screen. She tapped the power icon.</w:t>
      </w:r>
    </w:p>
    <w:p w14:paraId="6666BD72" w14:textId="77777777" w:rsidR="00216CBC" w:rsidRDefault="00216CBC" w:rsidP="00216CBC">
      <w:r>
        <w:rPr>
          <w:b/>
          <w:bCs/>
        </w:rPr>
        <w:t>88%.</w:t>
      </w:r>
    </w:p>
    <w:p w14:paraId="0E7EBB19" w14:textId="77777777" w:rsidR="00216CBC" w:rsidRDefault="00216CBC" w:rsidP="00216CBC">
      <w:r>
        <w:t>She clicked her mouse.</w:t>
      </w:r>
    </w:p>
    <w:p w14:paraId="2EDC6B26" w14:textId="77777777" w:rsidR="00216CBC" w:rsidRDefault="00216CBC" w:rsidP="00216CBC">
      <w:r>
        <w:rPr>
          <w:b/>
          <w:bCs/>
        </w:rPr>
        <w:t>"PLENTY. OF. JUICE."</w:t>
      </w:r>
    </w:p>
    <w:p w14:paraId="59076C11" w14:textId="77777777" w:rsidR="00216CBC" w:rsidRDefault="00216CBC" w:rsidP="00216CBC">
      <w:r>
        <w:t>Patrick nodded, stretching his arms. "Good. Because my battery is at 100%, and we have a lot of campus to cover."</w:t>
      </w:r>
    </w:p>
    <w:p w14:paraId="0CC9AB29" w14:textId="77777777" w:rsidR="00216CBC" w:rsidRDefault="00216CBC" w:rsidP="00216CBC">
      <w:r>
        <w:t>The ferry pulled away from the dock, accelerating into Narragansett Bay. As the sun began to rise, the skyline of Braxton City appeared on the horizon. Nichole stared out the window. She wasn't looking at Braxton as an insurmountable obstacle anymore. She was looking at it as a destination on her grid.</w:t>
      </w:r>
    </w:p>
    <w:p w14:paraId="2FB7F559" w14:textId="77777777" w:rsidR="00216CBC" w:rsidRDefault="00216CBC" w:rsidP="00216CBC">
      <w:r>
        <w:t>At 7:42 AM, the ferry throttled down and smoothly docked at the Narragansett Esplanade Ferry Terminal.</w:t>
      </w:r>
    </w:p>
    <w:p w14:paraId="3F4C2CAD" w14:textId="77777777" w:rsidR="00216CBC" w:rsidRDefault="00216CBC" w:rsidP="00216CBC">
      <w:r>
        <w:lastRenderedPageBreak/>
        <w:t>The ramp dropped. The commuters surged forward.</w:t>
      </w:r>
    </w:p>
    <w:p w14:paraId="685ABE6A" w14:textId="77777777" w:rsidR="00216CBC" w:rsidRDefault="00216CBC" w:rsidP="00216CBC">
      <w:r>
        <w:t>Patrick grabbed the push-handles and rolled Nichole off the boat, directly onto the Esplanade. Fifty yards away stood the BTA Metro station, and right next to it, the sprawling, historic brick buildings of Braxton State University.</w:t>
      </w:r>
    </w:p>
    <w:p w14:paraId="7C47D2FA" w14:textId="77777777" w:rsidR="00216CBC" w:rsidRDefault="00216CBC" w:rsidP="00216CBC">
      <w:r>
        <w:t>It was 7:45 AM. They were fifteen minutes early. No parents, no accessible taxis, no paratransit vans. Just a bus, a boat, and the Bennett Machine.</w:t>
      </w:r>
    </w:p>
    <w:p w14:paraId="6A75C54B" w14:textId="75076E64" w:rsidR="00216CBC" w:rsidRDefault="00216CBC" w:rsidP="00216CBC">
      <w:r>
        <w:t xml:space="preserve">Nichole stopped her chair at the campus entrance. A massive banner hung across the wrought-iron gates: </w:t>
      </w:r>
      <w:r>
        <w:rPr>
          <w:b/>
          <w:bCs/>
        </w:rPr>
        <w:t xml:space="preserve">WELCOME FUTURE BRAXTON </w:t>
      </w:r>
      <w:r w:rsidR="00642788">
        <w:rPr>
          <w:b/>
          <w:bCs/>
        </w:rPr>
        <w:t>BULLS</w:t>
      </w:r>
      <w:r>
        <w:rPr>
          <w:b/>
          <w:bCs/>
        </w:rPr>
        <w:t>.</w:t>
      </w:r>
    </w:p>
    <w:p w14:paraId="431EAD7B" w14:textId="77777777" w:rsidR="00216CBC" w:rsidRDefault="00216CBC" w:rsidP="00216CBC">
      <w:r>
        <w:t>She looked up at Patrick. He was smiling, his hands resting easily on the grips of her chair.</w:t>
      </w:r>
    </w:p>
    <w:p w14:paraId="0AF21C5B" w14:textId="77777777" w:rsidR="00216CBC" w:rsidRDefault="00216CBC" w:rsidP="00216CBC">
      <w:r>
        <w:t>She tapped her screen.</w:t>
      </w:r>
    </w:p>
    <w:p w14:paraId="05368C47" w14:textId="77777777" w:rsidR="00216CBC" w:rsidRDefault="00216CBC" w:rsidP="00216CBC">
      <w:r>
        <w:rPr>
          <w:b/>
          <w:bCs/>
        </w:rPr>
        <w:t>"WE. ARE. INEVITABLE."</w:t>
      </w:r>
    </w:p>
    <w:p w14:paraId="18B042A2" w14:textId="01D3C54E" w:rsidR="00216CBC" w:rsidRDefault="09C33A0E" w:rsidP="00216CBC">
      <w:r>
        <w:t xml:space="preserve">"That we are, </w:t>
      </w:r>
      <w:r w:rsidR="157E1926">
        <w:t>Nikki</w:t>
      </w:r>
      <w:r>
        <w:t>," Patrick laughed. "Let's go show them what the Gap Year bought us."</w:t>
      </w:r>
    </w:p>
    <w:p w14:paraId="6DF9E5A7" w14:textId="77777777" w:rsidR="00642788" w:rsidRDefault="00642788" w:rsidP="00642788">
      <w:pPr>
        <w:pStyle w:val="Heading3"/>
      </w:pPr>
      <w:r>
        <w:t>Part 2: The Concourse Connection</w:t>
      </w:r>
    </w:p>
    <w:p w14:paraId="2732AC50" w14:textId="1D58AD37" w:rsidR="00642788" w:rsidRDefault="00642788" w:rsidP="00642788">
      <w:pPr>
        <w:pStyle w:val="Heading4"/>
      </w:pPr>
      <w:r>
        <w:rPr>
          <w:b/>
          <w:bCs/>
        </w:rPr>
        <w:t>Date:</w:t>
      </w:r>
      <w:r>
        <w:t xml:space="preserve"> November 15, 2003 </w:t>
      </w:r>
      <w:r>
        <w:rPr>
          <w:b/>
          <w:bCs/>
        </w:rPr>
        <w:t>Time:</w:t>
      </w:r>
      <w:r>
        <w:t xml:space="preserve"> 7:50 AM </w:t>
      </w:r>
      <w:r>
        <w:rPr>
          <w:b/>
          <w:bCs/>
        </w:rPr>
        <w:t>Location:</w:t>
      </w:r>
      <w:r>
        <w:t xml:space="preserve"> Narragansett Esplanade Station (Level 1 - Plaza)</w:t>
      </w:r>
    </w:p>
    <w:p w14:paraId="5E093993" w14:textId="77777777" w:rsidR="00642788" w:rsidRDefault="00642788" w:rsidP="00642788">
      <w:r>
        <w:t>Stepping off the ferry dock, the full scale of Narragansett Esplanade Station loomed over them. It didn't look like a train station; it looked like an art museum.</w:t>
      </w:r>
    </w:p>
    <w:p w14:paraId="22F2A54E" w14:textId="77777777" w:rsidR="00642788" w:rsidRDefault="00642788" w:rsidP="00642788">
      <w:r>
        <w:t>Massive white tensile fabric roofs, shaped like the sails of a racing yacht, soared overhead. The entire facade facing the water was floor-to-ceiling glass. Even in the grey light of a November morning, the building seemed to glow from the inside.</w:t>
      </w:r>
    </w:p>
    <w:p w14:paraId="51BC6033" w14:textId="77777777" w:rsidR="00642788" w:rsidRDefault="00642788" w:rsidP="00642788">
      <w:r>
        <w:t>"The Lantern," Patrick murmured, reading the architectural nickname off a wayfinding sign. "Fits."</w:t>
      </w:r>
    </w:p>
    <w:p w14:paraId="42C36D94" w14:textId="77777777" w:rsidR="00642788" w:rsidRDefault="00642788" w:rsidP="00642788">
      <w:r>
        <w:t xml:space="preserve">He pushed Nichole across the massive, open-air brick plaza. There was no honking traffic, no curb cuts to hunt for, and no exhaust fumes. This was a "No Car" zone. The only vehicles were the silent, electric </w:t>
      </w:r>
      <w:r>
        <w:rPr>
          <w:i/>
          <w:iCs/>
        </w:rPr>
        <w:t>Bull Run</w:t>
      </w:r>
      <w:r>
        <w:t xml:space="preserve"> shuttle buses gliding into the covered bus port on the far side of the plaza.</w:t>
      </w:r>
    </w:p>
    <w:p w14:paraId="5E4F9391" w14:textId="77777777" w:rsidR="00642788" w:rsidRDefault="00642788" w:rsidP="00642788">
      <w:r>
        <w:t>They rolled through the automatic sliding glass doors into the main atrium. Warm, climate-controlled air washed over them.</w:t>
      </w:r>
    </w:p>
    <w:p w14:paraId="2DDD027C" w14:textId="5B86BA19" w:rsidR="00642788" w:rsidRDefault="33BFA2F8" w:rsidP="00642788">
      <w:r>
        <w:t xml:space="preserve">"Okay, </w:t>
      </w:r>
      <w:r w:rsidR="157E1926">
        <w:t>Nikki</w:t>
      </w:r>
      <w:r>
        <w:t>," Patrick said, looking up at the directory. "Ferry is Level 1. Commuter rail is Level 2. But the Student Union and the check-in are down on Level C."</w:t>
      </w:r>
    </w:p>
    <w:p w14:paraId="12B51C9A" w14:textId="77777777" w:rsidR="00642788" w:rsidRDefault="00642788" w:rsidP="00642788">
      <w:r>
        <w:lastRenderedPageBreak/>
        <w:t xml:space="preserve">Nichole didn't need the directory. She was already looking at her </w:t>
      </w:r>
      <w:r>
        <w:rPr>
          <w:b/>
          <w:bCs/>
        </w:rPr>
        <w:t>Apex ConvertiBook</w:t>
      </w:r>
      <w:r>
        <w:t xml:space="preserve"> screen, where she had downloaded the station’s PDF map the night before. She tapped the screen, triggering her VocaLink.</w:t>
      </w:r>
    </w:p>
    <w:p w14:paraId="4916F359" w14:textId="77777777" w:rsidR="00642788" w:rsidRDefault="00642788" w:rsidP="00642788">
      <w:r>
        <w:rPr>
          <w:b/>
          <w:bCs/>
        </w:rPr>
        <w:t>"GLASS. ELEVATOR. AT. THE. LIGHT. WELL."</w:t>
      </w:r>
    </w:p>
    <w:p w14:paraId="1082680A" w14:textId="77777777" w:rsidR="00642788" w:rsidRDefault="00642788" w:rsidP="00642788">
      <w:r>
        <w:t>Patrick followed her gaze toward the center of the atrium. A massive, sixty-foot glass skylight pierced the floor, allowing natural daylight to filter all the way down to the deep underground Metro platforms. Surrounding this "light well" were four high-speed glass elevators.</w:t>
      </w:r>
    </w:p>
    <w:p w14:paraId="75DDFEC7" w14:textId="77777777" w:rsidR="00642788" w:rsidRDefault="00642788" w:rsidP="00642788">
      <w:r>
        <w:t xml:space="preserve">They rolled inside. Patrick hit the button for </w:t>
      </w:r>
      <w:r>
        <w:rPr>
          <w:b/>
          <w:bCs/>
        </w:rPr>
        <w:t>Level C: Concourse</w:t>
      </w:r>
      <w:r>
        <w:t>.</w:t>
      </w:r>
    </w:p>
    <w:p w14:paraId="60840C81" w14:textId="77777777" w:rsidR="00642788" w:rsidRDefault="00642788" w:rsidP="00642788">
      <w:r>
        <w:t>As the glass cab descended, they watched the station unfold beneath them. They sank below street level into the main ticketing hall. It was vast, brightly lit, and humming with morning commuters.</w:t>
      </w:r>
    </w:p>
    <w:p w14:paraId="44E0A693" w14:textId="77777777" w:rsidR="00642788" w:rsidRDefault="00642788" w:rsidP="00642788">
      <w:r>
        <w:t>The doors opened onto Level C.</w:t>
      </w:r>
    </w:p>
    <w:p w14:paraId="79633CF3" w14:textId="77777777" w:rsidR="00642788" w:rsidRDefault="00642788" w:rsidP="00642788">
      <w:r>
        <w:t>Directly in front of them was the station's famous bronze statue of the BSU Bull, standing guard near the Metro fare gates. And running along the far wall was the "Reclamation Wall," a massive, colorful mosaic mural depicting the bay's history.</w:t>
      </w:r>
    </w:p>
    <w:p w14:paraId="6F263787" w14:textId="77777777" w:rsidR="00642788" w:rsidRDefault="00642788" w:rsidP="00642788">
      <w:r>
        <w:t>But Nichole wasn't looking at the art. She was looking at the signage.</w:t>
      </w:r>
    </w:p>
    <w:p w14:paraId="282D1C9F" w14:textId="77777777" w:rsidR="00642788" w:rsidRDefault="00642788" w:rsidP="00642788">
      <w:r>
        <w:t xml:space="preserve">A wide, brightly lit subterranean tunnel branched off from the concourse. Above it, a sign read: </w:t>
      </w:r>
      <w:r>
        <w:rPr>
          <w:b/>
          <w:bCs/>
        </w:rPr>
        <w:t>THE BRAXTON LINK - CONNECTION TO BSU WELCOME CENTER &amp; STUDENT UNION.</w:t>
      </w:r>
    </w:p>
    <w:p w14:paraId="65AFCCDC" w14:textId="77777777" w:rsidR="00642788" w:rsidRDefault="00642788" w:rsidP="00642788">
      <w:r>
        <w:t>It was a completely weather-protected, climate-controlled corridor. They could go from the ferry dock, down the elevator, and straight into the heart of the college without ever getting rained on.</w:t>
      </w:r>
    </w:p>
    <w:p w14:paraId="2453109B" w14:textId="77777777" w:rsidR="00642788" w:rsidRDefault="00642788" w:rsidP="00642788">
      <w:r>
        <w:t>"No coats required," Patrick smiled, unzipping his jacket. "Let's go to college."</w:t>
      </w:r>
    </w:p>
    <w:p w14:paraId="21B0C761" w14:textId="77777777" w:rsidR="00642788" w:rsidRDefault="00642788" w:rsidP="00642788">
      <w:r>
        <w:t>They rolled down The Braxton Link. As they emerged into the BSU Student Union lobby, the environment changed from the industrial hum of transit to the warm buzz of campus life.</w:t>
      </w:r>
    </w:p>
    <w:p w14:paraId="15DD8924" w14:textId="77777777" w:rsidR="00642788" w:rsidRDefault="00642788" w:rsidP="00642788">
      <w:r>
        <w:t>It was 7:58 AM.</w:t>
      </w:r>
    </w:p>
    <w:p w14:paraId="6EE2E6B1" w14:textId="77777777" w:rsidR="00642788" w:rsidRDefault="00642788" w:rsidP="00642788">
      <w:r>
        <w:t>Volunteers in BSU hoodies were stationed at folding tables, handing out welcome packets. In the center of the room, a massive spread of continental breakfast was laid out: bagels, fruit, and industrial-sized urns of coffee.</w:t>
      </w:r>
    </w:p>
    <w:p w14:paraId="11B9127C" w14:textId="77777777" w:rsidR="00642788" w:rsidRDefault="00642788" w:rsidP="00642788">
      <w:r>
        <w:lastRenderedPageBreak/>
        <w:t>Patrick parked Nichole in the check-in line. He felt an old, familiar tension creeping up the back of his neck. He remembered the Student Center at Putney College. The tour guide ignoring them. The director calling him a liability. The physical exhaustion of just getting through the door.</w:t>
      </w:r>
    </w:p>
    <w:p w14:paraId="0406CE08" w14:textId="77777777" w:rsidR="00642788" w:rsidRDefault="00642788" w:rsidP="00642788">
      <w:r>
        <w:t>"Welcome to BSU!" a volunteer beamed as they reached the front of the line. She looked at Patrick, and then she looked directly at Nichole, leaning down slightly to make eye contact. "Name?"</w:t>
      </w:r>
    </w:p>
    <w:p w14:paraId="141AB81D" w14:textId="77777777" w:rsidR="00642788" w:rsidRDefault="00642788" w:rsidP="00642788">
      <w:r>
        <w:t>Nichole clicked her mouse.</w:t>
      </w:r>
    </w:p>
    <w:p w14:paraId="6015F4A5" w14:textId="77777777" w:rsidR="00642788" w:rsidRDefault="00642788" w:rsidP="00642788">
      <w:r>
        <w:rPr>
          <w:b/>
          <w:bCs/>
        </w:rPr>
        <w:t>"BENNETT. N."</w:t>
      </w:r>
    </w:p>
    <w:p w14:paraId="45573C0D" w14:textId="77777777" w:rsidR="00642788" w:rsidRDefault="00642788" w:rsidP="00642788">
      <w:r>
        <w:t xml:space="preserve">"Nichole Bennett! Got you right here," the volunteer said, sliding a name badge and a heavy packet onto Nichole's lap tray. The girl looked at the </w:t>
      </w:r>
      <w:r>
        <w:rPr>
          <w:b/>
          <w:bCs/>
        </w:rPr>
        <w:t>Apex ConvertiBook</w:t>
      </w:r>
      <w:r>
        <w:t xml:space="preserve"> with genuine interest. "Whoa. That’s an intense rig. Are you looking at the Computer Science department?"</w:t>
      </w:r>
    </w:p>
    <w:p w14:paraId="3EA79DF5" w14:textId="77777777" w:rsidR="00642788" w:rsidRDefault="00642788" w:rsidP="00642788">
      <w:r>
        <w:rPr>
          <w:b/>
          <w:bCs/>
        </w:rPr>
        <w:t>"YES."</w:t>
      </w:r>
    </w:p>
    <w:p w14:paraId="3F6394AC" w14:textId="77777777" w:rsidR="00642788" w:rsidRDefault="00642788" w:rsidP="00642788">
      <w:r>
        <w:t>"Perfect! That presentation is at 9:00 AM in the Grand Ballroom on the second floor. Big elevators are right around the corner. Please help yourselves to breakfast!"</w:t>
      </w:r>
    </w:p>
    <w:p w14:paraId="6A4B6E10" w14:textId="77777777" w:rsidR="00642788" w:rsidRDefault="00642788" w:rsidP="00642788">
      <w:r>
        <w:t>The volunteer smiled and moved to the next student.</w:t>
      </w:r>
    </w:p>
    <w:p w14:paraId="6ACA4502" w14:textId="77777777" w:rsidR="00642788" w:rsidRDefault="00642788" w:rsidP="00642788">
      <w:r>
        <w:t>Patrick stood frozen for a second. That was it. No panic. No lectures. No questions about aides. Just a badge, a smile, and directions to the elevators.</w:t>
      </w:r>
    </w:p>
    <w:p w14:paraId="6CC65ED3" w14:textId="77777777" w:rsidR="00642788" w:rsidRDefault="00642788" w:rsidP="00642788">
      <w:r>
        <w:t>Nichole looked up at her brother. Her shoulders, usually tense in new environments, were completely relaxed.</w:t>
      </w:r>
    </w:p>
    <w:p w14:paraId="1130C3A9" w14:textId="77777777" w:rsidR="00642788" w:rsidRDefault="00642788" w:rsidP="00642788">
      <w:r>
        <w:t>"You want a bagel?" Patrick asked, letting out a laugh of pure relief.</w:t>
      </w:r>
    </w:p>
    <w:p w14:paraId="16CED961" w14:textId="77777777" w:rsidR="00642788" w:rsidRDefault="00642788" w:rsidP="00642788">
      <w:r>
        <w:t>Nichole smiled. She tapped her screen.</w:t>
      </w:r>
    </w:p>
    <w:p w14:paraId="18760D72" w14:textId="77777777" w:rsidR="00642788" w:rsidRDefault="00642788" w:rsidP="00642788">
      <w:r>
        <w:rPr>
          <w:b/>
          <w:bCs/>
        </w:rPr>
        <w:t>"EVERYTHING. BAGEL. TOASTED."</w:t>
      </w:r>
    </w:p>
    <w:p w14:paraId="03EE9287" w14:textId="77777777" w:rsidR="00642788" w:rsidRDefault="00642788" w:rsidP="00642788">
      <w:r>
        <w:t>They rolled over to the breakfast spread. The tables were set at thirty inches high. Patrick didn't have to reach up or squeeze through a crowd. He loaded up a plate, grabbed two coffees, and they found a quiet table near the window overlooking the concourse.</w:t>
      </w:r>
    </w:p>
    <w:p w14:paraId="7277FCC9" w14:textId="77777777" w:rsidR="00642788" w:rsidRDefault="00642788" w:rsidP="00642788">
      <w:r>
        <w:t>They were inside. The Machine had worked.</w:t>
      </w:r>
    </w:p>
    <w:p w14:paraId="44A29F59" w14:textId="77777777" w:rsidR="00D64527" w:rsidRDefault="00D64527" w:rsidP="00D64527">
      <w:pPr>
        <w:pStyle w:val="Heading3"/>
      </w:pPr>
      <w:r>
        <w:lastRenderedPageBreak/>
        <w:t>Part 3: The Call of the Bull</w:t>
      </w:r>
    </w:p>
    <w:p w14:paraId="61016619" w14:textId="0E96A773" w:rsidR="00D64527" w:rsidRDefault="00D64527" w:rsidP="00D64527">
      <w:pPr>
        <w:pStyle w:val="Heading4"/>
      </w:pPr>
      <w:r>
        <w:rPr>
          <w:b/>
          <w:bCs/>
        </w:rPr>
        <w:t>Date:</w:t>
      </w:r>
      <w:r>
        <w:t xml:space="preserve"> November 15, 2003 </w:t>
      </w:r>
      <w:r>
        <w:rPr>
          <w:b/>
          <w:bCs/>
        </w:rPr>
        <w:t>Time:</w:t>
      </w:r>
      <w:r>
        <w:t xml:space="preserve"> 9:00 AM </w:t>
      </w:r>
      <w:r>
        <w:rPr>
          <w:b/>
          <w:bCs/>
        </w:rPr>
        <w:t>Location:</w:t>
      </w:r>
      <w:r>
        <w:t xml:space="preserve"> Grand Ballroom, BSU Student Union (Level 2)</w:t>
      </w:r>
    </w:p>
    <w:p w14:paraId="0DB6AEA4" w14:textId="77777777" w:rsidR="00D64527" w:rsidRDefault="00D64527" w:rsidP="00D64527">
      <w:r>
        <w:t>The Grand Ballroom of the Student Union lived up to the university’s reputation for "Universal Design."</w:t>
      </w:r>
    </w:p>
    <w:p w14:paraId="34569016" w14:textId="77777777" w:rsidR="00D64527" w:rsidRDefault="00D64527" w:rsidP="00D64527">
      <w:r>
        <w:t>In most auditoriums, wheelchair seating was an afterthought—a lonely pen at the very back or a segregated row at the very front that required a special lift key to access. But as Patrick pushed Nichole through the double doors, he saw a different layout.</w:t>
      </w:r>
    </w:p>
    <w:p w14:paraId="77E272E8" w14:textId="77777777" w:rsidR="00D64527" w:rsidRDefault="00D64527" w:rsidP="00D64527">
      <w:r>
        <w:t>The ballroom was tiered, but gently ramped aisles cut through the center sections, weaving between the rows of seats. There were cutouts for wheelchairs integrated into the middle of the crowd, right next to standard seats.</w:t>
      </w:r>
    </w:p>
    <w:p w14:paraId="455F2318" w14:textId="77777777" w:rsidR="00D64527" w:rsidRDefault="00D64527" w:rsidP="00D64527">
      <w:r>
        <w:t>Patrick parked Nichole in row G, seat 4—dead center. He sat in the chair next to her. They weren't isolated on the fringe; they were in the pack.</w:t>
      </w:r>
    </w:p>
    <w:p w14:paraId="6DD23073" w14:textId="77777777" w:rsidR="00D64527" w:rsidRDefault="00D64527" w:rsidP="00D64527">
      <w:r>
        <w:t>The lights dimmed. A hush fell over the crowd of five hundred prospective students and anxious parents.</w:t>
      </w:r>
    </w:p>
    <w:p w14:paraId="339998B9" w14:textId="77777777" w:rsidR="00D64527" w:rsidRDefault="00D64527" w:rsidP="00D64527">
      <w:r>
        <w:t xml:space="preserve">On the massive projection screen, the university seal faded in: a stylized, charging Bull in navy blue and silver, underscored by the Latin motto: </w:t>
      </w:r>
      <w:r>
        <w:rPr>
          <w:i/>
          <w:iCs/>
        </w:rPr>
        <w:t>Ex Terra Vires</w:t>
      </w:r>
      <w:r>
        <w:t>.</w:t>
      </w:r>
    </w:p>
    <w:p w14:paraId="2684CF18" w14:textId="77777777" w:rsidR="00D64527" w:rsidRDefault="00D64527" w:rsidP="00D64527">
      <w:r>
        <w:t>"Strength from the Earth," Patrick whispered, translating the motto he had read in the brochure.</w:t>
      </w:r>
    </w:p>
    <w:p w14:paraId="5009960C" w14:textId="77777777" w:rsidR="00D64527" w:rsidRDefault="00D64527" w:rsidP="00D64527">
      <w:r>
        <w:t>A spotlight hit the podium. The University President, Dr. Marcus Thorne, walked out. He didn't look like an academic in a tweed jacket. He looked like a retired linebacker who had pivoted to engineering—broad-shouldered, wearing a sharp suit without a tie.</w:t>
      </w:r>
    </w:p>
    <w:p w14:paraId="1ACE2B65" w14:textId="77777777" w:rsidR="00D64527" w:rsidRDefault="00D64527" w:rsidP="00D64527">
      <w:r>
        <w:t>"Good morning," Thorne’s voice boomed. "And welcome to the Point."</w:t>
      </w:r>
    </w:p>
    <w:p w14:paraId="72637DC8" w14:textId="77777777" w:rsidR="00D64527" w:rsidRDefault="00D64527" w:rsidP="00D64527">
      <w:r>
        <w:t>He gestured to the floor-to-ceiling windows behind him, which offered a panoramic view of Narragansett Bay and the massive steel infrastructure of the Narragansett Esplanade Station.</w:t>
      </w:r>
    </w:p>
    <w:p w14:paraId="6DDD556B" w14:textId="77777777" w:rsidR="00D64527" w:rsidRDefault="00D64527" w:rsidP="00D64527">
      <w:r>
        <w:t>"Look at the window behind me," Thorne said. "You see the Metro. You see the ferry dock. You see the city. That is not an accident. At Braxton State, there is no wall between the classroom and the real world. We are connected directly to the grid."</w:t>
      </w:r>
    </w:p>
    <w:p w14:paraId="5F22DC23" w14:textId="77777777" w:rsidR="00D64527" w:rsidRDefault="00D64527" w:rsidP="00D64527">
      <w:r>
        <w:rPr>
          <w:rStyle w:val="citation-20"/>
        </w:rPr>
        <w:t xml:space="preserve">The image on the screen shifted to a montage: BSU students in hardhats at the shipyard, nurses sprinting through the corridors of Braxton General, and students in the subterranean "Pit" of the Pedestrian Link </w:t>
      </w:r>
      <w:r>
        <w:t>coding on laptops.</w:t>
      </w:r>
    </w:p>
    <w:p w14:paraId="576404B4" w14:textId="77777777" w:rsidR="00D64527" w:rsidRDefault="00D64527" w:rsidP="00D64527">
      <w:r>
        <w:lastRenderedPageBreak/>
        <w:t>"Our mascot is the Bull," Thorne said, pacing the stage. "Bulls are not known for being flashy. Bulls are known for carrying heavy loads. They are known for their persistence. When the mud gets deep, a Bull lowers its head, finds its footing, and pushes through."</w:t>
      </w:r>
    </w:p>
    <w:p w14:paraId="33154D00" w14:textId="77777777" w:rsidR="00D64527" w:rsidRDefault="00D64527" w:rsidP="00D64527">
      <w:r>
        <w:t>Nichole stared at the man on stage.</w:t>
      </w:r>
    </w:p>
    <w:p w14:paraId="5337CA26" w14:textId="77777777" w:rsidR="00D64527" w:rsidRDefault="00D64527" w:rsidP="00D64527">
      <w:r>
        <w:t>At Putney College, the director had looked at her wheelchair and seen a liability. He had seen something delicate that needed to be "managed."</w:t>
      </w:r>
    </w:p>
    <w:p w14:paraId="1E52E2C8" w14:textId="77777777" w:rsidR="00D64527" w:rsidRDefault="00D64527" w:rsidP="00D64527">
      <w:r>
        <w:t>Dr. Thorne was looking at a room full of teenagers and asking for grit. He wasn't asking if she could walk. He was asking if she could push.</w:t>
      </w:r>
    </w:p>
    <w:p w14:paraId="6CD2D75D" w14:textId="77777777" w:rsidR="00D64527" w:rsidRDefault="00D64527" w:rsidP="00D64527">
      <w:r>
        <w:t>"This is a public university," Thorne continued, his voice echoing in the large hall. "That means we take the raw potential of this city—and of you—and we forge it into action. We do not care where you come from. We do not care what obstacles you had to cross to get into this room. The only thing that matters on this campus is what you are willing to build."</w:t>
      </w:r>
    </w:p>
    <w:p w14:paraId="6F9CFA47" w14:textId="77777777" w:rsidR="00D64527" w:rsidRDefault="00D64527" w:rsidP="00D64527">
      <w:r>
        <w:t>He paused, looking directly out into the center rows of the crowd.</w:t>
      </w:r>
    </w:p>
    <w:p w14:paraId="743A5A6B" w14:textId="77777777" w:rsidR="00D64527" w:rsidRDefault="00D64527" w:rsidP="00D64527">
      <w:r>
        <w:t>"We have one rule here," Thorne concluded. "No passengers. Everyone drives. Whether you are studying philosophy or computer science, you carry your own weight. If that excites you... then welcome to the herd."</w:t>
      </w:r>
    </w:p>
    <w:p w14:paraId="7DABB8F9" w14:textId="77777777" w:rsidR="00D64527" w:rsidRDefault="00D64527" w:rsidP="00D64527">
      <w:r>
        <w:t>The room erupted in applause. It wasn't polite golf claps; it was loud, enthusiastic cheering.</w:t>
      </w:r>
    </w:p>
    <w:p w14:paraId="3FE41D45" w14:textId="77777777" w:rsidR="00D64527" w:rsidRDefault="00D64527" w:rsidP="00D64527">
      <w:r>
        <w:t>Patrick looked at Nichole. Her eyes were locked on the screen, where the blue Bull logo was pulsing.</w:t>
      </w:r>
    </w:p>
    <w:p w14:paraId="2D43C0CD" w14:textId="77777777" w:rsidR="00D64527" w:rsidRDefault="00D64527" w:rsidP="00D64527">
      <w:r>
        <w:t>She reached for her mouse. Her hand wasn't shaking.</w:t>
      </w:r>
    </w:p>
    <w:p w14:paraId="1B483F0F" w14:textId="77777777" w:rsidR="00D64527" w:rsidRDefault="00D64527" w:rsidP="00D64527">
      <w:r>
        <w:rPr>
          <w:b/>
          <w:bCs/>
        </w:rPr>
        <w:t>"NO. PASSENGERS."</w:t>
      </w:r>
    </w:p>
    <w:p w14:paraId="3DA7D9F9" w14:textId="69107130" w:rsidR="00D64527" w:rsidRDefault="63212B25" w:rsidP="00D64527">
      <w:r>
        <w:t xml:space="preserve">Patrick grinned, leaning close to her ear over the applause. "He's talking our language, </w:t>
      </w:r>
      <w:r w:rsidR="157E1926">
        <w:t>Nikki</w:t>
      </w:r>
      <w:r>
        <w:t>."</w:t>
      </w:r>
    </w:p>
    <w:p w14:paraId="6B61EFC9" w14:textId="77777777" w:rsidR="00D64527" w:rsidRDefault="00D64527" w:rsidP="00D64527">
      <w:r>
        <w:rPr>
          <w:b/>
          <w:bCs/>
        </w:rPr>
        <w:t>"MY. HERD."</w:t>
      </w:r>
    </w:p>
    <w:p w14:paraId="2738D30E" w14:textId="77777777" w:rsidR="00D64527" w:rsidRDefault="00D64527" w:rsidP="00D64527">
      <w:r>
        <w:t>"Yeah," Patrick agreed, looking around at the diverse crowd of students—some in hoodies, some in hijabs, some looking terrified, some looking hungry. "Our herd."</w:t>
      </w:r>
    </w:p>
    <w:p w14:paraId="4A057C41" w14:textId="77777777" w:rsidR="00D64527" w:rsidRDefault="00D64527" w:rsidP="00D64527">
      <w:r>
        <w:t>The house lights came up.</w:t>
      </w:r>
    </w:p>
    <w:p w14:paraId="4F7C9DFB" w14:textId="77777777" w:rsidR="00D64527" w:rsidRDefault="00D64527" w:rsidP="00D64527">
      <w:r>
        <w:t>"Alright," Thorne said, checking his watch. "Breakout sessions start in ten minutes. Nursing in the East Wing. Engineering... take the Link underground to the West Wing. Computer Science... you guys are in the Tech Core, third floor. Go run with the Bulls."</w:t>
      </w:r>
    </w:p>
    <w:p w14:paraId="7AC59440" w14:textId="77777777" w:rsidR="00D64527" w:rsidRDefault="00D64527" w:rsidP="00D64527">
      <w:r>
        <w:lastRenderedPageBreak/>
        <w:t>Patrick stood up. He grabbed the handles of the Titan AeroMotion.</w:t>
      </w:r>
    </w:p>
    <w:p w14:paraId="08D554F0" w14:textId="77777777" w:rsidR="00D64527" w:rsidRDefault="00D64527" w:rsidP="00D64527">
      <w:r>
        <w:t>"Tech Core," Patrick said. "Third floor. Let's see if their code is as good as their speeches."</w:t>
      </w:r>
    </w:p>
    <w:p w14:paraId="7B282E0F" w14:textId="77777777" w:rsidR="00D64527" w:rsidRDefault="00D64527" w:rsidP="00D64527">
      <w:r>
        <w:t>They rolled into the aisle, merging seamlessly with the flow of students moving toward the future.</w:t>
      </w:r>
    </w:p>
    <w:p w14:paraId="18381DC6" w14:textId="77777777" w:rsidR="00E84EA4" w:rsidRDefault="00E84EA4" w:rsidP="00E84EA4">
      <w:pPr>
        <w:pStyle w:val="Heading3"/>
      </w:pPr>
      <w:r>
        <w:t>Part 4: The Mole Lifestyle</w:t>
      </w:r>
    </w:p>
    <w:p w14:paraId="53429161" w14:textId="7D85FC97" w:rsidR="00E84EA4" w:rsidRDefault="00E84EA4" w:rsidP="00E84EA4">
      <w:pPr>
        <w:pStyle w:val="Heading4"/>
      </w:pPr>
      <w:r>
        <w:rPr>
          <w:b/>
          <w:bCs/>
        </w:rPr>
        <w:t>Date:</w:t>
      </w:r>
      <w:r>
        <w:t xml:space="preserve"> November 15, 2003 </w:t>
      </w:r>
      <w:r>
        <w:rPr>
          <w:b/>
          <w:bCs/>
        </w:rPr>
        <w:t>Time:</w:t>
      </w:r>
      <w:r>
        <w:t xml:space="preserve"> 9:15 AM </w:t>
      </w:r>
      <w:r>
        <w:rPr>
          <w:b/>
          <w:bCs/>
        </w:rPr>
        <w:t>Location:</w:t>
      </w:r>
      <w:r>
        <w:t xml:space="preserve"> The Braxton Link (Sub-University Avenue) leading to the Tech Core</w:t>
      </w:r>
    </w:p>
    <w:p w14:paraId="3BD01373" w14:textId="77777777" w:rsidR="00E84EA4" w:rsidRDefault="00E84EA4" w:rsidP="00E84EA4">
      <w:r>
        <w:t>They didn't have to go outside into the freezing November wind to find the Tech Core.</w:t>
      </w:r>
    </w:p>
    <w:p w14:paraId="3886FB1E" w14:textId="77777777" w:rsidR="00E84EA4" w:rsidRDefault="00E84EA4" w:rsidP="00E84EA4">
      <w:r>
        <w:t xml:space="preserve">Back on the main Concourse level, Patrick pushed Nichole past the bronze Bull statue and into a wide, brightly lit subterranean corridor. </w:t>
      </w:r>
      <w:r>
        <w:rPr>
          <w:rStyle w:val="citation-45"/>
        </w:rPr>
        <w:t>This was the BSU section of The Braxton Link, the massive pedestrian network that connected the entire campus underground</w:t>
      </w:r>
      <w:r>
        <w:t>.</w:t>
      </w:r>
    </w:p>
    <w:p w14:paraId="2D5C8DA9" w14:textId="77777777" w:rsidR="00E84EA4" w:rsidRDefault="00E84EA4" w:rsidP="00E84EA4">
      <w:r>
        <w:rPr>
          <w:rStyle w:val="citation-44"/>
        </w:rPr>
        <w:t>To the students, walking these tunnels was known as "Walking the Bull Run"</w:t>
      </w:r>
      <w:r>
        <w:t>.</w:t>
      </w:r>
    </w:p>
    <w:p w14:paraId="52B3451D" w14:textId="77777777" w:rsidR="00E84EA4" w:rsidRDefault="00E84EA4" w:rsidP="00E84EA4">
      <w:r>
        <w:t xml:space="preserve">The corridor was packed with students. It was warm, dry, and bustling with the energy of a self-contained city. Patrick looked up at the wayfinding signs hanging from the ceiling. </w:t>
      </w:r>
      <w:r>
        <w:rPr>
          <w:rStyle w:val="citation-43"/>
        </w:rPr>
        <w:t xml:space="preserve">The underground grid perfectly mirrored the surface streets above: they were currently rolling down </w:t>
      </w:r>
      <w:r>
        <w:rPr>
          <w:rStyle w:val="citation-43"/>
          <w:i/>
          <w:iCs/>
        </w:rPr>
        <w:t>Sub-University Avenue</w:t>
      </w:r>
      <w:r>
        <w:rPr>
          <w:rStyle w:val="citation-43"/>
        </w:rPr>
        <w:t xml:space="preserve">, heading toward the intersection of </w:t>
      </w:r>
      <w:r>
        <w:rPr>
          <w:rStyle w:val="citation-43"/>
          <w:i/>
          <w:iCs/>
        </w:rPr>
        <w:t>Sub-College</w:t>
      </w:r>
      <w:r>
        <w:t xml:space="preserve">. </w:t>
      </w:r>
      <w:r>
        <w:rPr>
          <w:rStyle w:val="citation-42"/>
        </w:rPr>
        <w:t>Distance markers were posted at every intersection in both imperial and metric units</w:t>
      </w:r>
      <w:r>
        <w:t>.</w:t>
      </w:r>
    </w:p>
    <w:p w14:paraId="426F56A2" w14:textId="0120B134" w:rsidR="00E84EA4" w:rsidRDefault="7BCE093A" w:rsidP="00E84EA4">
      <w:r>
        <w:t xml:space="preserve">"Look at this, </w:t>
      </w:r>
      <w:r w:rsidR="157E1926">
        <w:t>Nikki</w:t>
      </w:r>
      <w:r>
        <w:t xml:space="preserve">," Patrick marveled, gesturing to the smooth concrete floors and automatic doors. </w:t>
      </w:r>
      <w:r w:rsidRPr="6CFD8102">
        <w:rPr>
          <w:rStyle w:val="citation-41"/>
        </w:rPr>
        <w:t>Every single building on campus—from the main library to the maintenance sheds—had a direct, climate-controlled connection to the tunnels</w:t>
      </w:r>
      <w:r>
        <w:t xml:space="preserve">. </w:t>
      </w:r>
      <w:r w:rsidRPr="6CFD8102">
        <w:rPr>
          <w:rStyle w:val="citation-40"/>
        </w:rPr>
        <w:t>It was the ultimate "Mole" lifestyle; a student could go days without stepping outside during winter finals</w:t>
      </w:r>
      <w:r>
        <w:t>.</w:t>
      </w:r>
    </w:p>
    <w:p w14:paraId="445B4A4F" w14:textId="77777777" w:rsidR="00E84EA4" w:rsidRDefault="00E84EA4" w:rsidP="00E84EA4">
      <w:r>
        <w:t>For Nichole, it meant the environment was entirely conquered. No snowbanks to get stuck in. No icy ramps to slide down.</w:t>
      </w:r>
    </w:p>
    <w:p w14:paraId="7D3EA125" w14:textId="77777777" w:rsidR="00E84EA4" w:rsidRDefault="00E84EA4" w:rsidP="00E84EA4">
      <w:r>
        <w:t>They followed the blue directional arrows to the "Tech Core" and entered the basement of the College of Engineering and Computer Science. They took a massive freight-sized glass elevator—smelling faintly of soldering iron and ozone—up to the third floor.</w:t>
      </w:r>
    </w:p>
    <w:p w14:paraId="66B91096" w14:textId="77777777" w:rsidR="00E84EA4" w:rsidRDefault="00E84EA4" w:rsidP="00E84EA4">
      <w:r>
        <w:t>The breakout session was in a high-tech lab with stadium-style workbenches.</w:t>
      </w:r>
    </w:p>
    <w:p w14:paraId="64BE25FA" w14:textId="77777777" w:rsidR="00E84EA4" w:rsidRDefault="00E84EA4" w:rsidP="00E84EA4">
      <w:r>
        <w:t>A professor in a BSU hoodie was standing at the front of the room, holding up a complex motherboard.</w:t>
      </w:r>
    </w:p>
    <w:p w14:paraId="6DC3DFB4" w14:textId="77777777" w:rsidR="00E84EA4" w:rsidRDefault="00E84EA4" w:rsidP="00E84EA4">
      <w:r>
        <w:lastRenderedPageBreak/>
        <w:t>"Welcome to the Engine Room," the professor said as the room settled. "You are here because you want to build things. Software, hardware, mechanical, civil. It’s all connected here at BSU."</w:t>
      </w:r>
    </w:p>
    <w:p w14:paraId="0E69EE36" w14:textId="77777777" w:rsidR="00E84EA4" w:rsidRDefault="00E84EA4" w:rsidP="00E84EA4">
      <w:r>
        <w:t>Patrick leaned forward, his eyes locked on the circuitry. He had always wanted to be an engineer. He wanted to understand how the parts of the world fit together.</w:t>
      </w:r>
    </w:p>
    <w:p w14:paraId="10E43DCD" w14:textId="77777777" w:rsidR="00E84EA4" w:rsidRDefault="00E84EA4" w:rsidP="00E84EA4">
      <w:r>
        <w:t xml:space="preserve">"But let me tell you a secret," the professor continued, putting the motherboard down and pulling up a slide on the projector. The slide just had one word: </w:t>
      </w:r>
      <w:r>
        <w:rPr>
          <w:b/>
          <w:bCs/>
        </w:rPr>
        <w:t>DOCUMENTATION</w:t>
      </w:r>
      <w:r>
        <w:t>. "The most brilliant piece of code, the most revolutionary bridge, the most advanced hydraulic lift... they are all completely worthless if no one knows how to use them."</w:t>
      </w:r>
    </w:p>
    <w:p w14:paraId="1F238D15" w14:textId="77777777" w:rsidR="00E84EA4" w:rsidRDefault="00E84EA4" w:rsidP="00E84EA4">
      <w:r>
        <w:t>Nichole stopped scanning the room. She looked at the screen.</w:t>
      </w:r>
    </w:p>
    <w:p w14:paraId="31E82D88" w14:textId="77777777" w:rsidR="00E84EA4" w:rsidRDefault="00E84EA4" w:rsidP="00E84EA4">
      <w:r>
        <w:t>"That is where the Department of Technical Communication comes in," the professor explained. "Here at Braxton, our Tech Writers are embedded directly into the Engineering and Computer Science labs. They translate the genius of the engineers into manuals, user interfaces, and safety protocols that the rest of the world can understand. They are the bridge between the machine and the human."</w:t>
      </w:r>
    </w:p>
    <w:p w14:paraId="33277826" w14:textId="77777777" w:rsidR="00E84EA4" w:rsidRDefault="00E84EA4" w:rsidP="00E84EA4">
      <w:r>
        <w:t>Nichole’s breath hitched.</w:t>
      </w:r>
    </w:p>
    <w:p w14:paraId="0C39170F" w14:textId="77777777" w:rsidR="00E84EA4" w:rsidRDefault="00E84EA4" w:rsidP="00E84EA4">
      <w:r>
        <w:t xml:space="preserve">She looked down at her </w:t>
      </w:r>
      <w:r>
        <w:rPr>
          <w:b/>
          <w:bCs/>
        </w:rPr>
        <w:t>Apex ConvertiBook</w:t>
      </w:r>
      <w:r>
        <w:t>. For the last two months, what had she been doing? She had mapped out the fuse box of the Portsmouth house. She had written the step-by-step safety manual for the hydraulic bathtub. She had documented the exact bus transfer times for the OSTA grid.</w:t>
      </w:r>
    </w:p>
    <w:p w14:paraId="05365858" w14:textId="77777777" w:rsidR="00E84EA4" w:rsidRDefault="00E84EA4" w:rsidP="00E84EA4">
      <w:r>
        <w:t>She had always wanted to be a writer. She loved stories. But fiction felt solitary.</w:t>
      </w:r>
    </w:p>
    <w:p w14:paraId="10E7DCCC" w14:textId="77777777" w:rsidR="00E84EA4" w:rsidRDefault="00E84EA4" w:rsidP="00E84EA4">
      <w:r>
        <w:rPr>
          <w:i/>
          <w:iCs/>
        </w:rPr>
        <w:t>Technical Writing</w:t>
      </w:r>
      <w:r>
        <w:t>, however... that was a team sport.</w:t>
      </w:r>
    </w:p>
    <w:p w14:paraId="2A0E33C2" w14:textId="77777777" w:rsidR="00E84EA4" w:rsidRDefault="00E84EA4" w:rsidP="00E84EA4">
      <w:r>
        <w:t>She looked at her twin brother. Patrick was practically vibrating with excitement, staring at the engineering labs visible through the glass wall. He was going to build the Machine.</w:t>
      </w:r>
    </w:p>
    <w:p w14:paraId="7DE47569" w14:textId="77777777" w:rsidR="00E84EA4" w:rsidRDefault="00E84EA4" w:rsidP="00E84EA4">
      <w:r>
        <w:t>But a Machine needs a manual.</w:t>
      </w:r>
    </w:p>
    <w:p w14:paraId="4079387A" w14:textId="77777777" w:rsidR="00E84EA4" w:rsidRDefault="00E84EA4" w:rsidP="00E84EA4">
      <w:r>
        <w:t>Nichole reached for her mouse. She opened her main text-to-speech window, but she didn't hit the broadcast button. She just wanted Patrick to read it.</w:t>
      </w:r>
    </w:p>
    <w:p w14:paraId="0578796A" w14:textId="77777777" w:rsidR="00E84EA4" w:rsidRDefault="00E84EA4" w:rsidP="00E84EA4">
      <w:r>
        <w:t>She tapped his arm. Patrick looked down at her screen.</w:t>
      </w:r>
    </w:p>
    <w:p w14:paraId="79D689DB" w14:textId="77777777" w:rsidR="00E84EA4" w:rsidRDefault="00E84EA4" w:rsidP="00E84EA4">
      <w:r>
        <w:rPr>
          <w:b/>
          <w:bCs/>
        </w:rPr>
        <w:t>"YOU. BUILD. IT."</w:t>
      </w:r>
    </w:p>
    <w:p w14:paraId="36739929" w14:textId="77777777" w:rsidR="00E84EA4" w:rsidRDefault="00E84EA4" w:rsidP="00E84EA4">
      <w:r>
        <w:t>Patrick read the words. He looked at her, tilting his head. "Build what?"</w:t>
      </w:r>
    </w:p>
    <w:p w14:paraId="0BC78474" w14:textId="77777777" w:rsidR="00E84EA4" w:rsidRDefault="00E84EA4" w:rsidP="00E84EA4">
      <w:r>
        <w:t>Nichole deleted the line and typed the next one.</w:t>
      </w:r>
    </w:p>
    <w:p w14:paraId="0030FF5B" w14:textId="77777777" w:rsidR="00E84EA4" w:rsidRDefault="00E84EA4" w:rsidP="00E84EA4">
      <w:r>
        <w:rPr>
          <w:b/>
          <w:bCs/>
        </w:rPr>
        <w:lastRenderedPageBreak/>
        <w:t>"THE. MACHINE. YOU. BUILD. I. WRITE. THE. MANUAL."</w:t>
      </w:r>
    </w:p>
    <w:p w14:paraId="72C0F5C9" w14:textId="77777777" w:rsidR="00E84EA4" w:rsidRDefault="00E84EA4" w:rsidP="00E84EA4">
      <w:r>
        <w:t>Patrick’s eyes widened as the realization hit him. He looked from his sister's screen up to the professor, who was now explaining the joint degree paths. BSU didn't force you into silos. An engineer and a technical writer could take their core project classes together.</w:t>
      </w:r>
    </w:p>
    <w:p w14:paraId="6FA214E8" w14:textId="77777777" w:rsidR="00E84EA4" w:rsidRDefault="00E84EA4" w:rsidP="00E84EA4">
      <w:r>
        <w:t>Patrick looked back down at Nichole. She wasn't just tagging along to his dream. She was integrating into it.</w:t>
      </w:r>
    </w:p>
    <w:p w14:paraId="3808FE4B" w14:textId="77777777" w:rsidR="00E84EA4" w:rsidRDefault="00E84EA4" w:rsidP="00E84EA4">
      <w:r>
        <w:t>"A two-person engineering firm," Patrick whispered, a slow grin spreading across his face.</w:t>
      </w:r>
    </w:p>
    <w:p w14:paraId="4C106062" w14:textId="77777777" w:rsidR="00E84EA4" w:rsidRDefault="00E84EA4" w:rsidP="00E84EA4">
      <w:r>
        <w:t>Nichole clicked her mouse, the synthesized voice cutting through the low murmur of the lecture hall just loud enough for the students around them to hear.</w:t>
      </w:r>
    </w:p>
    <w:p w14:paraId="2B4E60FA" w14:textId="77777777" w:rsidR="00E84EA4" w:rsidRDefault="00E84EA4" w:rsidP="00E84EA4">
      <w:r>
        <w:rPr>
          <w:b/>
          <w:bCs/>
        </w:rPr>
        <w:t>"BENNETT. DYNAMICS."</w:t>
      </w:r>
    </w:p>
    <w:p w14:paraId="78EB1455" w14:textId="77777777" w:rsidR="00E84EA4" w:rsidRDefault="00E84EA4" w:rsidP="00E84EA4">
      <w:r>
        <w:t>Patrick laughed. "Bennett Dynamics. I like the sound of that."</w:t>
      </w:r>
    </w:p>
    <w:p w14:paraId="6D7805F3" w14:textId="77777777" w:rsidR="00E84EA4" w:rsidRDefault="00E84EA4" w:rsidP="00E84EA4">
      <w:r>
        <w:t>The Gap Year wasn't just about learning to ride the bus anymore. It was about prep work. They had found their major. They had found their campus. Now, they just had to get accepted.</w:t>
      </w:r>
    </w:p>
    <w:p w14:paraId="2A67793F" w14:textId="77777777" w:rsidR="00F54D2B" w:rsidRDefault="00F54D2B" w:rsidP="00F54D2B">
      <w:pPr>
        <w:pStyle w:val="Heading3"/>
      </w:pPr>
      <w:r>
        <w:t>Part 5: The Commuter Waiver</w:t>
      </w:r>
    </w:p>
    <w:p w14:paraId="552B1A75" w14:textId="02023993" w:rsidR="00F54D2B" w:rsidRDefault="00F54D2B" w:rsidP="00F54D2B">
      <w:pPr>
        <w:pStyle w:val="Heading4"/>
      </w:pPr>
      <w:r>
        <w:rPr>
          <w:b/>
          <w:bCs/>
        </w:rPr>
        <w:t>Date:</w:t>
      </w:r>
      <w:r>
        <w:t xml:space="preserve"> November 15, 2003 </w:t>
      </w:r>
      <w:r>
        <w:rPr>
          <w:b/>
          <w:bCs/>
        </w:rPr>
        <w:t>Time:</w:t>
      </w:r>
      <w:r>
        <w:t xml:space="preserve"> 10:30 AM </w:t>
      </w:r>
      <w:r>
        <w:rPr>
          <w:b/>
          <w:bCs/>
        </w:rPr>
        <w:t>Location:</w:t>
      </w:r>
      <w:r>
        <w:t xml:space="preserve"> Housing &amp; Residence Life Seminar, BSU Student Union</w:t>
      </w:r>
    </w:p>
    <w:p w14:paraId="71A2D038" w14:textId="77777777" w:rsidR="00F54D2B" w:rsidRDefault="00F54D2B" w:rsidP="00F54D2B">
      <w:r>
        <w:t>Patrick and Nichole did not need on-campus housing. The thought of two narrow Twin XL beds separated by a chasm of cold linoleum was dead to them.</w:t>
      </w:r>
    </w:p>
    <w:p w14:paraId="0E1AECC2" w14:textId="77777777" w:rsidR="00F54D2B" w:rsidRDefault="00F54D2B" w:rsidP="00F54D2B">
      <w:r>
        <w:t>They attended the Housing Seminar purely out of bureaucratic curiosity. They wanted to know the rules of the system they were entering.</w:t>
      </w:r>
    </w:p>
    <w:p w14:paraId="39F97E0F" w14:textId="77777777" w:rsidR="00F54D2B" w:rsidRDefault="00F54D2B" w:rsidP="00F54D2B">
      <w:r>
        <w:t>They rolled into a smaller conference room packed with anxious parents holding checklists and students looking at floor plans of "traditional double" dormitories.</w:t>
      </w:r>
    </w:p>
    <w:p w14:paraId="3365C60A" w14:textId="77777777" w:rsidR="00F54D2B" w:rsidRDefault="00F54D2B" w:rsidP="00F54D2B">
      <w:r>
        <w:t>At the front of the room, the Director of First-Year Experience was wrapping up a slide deck.</w:t>
      </w:r>
    </w:p>
    <w:p w14:paraId="626B3723" w14:textId="77777777" w:rsidR="00F54D2B" w:rsidRDefault="00F54D2B" w:rsidP="00F54D2B">
      <w:r>
        <w:t>"To foster a sense of community and academic focus," the Director said, clicking to a slide with a big red asterisk, "Braxton State University enforces a strict Mandatory Residency Requirement. All incoming freshmen are required to live in university housing for their first academic year. No exceptions for Greek life or off-campus apartments."</w:t>
      </w:r>
    </w:p>
    <w:p w14:paraId="462F1AD2" w14:textId="77777777" w:rsidR="00F54D2B" w:rsidRDefault="00F54D2B" w:rsidP="00F54D2B">
      <w:r>
        <w:t>A low groan rippled through the teenagers in the room.</w:t>
      </w:r>
    </w:p>
    <w:p w14:paraId="1824D3B7" w14:textId="77777777" w:rsidR="00F54D2B" w:rsidRDefault="00F54D2B" w:rsidP="00F54D2B">
      <w:r>
        <w:lastRenderedPageBreak/>
        <w:t>Patrick felt his stomach tighten for a fraction of a second. At Putney, this had been the trap. Forced institutional care. But Patrick took a deep breath. Braxton was a public state school. The rules were different here.</w:t>
      </w:r>
    </w:p>
    <w:p w14:paraId="57DADCC2" w14:textId="77777777" w:rsidR="00F54D2B" w:rsidRDefault="00F54D2B" w:rsidP="00F54D2B">
      <w:r>
        <w:t>When the Q&amp;A session opened, Patrick raised his hand.</w:t>
      </w:r>
    </w:p>
    <w:p w14:paraId="0253F10C" w14:textId="77777777" w:rsidR="00F54D2B" w:rsidRDefault="00F54D2B" w:rsidP="00F54D2B">
      <w:r>
        <w:t>"Yes, in the center?" the Director pointed.</w:t>
      </w:r>
    </w:p>
    <w:p w14:paraId="6953026B" w14:textId="77777777" w:rsidR="00F54D2B" w:rsidRDefault="00F54D2B" w:rsidP="00F54D2B">
      <w:r>
        <w:t>"Question about the residency requirement," Patrick said, his voice clear and calm. "Does that apply to local residents?"</w:t>
      </w:r>
    </w:p>
    <w:p w14:paraId="3090B165" w14:textId="77777777" w:rsidR="00F54D2B" w:rsidRDefault="00F54D2B" w:rsidP="00F54D2B">
      <w:r>
        <w:t>"Ah, the Commuter Waiver," the Director smiled, immediately understanding the angle. "Great question. If your primary, legal domicile is within thirty miles of the campus, and you live with a parent or legal guardian, you may apply for an exemption."</w:t>
      </w:r>
    </w:p>
    <w:p w14:paraId="39F23719" w14:textId="77777777" w:rsidR="00F54D2B" w:rsidRDefault="00F54D2B" w:rsidP="00F54D2B">
      <w:r>
        <w:t>Patrick didn't hesitate. He pulled out his wallet. He reached down to Nichole’s lap tray, unclipped her lanyard, and pulled out her official Rhode Island State ID.</w:t>
      </w:r>
    </w:p>
    <w:p w14:paraId="1C3897E5" w14:textId="77777777" w:rsidR="00F54D2B" w:rsidRDefault="00F54D2B" w:rsidP="00F54D2B">
      <w:r>
        <w:t>He held both cards up.</w:t>
      </w:r>
    </w:p>
    <w:p w14:paraId="4227EF8D" w14:textId="77777777" w:rsidR="00F54D2B" w:rsidRDefault="00F54D2B" w:rsidP="00F54D2B">
      <w:r>
        <w:t>"We signed the lease and established domicile on September first," Patrick said. "95 West Main Road, Portsmouth. We're currently running out the one-year clock to qualify for Rhode Island in-state tuition for next fall."</w:t>
      </w:r>
    </w:p>
    <w:p w14:paraId="111DD961" w14:textId="77777777" w:rsidR="00F54D2B" w:rsidRDefault="00F54D2B" w:rsidP="00F54D2B">
      <w:r>
        <w:t>The Director squinted, doing the mental geography. "Portsmouth. That’s Aquidneck Island. That’s about twenty-five miles out. That qualifies for the radius. But you must be living with family, not just renting a house with friends."</w:t>
      </w:r>
    </w:p>
    <w:p w14:paraId="412919F5" w14:textId="77777777" w:rsidR="00F54D2B" w:rsidRDefault="00F54D2B" w:rsidP="00F54D2B">
      <w:r>
        <w:t>Nichole reached for her mouse. She clicked a sequence of buttons she had programmed the night before, just for this scenario.</w:t>
      </w:r>
    </w:p>
    <w:p w14:paraId="60D59CED" w14:textId="77777777" w:rsidR="00F54D2B" w:rsidRDefault="00F54D2B" w:rsidP="00F54D2B">
      <w:r>
        <w:rPr>
          <w:b/>
          <w:bCs/>
        </w:rPr>
        <w:t>"WE. LIVE. WITH. OUR. MOTHER."</w:t>
      </w:r>
      <w:r>
        <w:t xml:space="preserve"> </w:t>
      </w:r>
      <w:r>
        <w:rPr>
          <w:i/>
          <w:iCs/>
        </w:rPr>
        <w:t>Click.</w:t>
      </w:r>
    </w:p>
    <w:p w14:paraId="7DF21087" w14:textId="77777777" w:rsidR="00F54D2B" w:rsidRDefault="00F54D2B" w:rsidP="00F54D2B">
      <w:r>
        <w:rPr>
          <w:b/>
          <w:bCs/>
        </w:rPr>
        <w:t>"AND. FATHER."</w:t>
      </w:r>
    </w:p>
    <w:p w14:paraId="4A71027A" w14:textId="77777777" w:rsidR="00F54D2B" w:rsidRDefault="00F54D2B" w:rsidP="00F54D2B">
      <w:r>
        <w:rPr>
          <w:i/>
          <w:iCs/>
        </w:rPr>
        <w:t>Click.</w:t>
      </w:r>
    </w:p>
    <w:p w14:paraId="6C78F0B0" w14:textId="77777777" w:rsidR="00F54D2B" w:rsidRDefault="00F54D2B" w:rsidP="00F54D2B">
      <w:r>
        <w:rPr>
          <w:b/>
          <w:bCs/>
        </w:rPr>
        <w:t>"AND. UNCLE."</w:t>
      </w:r>
    </w:p>
    <w:p w14:paraId="76B67F21" w14:textId="77777777" w:rsidR="00F54D2B" w:rsidRDefault="00F54D2B" w:rsidP="00F54D2B">
      <w:r>
        <w:rPr>
          <w:i/>
          <w:iCs/>
        </w:rPr>
        <w:t>Click.</w:t>
      </w:r>
    </w:p>
    <w:p w14:paraId="5238041B" w14:textId="77777777" w:rsidR="00F54D2B" w:rsidRDefault="00F54D2B" w:rsidP="00F54D2B">
      <w:r>
        <w:rPr>
          <w:b/>
          <w:bCs/>
        </w:rPr>
        <w:t>"AND. AUNT."</w:t>
      </w:r>
    </w:p>
    <w:p w14:paraId="4A026809" w14:textId="77777777" w:rsidR="00F54D2B" w:rsidRDefault="00F54D2B" w:rsidP="00F54D2B">
      <w:r>
        <w:rPr>
          <w:i/>
          <w:iCs/>
        </w:rPr>
        <w:t>Click.</w:t>
      </w:r>
    </w:p>
    <w:p w14:paraId="595DEE25" w14:textId="77777777" w:rsidR="00F54D2B" w:rsidRDefault="00F54D2B" w:rsidP="00F54D2B">
      <w:r>
        <w:rPr>
          <w:b/>
          <w:bCs/>
        </w:rPr>
        <w:t>"AND. GRANDMOTHER."</w:t>
      </w:r>
    </w:p>
    <w:p w14:paraId="0385E939" w14:textId="77777777" w:rsidR="00F54D2B" w:rsidRDefault="00F54D2B" w:rsidP="00F54D2B">
      <w:r>
        <w:lastRenderedPageBreak/>
        <w:t>The room went completely silent. Several parents turned around in their seats to stare at the heavy technological rig and the girl operating it.</w:t>
      </w:r>
    </w:p>
    <w:p w14:paraId="4350D2C6" w14:textId="77777777" w:rsidR="00F54D2B" w:rsidRDefault="00F54D2B" w:rsidP="00F54D2B">
      <w:r>
        <w:t>The Director blinked, a genuinely impressed smile breaking across his face. "Well. That is certainly a verifiable family unit. But Portsmouth is across the bay. We don't allow freshman commuters to park on campus. How do you plan to get to class at 8:00 AM?"</w:t>
      </w:r>
    </w:p>
    <w:p w14:paraId="0EB2D012" w14:textId="77777777" w:rsidR="00F54D2B" w:rsidRDefault="00F54D2B" w:rsidP="00F54D2B">
      <w:r>
        <w:t xml:space="preserve">"OSTA Route 60 bus to Gateway Center," Patrick recited effortlessly, the grid already hardwired into his brain. "Transfer at Perrotti Park to the BTA </w:t>
      </w:r>
      <w:r>
        <w:rPr>
          <w:i/>
          <w:iCs/>
        </w:rPr>
        <w:t>Newport Flyer</w:t>
      </w:r>
      <w:r>
        <w:t xml:space="preserve"> ferry. Drops us right at Narragansett Esplanade. It takes an hour and fifteen minutes. We timed it this morning."</w:t>
      </w:r>
    </w:p>
    <w:p w14:paraId="7CE509B8" w14:textId="77777777" w:rsidR="00F54D2B" w:rsidRDefault="00F54D2B" w:rsidP="00F54D2B">
      <w:r>
        <w:t>The Director looked at the two of them. He saw the manual wheelchair, the high-tech communication device, and the absolute, bulletproof preparation of the siblings.</w:t>
      </w:r>
    </w:p>
    <w:p w14:paraId="79B2C71C" w14:textId="77777777" w:rsidR="00F54D2B" w:rsidRDefault="00F54D2B" w:rsidP="00F54D2B">
      <w:r>
        <w:t>"Then you, my friends, are officially exempt," the Director said. "Welcome to the commuter life."</w:t>
      </w:r>
    </w:p>
    <w:p w14:paraId="5A8D7355" w14:textId="77777777" w:rsidR="00F54D2B" w:rsidRDefault="00F54D2B" w:rsidP="00F54D2B">
      <w:r>
        <w:t>Patrick handed Nichole back her State ID. She tucked it safely into her lanyard pouch.</w:t>
      </w:r>
    </w:p>
    <w:p w14:paraId="7F8E6EF3" w14:textId="77777777" w:rsidR="00F54D2B" w:rsidRDefault="00F54D2B" w:rsidP="00F54D2B">
      <w:r>
        <w:t>Uncle Mark’s $1-a-year lease agreement hadn't just been a generous gesture; it was the master key. They had started the clock in September. By the time classes started next August, they would be official Rhode Island residents. They would get the in-state rate, and they would never have to sleep in a dorm room.</w:t>
      </w:r>
    </w:p>
    <w:p w14:paraId="16434FC6" w14:textId="77777777" w:rsidR="00F54D2B" w:rsidRDefault="00F54D2B" w:rsidP="00F54D2B">
      <w:r>
        <w:t>Nichole looked at Patrick.</w:t>
      </w:r>
    </w:p>
    <w:p w14:paraId="2F581D32" w14:textId="77777777" w:rsidR="00F54D2B" w:rsidRDefault="00F54D2B" w:rsidP="00F54D2B">
      <w:r>
        <w:rPr>
          <w:b/>
          <w:bCs/>
        </w:rPr>
        <w:t>"WE. BEAT. THE. SYSTEM."</w:t>
      </w:r>
    </w:p>
    <w:p w14:paraId="6264DED4" w14:textId="3597AE5F" w:rsidR="00F54D2B" w:rsidRDefault="09719D5D" w:rsidP="00F54D2B">
      <w:r>
        <w:t xml:space="preserve">"We didn't beat it, </w:t>
      </w:r>
      <w:r w:rsidR="157E1926">
        <w:t>Nikki</w:t>
      </w:r>
      <w:r>
        <w:t>," Patrick whispered, putting his own license back in his pocket. "We studied the manual."</w:t>
      </w:r>
    </w:p>
    <w:p w14:paraId="1F1B715D" w14:textId="77777777" w:rsidR="00C5088B" w:rsidRDefault="00C5088B" w:rsidP="00C5088B">
      <w:pPr>
        <w:pStyle w:val="Heading3"/>
      </w:pPr>
      <w:r>
        <w:t>Part 6: The Anti-Sales Pitch</w:t>
      </w:r>
    </w:p>
    <w:p w14:paraId="152969F3" w14:textId="6703FD5B" w:rsidR="00C5088B" w:rsidRDefault="00C5088B" w:rsidP="00C5088B">
      <w:pPr>
        <w:pStyle w:val="Heading4"/>
      </w:pPr>
      <w:r>
        <w:rPr>
          <w:b/>
          <w:bCs/>
        </w:rPr>
        <w:t>Date:</w:t>
      </w:r>
      <w:r>
        <w:t xml:space="preserve"> November 15, 2003 </w:t>
      </w:r>
      <w:r>
        <w:rPr>
          <w:b/>
          <w:bCs/>
        </w:rPr>
        <w:t>Time:</w:t>
      </w:r>
      <w:r>
        <w:t xml:space="preserve"> 11:15 AM </w:t>
      </w:r>
      <w:r>
        <w:rPr>
          <w:b/>
          <w:bCs/>
        </w:rPr>
        <w:t>Location:</w:t>
      </w:r>
      <w:r>
        <w:t xml:space="preserve"> Financial Aid Seminar, Room 204</w:t>
      </w:r>
    </w:p>
    <w:p w14:paraId="70D25CE7" w14:textId="77777777" w:rsidR="00C5088B" w:rsidRDefault="00C5088B" w:rsidP="00C5088B">
      <w:r>
        <w:t>The last time Nichole had been in a room talking about tuition, it was with Kyle at TechStream Institute. She remembered the smell of his cheap cologne, the way he looked at her wheelchair like it was an ATM, and his immediate, predatory assumption that she was on SSI. He hadn't seen a student; he had seen a "guaranteed payer."</w:t>
      </w:r>
    </w:p>
    <w:p w14:paraId="5142EAA6" w14:textId="77777777" w:rsidR="00C5088B" w:rsidRDefault="00C5088B" w:rsidP="00C5088B">
      <w:r>
        <w:t>The BSU Financial Aid seminar was different.</w:t>
      </w:r>
    </w:p>
    <w:p w14:paraId="0F30CF54" w14:textId="77777777" w:rsidR="00C5088B" w:rsidRDefault="00C5088B" w:rsidP="00C5088B">
      <w:r>
        <w:t>The room smelled like dry-erase markers and old coffee. There were no glossy brochures promising "High-Paying Careers in 6 Months!" There were just stacks of government worksheets and a woman in a sensible cardigan standing at a podium.</w:t>
      </w:r>
    </w:p>
    <w:p w14:paraId="5E8E8801" w14:textId="77777777" w:rsidR="00C5088B" w:rsidRDefault="00C5088B" w:rsidP="00C5088B">
      <w:r>
        <w:lastRenderedPageBreak/>
        <w:t>"My name is Elena Alvarez," the woman said. She didn't smile like a game show host. She looked tired but kind. "I am the Assistant Director of Financial Aid. My job is simple: I am here to help you get your degree without mortgaging your future."</w:t>
      </w:r>
    </w:p>
    <w:p w14:paraId="1D047AF0" w14:textId="77777777" w:rsidR="00C5088B" w:rsidRDefault="00C5088B" w:rsidP="00C5088B">
      <w:r>
        <w:t>Patrick sat up straight. Kyle had talked about "investing in yourself." Ms. Alvarez was talking about damage control.</w:t>
      </w:r>
    </w:p>
    <w:p w14:paraId="4FED043B" w14:textId="77777777" w:rsidR="00C5088B" w:rsidRDefault="00C5088B" w:rsidP="00C5088B">
      <w:r>
        <w:t xml:space="preserve">"Let's talk about the FAFSA," Ms. Alvarez said, clicking a slide. "It stands for </w:t>
      </w:r>
      <w:r>
        <w:rPr>
          <w:i/>
          <w:iCs/>
        </w:rPr>
        <w:t>Free</w:t>
      </w:r>
      <w:r>
        <w:t xml:space="preserve"> Application for Federal Student Aid. If anyone—and I mean </w:t>
      </w:r>
      <w:r>
        <w:rPr>
          <w:i/>
          <w:iCs/>
        </w:rPr>
        <w:t>anyone</w:t>
      </w:r>
      <w:r>
        <w:t>—tries to charge you money to fill this out, you stand up and walk out of the room. It is a scam."</w:t>
      </w:r>
    </w:p>
    <w:p w14:paraId="52C82A5E" w14:textId="77777777" w:rsidR="00C5088B" w:rsidRDefault="00C5088B" w:rsidP="00C5088B">
      <w:r>
        <w:t xml:space="preserve">Nichole tapped her screen. </w:t>
      </w:r>
      <w:r>
        <w:rPr>
          <w:b/>
          <w:bCs/>
        </w:rPr>
        <w:t>"KYLE."</w:t>
      </w:r>
    </w:p>
    <w:p w14:paraId="640E374E" w14:textId="77777777" w:rsidR="00C5088B" w:rsidRDefault="00C5088B" w:rsidP="00C5088B">
      <w:r>
        <w:t>Patrick nodded grimly. Kyle had offered to "handle the paperwork" for a "processing fee."</w:t>
      </w:r>
    </w:p>
    <w:p w14:paraId="106C9F67" w14:textId="77777777" w:rsidR="00C5088B" w:rsidRDefault="00C5088B" w:rsidP="00C5088B">
      <w:r>
        <w:t xml:space="preserve">"Now, let's talk about the difference between </w:t>
      </w:r>
      <w:r>
        <w:rPr>
          <w:i/>
          <w:iCs/>
        </w:rPr>
        <w:t>federal</w:t>
      </w:r>
      <w:r>
        <w:t xml:space="preserve"> loans and </w:t>
      </w:r>
      <w:r>
        <w:rPr>
          <w:i/>
          <w:iCs/>
        </w:rPr>
        <w:t>private</w:t>
      </w:r>
      <w:r>
        <w:t xml:space="preserve"> loans," Ms. Alvarez continued. "Federal loans have fixed interest rates and income-driven repayment plans. Private loans... those are the sharks. At BSU, we consider private loans the 'Option of Last Resort.' We do not want you taking them unless absolutely necessary."</w:t>
      </w:r>
    </w:p>
    <w:p w14:paraId="322BF3C2" w14:textId="77777777" w:rsidR="00C5088B" w:rsidRDefault="00C5088B" w:rsidP="00C5088B">
      <w:r>
        <w:t>When the floor opened for questions, Patrick immediately raised his hand.</w:t>
      </w:r>
    </w:p>
    <w:p w14:paraId="5B331BF0" w14:textId="77777777" w:rsidR="00C5088B" w:rsidRDefault="00C5088B" w:rsidP="00C5088B">
      <w:r>
        <w:t>"Yes?" Ms. Alvarez pointed to him.</w:t>
      </w:r>
    </w:p>
    <w:p w14:paraId="52C3A472" w14:textId="77777777" w:rsidR="00C5088B" w:rsidRDefault="00C5088B" w:rsidP="00C5088B">
      <w:r>
        <w:t>"Question about the in-state tuition rate," Patrick said, pulling out the mental timeline he had been obsessing over. "My sister and I established our Rhode Island domicile on September first of this year. We know there is a strict twelve-month waiting period to qualify for the resident rate. But the Fall 2004 semester starts in late August. We're going to be a week or two short of the twelve-month mark when classes start. Do we have to pay the out-of-state rate for the whole first semester?"</w:t>
      </w:r>
    </w:p>
    <w:p w14:paraId="36889696" w14:textId="77777777" w:rsidR="00C5088B" w:rsidRDefault="00C5088B" w:rsidP="00C5088B">
      <w:r>
        <w:t>It was the multi-thousand dollar question. If they missed the window, the Gap Year finances would fall apart.</w:t>
      </w:r>
    </w:p>
    <w:p w14:paraId="3105C4EC" w14:textId="77777777" w:rsidR="00C5088B" w:rsidRDefault="00C5088B" w:rsidP="00C5088B">
      <w:r>
        <w:t>Ms. Alvarez smiled. It was the smile of a bureaucrat who actually liked helping people navigate the rules.</w:t>
      </w:r>
    </w:p>
    <w:p w14:paraId="45604FB3" w14:textId="77777777" w:rsidR="00C5088B" w:rsidRDefault="00C5088B" w:rsidP="00C5088B">
      <w:r>
        <w:t>"Ah, the Calendar Trap," Ms. Alvarez nodded. "It's a common stressor for military families and transplants. Here is the good news: the Bursar’s Office doesn't use the first day of class as the deadline. We use the official 'University Census Date.'"</w:t>
      </w:r>
    </w:p>
    <w:p w14:paraId="1ADE6830" w14:textId="77777777" w:rsidR="00C5088B" w:rsidRDefault="00C5088B" w:rsidP="00C5088B">
      <w:r>
        <w:t>She clicked to a slide showing the Academic Calendar.</w:t>
      </w:r>
    </w:p>
    <w:p w14:paraId="614FAAF7" w14:textId="77777777" w:rsidR="00C5088B" w:rsidRDefault="00C5088B" w:rsidP="00C5088B">
      <w:r>
        <w:t xml:space="preserve">"The Census Date is the absolute final day to add or drop classes. It is always the third Friday in September. As long as your twelve-month residency clock hits </w:t>
      </w:r>
      <w:r>
        <w:rPr>
          <w:i/>
          <w:iCs/>
        </w:rPr>
        <w:t>before</w:t>
      </w:r>
      <w:r>
        <w:t xml:space="preserve"> the third </w:t>
      </w:r>
      <w:r>
        <w:lastRenderedPageBreak/>
        <w:t>Friday in September, your account automatically flips to the in-state rate for the entire fall semester."</w:t>
      </w:r>
    </w:p>
    <w:p w14:paraId="485EA20B" w14:textId="77777777" w:rsidR="00C5088B" w:rsidRDefault="00C5088B" w:rsidP="00C5088B">
      <w:r>
        <w:t>Patrick let out a breath he felt like he had been holding for two months.</w:t>
      </w:r>
    </w:p>
    <w:p w14:paraId="717B5171" w14:textId="77777777" w:rsidR="00C5088B" w:rsidRDefault="00C5088B" w:rsidP="00C5088B">
      <w:r>
        <w:t>September 1st was well before the third Friday in September. Uncle Mark’s timing hadn't just been good; it had been surgically precise. By signing that one-dollar lease on the day they arrived, Mark had saved them thousands of dollars.</w:t>
      </w:r>
    </w:p>
    <w:p w14:paraId="22F046E7" w14:textId="77777777" w:rsidR="00C5088B" w:rsidRDefault="00C5088B" w:rsidP="00C5088B">
      <w:r>
        <w:t>"Also," Ms. Alvarez added, looking around the room, "for those of you with documented disabilities... there are predators out there who will assume you are receiving SSI or SSDI benefits. They will try to garnish those checks to pay for 'tuition gaps.'"</w:t>
      </w:r>
    </w:p>
    <w:p w14:paraId="76DCC024" w14:textId="77777777" w:rsidR="00C5088B" w:rsidRDefault="00C5088B" w:rsidP="00C5088B">
      <w:r>
        <w:t>Nichole froze. It was like she was reading Kyle’s playbook.</w:t>
      </w:r>
    </w:p>
    <w:p w14:paraId="0DC41613" w14:textId="77777777" w:rsidR="00C5088B" w:rsidRDefault="00C5088B" w:rsidP="00C5088B">
      <w:r>
        <w:t xml:space="preserve">"Let me be clear," Ms. Alvarez said firmly. "Your federal benefits are for your </w:t>
      </w:r>
      <w:r>
        <w:rPr>
          <w:i/>
          <w:iCs/>
        </w:rPr>
        <w:t>living expenses</w:t>
      </w:r>
      <w:r>
        <w:t xml:space="preserve">. The university does not touch them. If you receive a Pell Grant refund check, that money goes to </w:t>
      </w:r>
      <w:r>
        <w:rPr>
          <w:i/>
          <w:iCs/>
        </w:rPr>
        <w:t>you</w:t>
      </w:r>
      <w:r>
        <w:t>, not us. You budget it. You control it."</w:t>
      </w:r>
    </w:p>
    <w:p w14:paraId="368F8715" w14:textId="77777777" w:rsidR="00C5088B" w:rsidRDefault="00C5088B" w:rsidP="00C5088B">
      <w:r>
        <w:t>The difference was staggering. Kyle had wanted to siphon her autonomy. Ms. Alvarez was handing the control back. She was treating them like adults capable of managing their own economy.</w:t>
      </w:r>
    </w:p>
    <w:p w14:paraId="3B3E029A" w14:textId="77777777" w:rsidR="00C5088B" w:rsidRDefault="00C5088B" w:rsidP="00C5088B">
      <w:r>
        <w:t>"Work-study is also available," Ms. Alvarez concluded. "It’s a federally funded program where you work part-time on campus—in the library, the labs, or the IT department—to earn money for your books. It fits around your class schedule."</w:t>
      </w:r>
    </w:p>
    <w:p w14:paraId="54F69CD8" w14:textId="77777777" w:rsidR="00C5088B" w:rsidRDefault="00C5088B" w:rsidP="00C5088B">
      <w:r>
        <w:t>Patrick looked at Nichole. He was already planning to be an engineer. If he could get a work-study job in the "Tech Core" labs, he wouldn't just be earning money; he would be padding his resume.</w:t>
      </w:r>
    </w:p>
    <w:p w14:paraId="13EBEE93" w14:textId="77777777" w:rsidR="00C5088B" w:rsidRDefault="00C5088B" w:rsidP="00C5088B">
      <w:r>
        <w:t>Nichole looked at the woman on stage. There was no pressure. No "sign today or lose your spot." No "gap loans." Just math, warnings, and a path forward.</w:t>
      </w:r>
    </w:p>
    <w:p w14:paraId="5D2C4AA7" w14:textId="77777777" w:rsidR="00C5088B" w:rsidRDefault="00C5088B" w:rsidP="00C5088B">
      <w:r>
        <w:t>She clicked her mouse.</w:t>
      </w:r>
    </w:p>
    <w:p w14:paraId="0738CCED" w14:textId="77777777" w:rsidR="00C5088B" w:rsidRDefault="00C5088B" w:rsidP="00C5088B">
      <w:r>
        <w:rPr>
          <w:b/>
          <w:bCs/>
        </w:rPr>
        <w:t>"HONEST."</w:t>
      </w:r>
    </w:p>
    <w:p w14:paraId="291A54ED" w14:textId="77777777" w:rsidR="00C5088B" w:rsidRDefault="00C5088B" w:rsidP="00C5088B">
      <w:r>
        <w:t>Patrick nodded, closing his notebook. "Yeah. It's boring. And I love it."</w:t>
      </w:r>
    </w:p>
    <w:p w14:paraId="7238BDBE" w14:textId="77777777" w:rsidR="00C5088B" w:rsidRDefault="00C5088B" w:rsidP="00C5088B">
      <w:r>
        <w:t>They didn't need a salesman. They needed a spreadsheet. And for the first time, the numbers actually added up.</w:t>
      </w:r>
    </w:p>
    <w:p w14:paraId="058C8F47" w14:textId="77777777" w:rsidR="002A1053" w:rsidRDefault="002A1053" w:rsidP="002A1053">
      <w:pPr>
        <w:pStyle w:val="Heading3"/>
      </w:pPr>
      <w:r w:rsidRPr="002A1053">
        <w:rPr>
          <w:rFonts w:eastAsia="Times New Roman"/>
        </w:rPr>
        <w:lastRenderedPageBreak/>
        <w:t>Part 7: Refueling the Machine</w:t>
      </w:r>
    </w:p>
    <w:p w14:paraId="3794A06E" w14:textId="62D7A2C7" w:rsidR="002A1053" w:rsidRPr="002A1053" w:rsidRDefault="002A1053" w:rsidP="002A1053">
      <w:pPr>
        <w:pStyle w:val="Heading4"/>
        <w:rPr>
          <w:rFonts w:eastAsia="Times New Roman"/>
        </w:rPr>
      </w:pPr>
      <w:r w:rsidRPr="002A1053">
        <w:rPr>
          <w:rFonts w:eastAsia="Times New Roman"/>
          <w:b/>
          <w:bCs/>
        </w:rPr>
        <w:t>Date:</w:t>
      </w:r>
      <w:r w:rsidRPr="002A1053">
        <w:rPr>
          <w:rFonts w:eastAsia="Times New Roman"/>
        </w:rPr>
        <w:t> November 15, 2003 </w:t>
      </w:r>
      <w:r w:rsidRPr="002A1053">
        <w:rPr>
          <w:rFonts w:eastAsia="Times New Roman"/>
          <w:b/>
          <w:bCs/>
        </w:rPr>
        <w:t>Time:</w:t>
      </w:r>
      <w:r w:rsidRPr="002A1053">
        <w:rPr>
          <w:rFonts w:eastAsia="Times New Roman"/>
        </w:rPr>
        <w:t> 12:00 PM </w:t>
      </w:r>
      <w:r w:rsidRPr="002A1053">
        <w:rPr>
          <w:rFonts w:eastAsia="Times New Roman"/>
          <w:b/>
          <w:bCs/>
        </w:rPr>
        <w:t>Location:</w:t>
      </w:r>
      <w:r w:rsidRPr="002A1053">
        <w:rPr>
          <w:rFonts w:eastAsia="Times New Roman"/>
        </w:rPr>
        <w:t> The Bull Pen (Main Cafeteria), BSU Student Union</w:t>
      </w:r>
    </w:p>
    <w:p w14:paraId="5BDB732D" w14:textId="77777777" w:rsidR="002A1053" w:rsidRPr="002A1053" w:rsidRDefault="002A1053" w:rsidP="002A1053">
      <w:r w:rsidRPr="002A1053">
        <w:t>They didn't have to brave the cold to find lunch. They simply rolled out of the Financial Aid seminar, took the elevator down to the Concourse Level, and merged into the flow of "The Bull Run"—the student nickname for the campus tunnel network.</w:t>
      </w:r>
    </w:p>
    <w:p w14:paraId="0CDE6FAD" w14:textId="77777777" w:rsidR="002A1053" w:rsidRPr="002A1053" w:rsidRDefault="002A1053" w:rsidP="002A1053">
      <w:r w:rsidRPr="002A1053">
        <w:t>The tunnels weren't dark or damp. They were wide, well-lit thoroughfares lined with bulletin boards, student art, and digital displays. Patrick pushed Nichole along the smooth concrete, feeling the difference immediately. On a sidewalk, every crack was a micro-collision. Here, the Titan AeroMotion glided silently.</w:t>
      </w:r>
    </w:p>
    <w:p w14:paraId="4C6EE9A8" w14:textId="77777777" w:rsidR="002A1053" w:rsidRPr="002A1053" w:rsidRDefault="002A1053" w:rsidP="002A1053">
      <w:r w:rsidRPr="002A1053">
        <w:t>They followed the smell of grilled burgers and fries until the tunnel opened up into "The Bull Pen"—the massive central dining hall of the Student Union.</w:t>
      </w:r>
    </w:p>
    <w:p w14:paraId="5606B982" w14:textId="77777777" w:rsidR="002A1053" w:rsidRPr="002A1053" w:rsidRDefault="002A1053" w:rsidP="002A1053">
      <w:r w:rsidRPr="002A1053">
        <w:t>It was chaotic, loud, and smelled amazing.</w:t>
      </w:r>
    </w:p>
    <w:p w14:paraId="5B078425" w14:textId="77777777" w:rsidR="002A1053" w:rsidRPr="002A1053" w:rsidRDefault="002A1053" w:rsidP="002A1053">
      <w:r w:rsidRPr="002A1053">
        <w:t>Patrick pulled out the two meal vouchers they had been given at check-in. They navigated the serving stations—which, Nichole noted, had tray slides at perfect wheelchair height—and loaded up on pizza, salad, and sodas.</w:t>
      </w:r>
    </w:p>
    <w:p w14:paraId="4A656A10" w14:textId="77777777" w:rsidR="002A1053" w:rsidRPr="002A1053" w:rsidRDefault="002A1053" w:rsidP="002A1053">
      <w:r w:rsidRPr="002A1053">
        <w:t>"Target acquired," Patrick said, spotting an empty table near a structural column.</w:t>
      </w:r>
    </w:p>
    <w:p w14:paraId="2FA2D3DC" w14:textId="77777777" w:rsidR="002A1053" w:rsidRPr="002A1053" w:rsidRDefault="002A1053" w:rsidP="002A1053">
      <w:r w:rsidRPr="002A1053">
        <w:t>They claimed the spot. It wasn't just a random table; it was a strategic position.</w:t>
      </w:r>
    </w:p>
    <w:p w14:paraId="14A675EB" w14:textId="77777777" w:rsidR="002A1053" w:rsidRPr="002A1053" w:rsidRDefault="002A1053" w:rsidP="002A1053">
      <w:r w:rsidRPr="002A1053">
        <w:t>Nichole glanced at the bottom corner of her screen. </w:t>
      </w:r>
      <w:r w:rsidRPr="002A1053">
        <w:rPr>
          <w:b/>
          <w:bCs/>
        </w:rPr>
        <w:t>71%.</w:t>
      </w:r>
    </w:p>
    <w:p w14:paraId="5106676D" w14:textId="77777777" w:rsidR="002A1053" w:rsidRPr="002A1053" w:rsidRDefault="002A1053" w:rsidP="002A1053">
      <w:r w:rsidRPr="002A1053">
        <w:t>It was plenty of battery to finish the day, but the "Bennett Machine" operated on redundancy. If there was power available, you took it.</w:t>
      </w:r>
    </w:p>
    <w:p w14:paraId="7DBA9D21" w14:textId="77777777" w:rsidR="002A1053" w:rsidRPr="002A1053" w:rsidRDefault="002A1053" w:rsidP="002A1053">
      <w:r w:rsidRPr="002A1053">
        <w:t>"I'm gonna top off," she clicked.</w:t>
      </w:r>
    </w:p>
    <w:p w14:paraId="7B2B07B3" w14:textId="77777777" w:rsidR="002A1053" w:rsidRPr="002A1053" w:rsidRDefault="002A1053" w:rsidP="002A1053">
      <w:r w:rsidRPr="002A1053">
        <w:t>She reached into her side bag and pulled out her power brick. Usually, this was the part where Patrick had to crawl under a table, fight with dust bunnies, and blindly fumble for an outlet near the floor.</w:t>
      </w:r>
    </w:p>
    <w:p w14:paraId="3CD362E0" w14:textId="77777777" w:rsidR="002A1053" w:rsidRPr="002A1053" w:rsidRDefault="002A1053" w:rsidP="002A1053">
      <w:r w:rsidRPr="002A1053">
        <w:t>But as Nichole held the plug, she looked at the column next to their table.</w:t>
      </w:r>
    </w:p>
    <w:p w14:paraId="1485072A" w14:textId="77777777" w:rsidR="002A1053" w:rsidRPr="002A1053" w:rsidRDefault="002A1053" w:rsidP="002A1053">
      <w:r w:rsidRPr="002A1053">
        <w:t>There, mounted thirty inches off the ground—perfect desk height—was a quad power outlet faceplate.</w:t>
      </w:r>
    </w:p>
    <w:p w14:paraId="4E709D4A" w14:textId="77777777" w:rsidR="002A1053" w:rsidRPr="002A1053" w:rsidRDefault="002A1053" w:rsidP="002A1053">
      <w:r w:rsidRPr="002A1053">
        <w:t>She didn't have to ask for help. She didn't have to bend down. She simply reached out, plugged her Apex ConvertiBook in, and heard the satisfying </w:t>
      </w:r>
      <w:r w:rsidRPr="002A1053">
        <w:rPr>
          <w:i/>
          <w:iCs/>
        </w:rPr>
        <w:t>chirp</w:t>
      </w:r>
      <w:r w:rsidRPr="002A1053">
        <w:t> of the charging circuit engaging.</w:t>
      </w:r>
    </w:p>
    <w:p w14:paraId="514F0137" w14:textId="77777777" w:rsidR="002A1053" w:rsidRPr="002A1053" w:rsidRDefault="002A1053" w:rsidP="002A1053">
      <w:r w:rsidRPr="002A1053">
        <w:lastRenderedPageBreak/>
        <w:t>Patrick watched her do it. He took a bite of his pizza, shaking his head in disbelief.</w:t>
      </w:r>
    </w:p>
    <w:p w14:paraId="5EEE72F2" w14:textId="77777777" w:rsidR="002A1053" w:rsidRPr="002A1053" w:rsidRDefault="002A1053" w:rsidP="002A1053">
      <w:r w:rsidRPr="002A1053">
        <w:t>"They put the outlets where the hands are," Patrick said, gesturing with his crust. "Genius."</w:t>
      </w:r>
    </w:p>
    <w:p w14:paraId="7CBC9131" w14:textId="77777777" w:rsidR="002A1053" w:rsidRPr="002A1053" w:rsidRDefault="002A1053" w:rsidP="002A1053">
      <w:r w:rsidRPr="002A1053">
        <w:t>Nichole smiled, watching the lightning bolt icon appear over her battery gauge. It wasn't just an outlet; it was respect. The building anticipated her needs rather than accommodating them as an afterthought.</w:t>
      </w:r>
    </w:p>
    <w:p w14:paraId="691AF87D" w14:textId="77777777" w:rsidR="002A1053" w:rsidRPr="002A1053" w:rsidRDefault="002A1053" w:rsidP="002A1053">
      <w:r w:rsidRPr="002A1053">
        <w:t>She looked around the cafeteria. Outside, it was forty degrees and windy. Inside, students were walking around in t-shirts, moving from dorms to class to lunch without ever checking the weather report.</w:t>
      </w:r>
    </w:p>
    <w:p w14:paraId="4ABBBEA2" w14:textId="77777777" w:rsidR="002A1053" w:rsidRPr="002A1053" w:rsidRDefault="002A1053" w:rsidP="002A1053">
      <w:r w:rsidRPr="002A1053">
        <w:t>She tapped her screen.</w:t>
      </w:r>
    </w:p>
    <w:p w14:paraId="1F8D23EC" w14:textId="77777777" w:rsidR="002A1053" w:rsidRPr="002A1053" w:rsidRDefault="002A1053" w:rsidP="002A1053">
      <w:r w:rsidRPr="002A1053">
        <w:rPr>
          <w:b/>
          <w:bCs/>
        </w:rPr>
        <w:t>"THE. TUNNELS. CHANGE. EVERYTHING."</w:t>
      </w:r>
    </w:p>
    <w:p w14:paraId="04A7CAC3" w14:textId="77777777" w:rsidR="002A1053" w:rsidRPr="002A1053" w:rsidRDefault="002A1053" w:rsidP="002A1053">
      <w:r w:rsidRPr="002A1053">
        <w:t>"I know," Patrick nodded, wiping his hands. "No ice. No snow. I can push you across this whole campus in January without even wearing a coat."</w:t>
      </w:r>
    </w:p>
    <w:p w14:paraId="341A4CE5" w14:textId="77777777" w:rsidR="002A1053" w:rsidRPr="002A1053" w:rsidRDefault="002A1053" w:rsidP="002A1053">
      <w:r w:rsidRPr="002A1053">
        <w:t>He looked at the map on the table.</w:t>
      </w:r>
    </w:p>
    <w:p w14:paraId="7004AD8D" w14:textId="77777777" w:rsidR="002A1053" w:rsidRPr="002A1053" w:rsidRDefault="002A1053" w:rsidP="002A1053">
      <w:r w:rsidRPr="002A1053">
        <w:t>"The tour starts in thirty minutes," Patrick said. "We're going to see the library and the gym. And I bet you five bucks we can get to both of them without opening a single exterior door."</w:t>
      </w:r>
    </w:p>
    <w:p w14:paraId="7E82FB8C" w14:textId="77777777" w:rsidR="002A1053" w:rsidRPr="002A1053" w:rsidRDefault="002A1053" w:rsidP="002A1053">
      <w:r w:rsidRPr="002A1053">
        <w:t>Nichole took a sip of her soda. She looked at the charging cable connecting her to the university's grid.</w:t>
      </w:r>
    </w:p>
    <w:p w14:paraId="01F91755" w14:textId="77777777" w:rsidR="002A1053" w:rsidRPr="002A1053" w:rsidRDefault="002A1053" w:rsidP="002A1053">
      <w:r w:rsidRPr="002A1053">
        <w:rPr>
          <w:b/>
          <w:bCs/>
        </w:rPr>
        <w:t>"NO. BET."</w:t>
      </w:r>
    </w:p>
    <w:p w14:paraId="57B3DAA4" w14:textId="20BB6777" w:rsidR="002A1053" w:rsidRPr="00A376A0" w:rsidRDefault="002A1053" w:rsidP="00A376A0">
      <w:r w:rsidRPr="002A1053">
        <w:t>She knew he was right. The Fortress wasn't just their house in Portsmouth anymore. They had found a Fortress that covered an entire peninsula.</w:t>
      </w:r>
    </w:p>
    <w:p w14:paraId="2E2442B9" w14:textId="77777777" w:rsidR="00F57FF7" w:rsidRDefault="00F57FF7" w:rsidP="00F57FF7">
      <w:pPr>
        <w:pStyle w:val="Heading3"/>
      </w:pPr>
      <w:r>
        <w:t xml:space="preserve">Part 8: The Bull Run </w:t>
      </w:r>
    </w:p>
    <w:p w14:paraId="770762DD" w14:textId="1A118B93" w:rsidR="00F57FF7" w:rsidRDefault="00F57FF7" w:rsidP="00F57FF7">
      <w:pPr>
        <w:pStyle w:val="Heading4"/>
      </w:pPr>
      <w:r>
        <w:rPr>
          <w:b/>
          <w:bCs/>
        </w:rPr>
        <w:t>Date:</w:t>
      </w:r>
      <w:r>
        <w:t xml:space="preserve"> November 15, 2003 </w:t>
      </w:r>
      <w:r>
        <w:rPr>
          <w:b/>
          <w:bCs/>
        </w:rPr>
        <w:t>Time:</w:t>
      </w:r>
      <w:r>
        <w:t xml:space="preserve"> 1:00 PM </w:t>
      </w:r>
      <w:r>
        <w:rPr>
          <w:b/>
          <w:bCs/>
        </w:rPr>
        <w:t>Location:</w:t>
      </w:r>
      <w:r>
        <w:t xml:space="preserve"> The Braxton Link (BSU Campus Concourse)</w:t>
      </w:r>
    </w:p>
    <w:p w14:paraId="7168C0CD" w14:textId="77777777" w:rsidR="00F57FF7" w:rsidRDefault="00F57FF7" w:rsidP="00F57FF7">
      <w:r>
        <w:t>Outside, the wind coming off Narragansett Bay had whipped up to thirty miles an hour, dropping the wind chill below freezing.</w:t>
      </w:r>
    </w:p>
    <w:p w14:paraId="5AB976BA" w14:textId="77777777" w:rsidR="00F57FF7" w:rsidRDefault="00F57FF7" w:rsidP="00F57FF7">
      <w:r>
        <w:t>Inside the subterranean network known as "The Bull Run," it was a balmy seventy degrees.</w:t>
      </w:r>
    </w:p>
    <w:p w14:paraId="180C99F6" w14:textId="77777777" w:rsidR="00F57FF7" w:rsidRDefault="00F57FF7" w:rsidP="00F57FF7">
      <w:r>
        <w:t xml:space="preserve">Patrick and Nichole joined a tour group of twenty prospective students in the basement of the Student Union. Their tour guide was a junior named Maya, wearing a bright yellow "BSU Ambassador" polo. From the very beginning, Maya set the tone. She didn't talk over Nichole to address Patrick. Whenever she asked the group a question, she made a point of making </w:t>
      </w:r>
      <w:r>
        <w:lastRenderedPageBreak/>
        <w:t>eye contact with Nichole, patiently waiting the extra second for the synthesized voice to chime in.</w:t>
      </w:r>
    </w:p>
    <w:p w14:paraId="367B246C" w14:textId="77777777" w:rsidR="00F57FF7" w:rsidRDefault="00F57FF7" w:rsidP="00F57FF7">
      <w:r>
        <w:t>"Alright, everyone, welcome to the Mole Lifestyle," Maya smiled, gesturing down the wide, brightly lit concourse. "Up above us, it is currently freezing. But down here in the BSU section of The Braxton Link, we have one hundred percent connectivity. Every single building on this campus is connected. Let's go see the grid."</w:t>
      </w:r>
    </w:p>
    <w:p w14:paraId="2D310399" w14:textId="77777777" w:rsidR="00F57FF7" w:rsidRDefault="00F57FF7" w:rsidP="00F57FF7">
      <w:r>
        <w:t>Maya led the group down the smooth concrete corridor. Patrick pushed Nichole easily, walking side-by-side with the rest of the group.</w:t>
      </w:r>
    </w:p>
    <w:p w14:paraId="4C63DF8B" w14:textId="77777777" w:rsidR="00F57FF7" w:rsidRDefault="00F57FF7" w:rsidP="00F57FF7">
      <w:r>
        <w:t xml:space="preserve">Their first stop was the </w:t>
      </w:r>
      <w:r>
        <w:rPr>
          <w:b/>
          <w:bCs/>
        </w:rPr>
        <w:t>Central Library</w:t>
      </w:r>
      <w:r>
        <w:t>. They didn't even have to use a door; the tunnel fed directly into the library’s lower stacks. "This building never sleeps," Maya explained. "During the academic semester, the library is open twenty-four-seven. Swipe your ID, and you have a quiet place to study at 3:00 AM."</w:t>
      </w:r>
    </w:p>
    <w:p w14:paraId="2E83C4F8" w14:textId="77777777" w:rsidR="00F57FF7" w:rsidRDefault="00F57FF7" w:rsidP="00F57FF7">
      <w:r>
        <w:t xml:space="preserve">From there, they rolled beneath the science quad. Through various glass-walled corridors, they looked into the </w:t>
      </w:r>
      <w:r>
        <w:rPr>
          <w:b/>
          <w:bCs/>
        </w:rPr>
        <w:t>BSU Planetarium</w:t>
      </w:r>
      <w:r>
        <w:t xml:space="preserve">, where a starfield was being projected onto a massive dome, and passed beneath the towering lecture halls of the </w:t>
      </w:r>
      <w:r>
        <w:rPr>
          <w:b/>
          <w:bCs/>
        </w:rPr>
        <w:t>College of Arts and Sciences</w:t>
      </w:r>
      <w:r>
        <w:t>.</w:t>
      </w:r>
    </w:p>
    <w:p w14:paraId="10282009" w14:textId="77777777" w:rsidR="00F57FF7" w:rsidRDefault="00F57FF7" w:rsidP="00F57FF7">
      <w:r>
        <w:t xml:space="preserve">Eventually, the tunnel transitioned from academic tile to the carpeted basement of </w:t>
      </w:r>
      <w:r>
        <w:rPr>
          <w:b/>
          <w:bCs/>
        </w:rPr>
        <w:t>West Hall</w:t>
      </w:r>
      <w:r>
        <w:t>, a traditional freshman dormitory.</w:t>
      </w:r>
    </w:p>
    <w:p w14:paraId="6E61A6C0" w14:textId="77777777" w:rsidR="00F57FF7" w:rsidRDefault="00F57FF7" w:rsidP="00F57FF7">
      <w:r>
        <w:t>"Okay, housing rules," Maya said, stopping in the lobby. "As you heard this morning, freshmen are required to live on campus—unless you live locally with family. Another rule: freshmen are not allowed to have cars on campus."</w:t>
      </w:r>
    </w:p>
    <w:p w14:paraId="3346F768" w14:textId="77777777" w:rsidR="00F57FF7" w:rsidRDefault="00F57FF7" w:rsidP="00F57FF7">
      <w:r>
        <w:t>Several students groaned. Maya held up her own student ID card.</w:t>
      </w:r>
    </w:p>
    <w:p w14:paraId="448E1A96" w14:textId="77777777" w:rsidR="00F57FF7" w:rsidRDefault="00F57FF7" w:rsidP="00F57FF7">
      <w:r>
        <w:t>"You don't need a car. You get this," Maya said proudly. "This is your BSU ID. We call it 'The Bull Pass'. It’s a four-in-one smart card. It opens your dorm, it buys your food, it checks out your library books. But most importantly? It is hard-coded as a Zone 15 Unlimited LinkPass."</w:t>
      </w:r>
    </w:p>
    <w:p w14:paraId="1A9EC31D" w14:textId="77777777" w:rsidR="00F57FF7" w:rsidRDefault="00F57FF7" w:rsidP="00F57FF7">
      <w:r>
        <w:t>Patrick’s jaw dropped. Zone 15. That was the absolute edge of the BTA regional network.</w:t>
      </w:r>
    </w:p>
    <w:p w14:paraId="57AFE21C" w14:textId="77777777" w:rsidR="00F57FF7" w:rsidRDefault="00F57FF7" w:rsidP="00F57FF7">
      <w:r>
        <w:t>"The moment this card is printed, it is live. You can walk out of the office, walk onto a bus, or tap onto the Metro, and it works," Maya explained. "You have unlimited, free access to the entire city of Braxton. The buses, the subways, the ferries... the campus is your launchpad, but the city is your classroom."</w:t>
      </w:r>
    </w:p>
    <w:p w14:paraId="11823D51" w14:textId="77777777" w:rsidR="00F57FF7" w:rsidRDefault="00F57FF7" w:rsidP="00F57FF7">
      <w:r>
        <w:lastRenderedPageBreak/>
        <w:t>Nichole looked at Patrick. They had just bought monthly passes to test the commute. Next year, their student IDs would render those passes obsolete. The university was handing them the keys to the entire grid.</w:t>
      </w:r>
    </w:p>
    <w:p w14:paraId="4C770A8A" w14:textId="77777777" w:rsidR="00F57FF7" w:rsidRDefault="00F57FF7" w:rsidP="00F57FF7">
      <w:r>
        <w:t>"Now, let's talk wellness," Maya said, leading them back into the tunnel.</w:t>
      </w:r>
    </w:p>
    <w:p w14:paraId="0DDC403B" w14:textId="77777777" w:rsidR="00F57FF7" w:rsidRDefault="00F57FF7" w:rsidP="00F57FF7">
      <w:r>
        <w:t xml:space="preserve">They emerged into the </w:t>
      </w:r>
      <w:r>
        <w:rPr>
          <w:b/>
          <w:bCs/>
        </w:rPr>
        <w:t>Student Recreation Center</w:t>
      </w:r>
      <w:r>
        <w:t>. The air smelled faintly of chlorine and rubber. Through a massive wall of glass, the group looked down at the Natatorium.</w:t>
      </w:r>
    </w:p>
    <w:p w14:paraId="5598C0B8" w14:textId="77777777" w:rsidR="00F57FF7" w:rsidRDefault="00F57FF7" w:rsidP="00F57FF7">
      <w:r>
        <w:t>It wasn't just a standard athletic facility. Past the traditional 25-meter lap lanes, one entire end of the massive competition-grade pool featured a gentle, textured ramp that descended directly into the water—a zero-depth entry. Next to it was a motorized hydraulic chair lift, and for able-bodied swimmers, standard stainless-steel ladders.</w:t>
      </w:r>
    </w:p>
    <w:p w14:paraId="60262FE7" w14:textId="77777777" w:rsidR="00F57FF7" w:rsidRDefault="00F57FF7" w:rsidP="00F57FF7">
      <w:r>
        <w:t>"Full universal access," Maya noted. "And back here, we have the locker rooms."</w:t>
      </w:r>
    </w:p>
    <w:p w14:paraId="3408A1B0" w14:textId="77777777" w:rsidR="00F57FF7" w:rsidRDefault="00F57FF7" w:rsidP="00F57FF7">
      <w:r>
        <w:t xml:space="preserve">Patrick looked at the signage. There was the standard Men's and Women's. But right next to them was a wide hallway labeled </w:t>
      </w:r>
      <w:r>
        <w:rPr>
          <w:b/>
          <w:bCs/>
        </w:rPr>
        <w:t>Family/Assisted Changing</w:t>
      </w:r>
      <w:r>
        <w:t>. It was a row of large, private, secure rooms with roll-in showers and adult changing tables. Lockers were located conveniently out in the hallway so the rooms could be kept moving.</w:t>
      </w:r>
    </w:p>
    <w:p w14:paraId="4A2F9E93" w14:textId="77777777" w:rsidR="00F57FF7" w:rsidRDefault="00F57FF7" w:rsidP="00F57FF7">
      <w:r>
        <w:t>Patrick and Nichole shared a look. It was exactly like Uncle Mark’s bathroom at home. The university hadn't just made the building accessible; they had built infrastructure for caregivers.</w:t>
      </w:r>
    </w:p>
    <w:p w14:paraId="1FE34BBD" w14:textId="77777777" w:rsidR="00F57FF7" w:rsidRDefault="00F57FF7" w:rsidP="00F57FF7">
      <w:r>
        <w:t xml:space="preserve">The final stop was the </w:t>
      </w:r>
      <w:r>
        <w:rPr>
          <w:b/>
          <w:bCs/>
        </w:rPr>
        <w:t>Student Success Center</w:t>
      </w:r>
      <w:r>
        <w:t>, located directly beneath the administrative offices.</w:t>
      </w:r>
    </w:p>
    <w:p w14:paraId="12831454" w14:textId="77777777" w:rsidR="00A376A0" w:rsidRDefault="00A376A0" w:rsidP="00A376A0">
      <w:r>
        <w:t>"This is your safety net," Maya said. "Tutoring, writing labs, academic advising, and the Office of Disability Services. If you need help, this is where you go."</w:t>
      </w:r>
    </w:p>
    <w:p w14:paraId="49AF9F13" w14:textId="77777777" w:rsidR="00A376A0" w:rsidRDefault="00A376A0" w:rsidP="00A376A0">
      <w:r>
        <w:t>As the tour group began to disband and head toward the transit station, Nichole stopped her chair at the reception desk.</w:t>
      </w:r>
    </w:p>
    <w:p w14:paraId="71767D75" w14:textId="77777777" w:rsidR="00A376A0" w:rsidRDefault="00A376A0" w:rsidP="00A376A0">
      <w:r>
        <w:t>The receptionist looked up and smiled warmly. "Hi there. Can I help you?"</w:t>
      </w:r>
    </w:p>
    <w:p w14:paraId="69B7DE5F" w14:textId="77777777" w:rsidR="00A376A0" w:rsidRDefault="00A376A0" w:rsidP="00A376A0">
      <w:r>
        <w:t>Nichole clicked her mouse.</w:t>
      </w:r>
    </w:p>
    <w:p w14:paraId="4DDADFDE" w14:textId="77777777" w:rsidR="00A376A0" w:rsidRDefault="00A376A0" w:rsidP="00A376A0">
      <w:r>
        <w:rPr>
          <w:b/>
          <w:bCs/>
        </w:rPr>
        <w:t>"I. WOULD. LIKE. TO. MAKE. AN. APPOINTMENT. WITH. A. COUNSELOR."</w:t>
      </w:r>
    </w:p>
    <w:p w14:paraId="60CB1D11" w14:textId="77777777" w:rsidR="00A376A0" w:rsidRDefault="00A376A0" w:rsidP="00A376A0">
      <w:r>
        <w:t>"Absolutely," the receptionist said, pulling up a calendar on her monitor. "Are you a prospective student?"</w:t>
      </w:r>
    </w:p>
    <w:p w14:paraId="6B26F1B6" w14:textId="77777777" w:rsidR="00A376A0" w:rsidRDefault="00A376A0" w:rsidP="00A376A0">
      <w:r>
        <w:rPr>
          <w:b/>
          <w:bCs/>
        </w:rPr>
        <w:t>"YES. FOR. FALL. 2004."</w:t>
      </w:r>
    </w:p>
    <w:p w14:paraId="5013B978" w14:textId="77777777" w:rsidR="00A376A0" w:rsidRDefault="00A376A0" w:rsidP="00A376A0">
      <w:r>
        <w:t>Nichole clicked her mouse again, looking up at Patrick, and then back to the receptionist.</w:t>
      </w:r>
    </w:p>
    <w:p w14:paraId="1FBF0F15" w14:textId="77777777" w:rsidR="00A376A0" w:rsidRDefault="00A376A0" w:rsidP="00A376A0">
      <w:r>
        <w:rPr>
          <w:b/>
          <w:bCs/>
        </w:rPr>
        <w:lastRenderedPageBreak/>
        <w:t>"AND. I. WANT. MY. BROTHER. IN. THE. MEETING."</w:t>
      </w:r>
    </w:p>
    <w:p w14:paraId="7FB24DF9" w14:textId="77777777" w:rsidR="00A376A0" w:rsidRDefault="00A376A0" w:rsidP="00A376A0">
      <w:r>
        <w:t>Patrick stepped forward, resting his hand on the back of her wheelchair. "We're a package deal. I'm a prospective student too, applying for Engineering. But for the disability access meeting... I'm her engine."</w:t>
      </w:r>
    </w:p>
    <w:p w14:paraId="7666563F" w14:textId="77777777" w:rsidR="00A376A0" w:rsidRDefault="00A376A0" w:rsidP="00A376A0">
      <w:r>
        <w:t>At Putney College, this was the moment where the director would have started talking about "liability" and "FERPA privacy laws" to push Patrick out of the room.</w:t>
      </w:r>
    </w:p>
    <w:p w14:paraId="4F07946A" w14:textId="77777777" w:rsidR="00A376A0" w:rsidRDefault="00A376A0" w:rsidP="00A376A0">
      <w:r>
        <w:t>The BSU receptionist didn't even blink.</w:t>
      </w:r>
    </w:p>
    <w:p w14:paraId="70D58524" w14:textId="77777777" w:rsidR="00A376A0" w:rsidRDefault="00A376A0" w:rsidP="00A376A0">
      <w:r>
        <w:t>"Oh, we absolutely encourage collaborative planning," the receptionist beamed, looking at them as a unified team. "Navigating a new campus is a lot easier when everyone is on the same page. Let's get a joint file started for both of you."</w:t>
      </w:r>
    </w:p>
    <w:p w14:paraId="4A619FBA" w14:textId="77777777" w:rsidR="00A376A0" w:rsidRDefault="00A376A0" w:rsidP="00A376A0">
      <w:r>
        <w:t>Patrick let out a quiet breath of relief. He looked around the Success Center, and then back down the long, warm corridor of The Bull Run.</w:t>
      </w:r>
    </w:p>
    <w:p w14:paraId="1E3980C2" w14:textId="77777777" w:rsidR="00A376A0" w:rsidRDefault="00A376A0" w:rsidP="00A376A0">
      <w:r>
        <w:t xml:space="preserve">They had thought Uncle Mark's house in Portsmouth was the ultimate fortress. But standing here, Patrick realized that Braxton State wasn't just an accommodation. It was an expansion. BSU had thought of </w:t>
      </w:r>
      <w:r>
        <w:rPr>
          <w:i/>
          <w:iCs/>
        </w:rPr>
        <w:t>everything</w:t>
      </w:r>
      <w:r>
        <w:t>. The physical barriers were gone, and the institutional barriers were melting away, replaced by a system designed to push them forward.</w:t>
      </w:r>
    </w:p>
    <w:p w14:paraId="1F0D5251" w14:textId="77777777" w:rsidR="00A376A0" w:rsidRDefault="00A376A0" w:rsidP="00A376A0">
      <w:r>
        <w:t>As the receptionist handed Nichole a card with their appointment date, Nichole backed up and looked up at her brother, her eyes shining with pure excitement.</w:t>
      </w:r>
    </w:p>
    <w:p w14:paraId="5D1BBDF9" w14:textId="77777777" w:rsidR="00A376A0" w:rsidRDefault="00A376A0" w:rsidP="00A376A0">
      <w:r>
        <w:t>She tapped her screen.</w:t>
      </w:r>
    </w:p>
    <w:p w14:paraId="0C53DD6A" w14:textId="77777777" w:rsidR="00A376A0" w:rsidRDefault="00A376A0" w:rsidP="00A376A0">
      <w:r>
        <w:rPr>
          <w:b/>
          <w:bCs/>
        </w:rPr>
        <w:t>"WE. NEED. TO. TELL. UNCLE. MARK."</w:t>
      </w:r>
    </w:p>
    <w:p w14:paraId="0861EAD3" w14:textId="77777777" w:rsidR="00A376A0" w:rsidRDefault="00A376A0" w:rsidP="00A376A0">
      <w:r>
        <w:t>"I know," Patrick laughed, grabbing the push-handles of the Titan AeroMotion. "Next ferry leaves in twenty minutes. Let's go home and brief the family."</w:t>
      </w:r>
    </w:p>
    <w:p w14:paraId="50660B83" w14:textId="77777777" w:rsidR="00250270" w:rsidRDefault="00250270" w:rsidP="00250270">
      <w:pPr>
        <w:pStyle w:val="Heading3"/>
      </w:pPr>
      <w:r>
        <w:t>Part 9: The Detour and The Grid</w:t>
      </w:r>
    </w:p>
    <w:p w14:paraId="31AE04D4" w14:textId="5A0D6EF1" w:rsidR="00250270" w:rsidRDefault="00250270" w:rsidP="00250270">
      <w:pPr>
        <w:pStyle w:val="Heading4"/>
      </w:pPr>
      <w:r>
        <w:rPr>
          <w:b/>
          <w:bCs/>
        </w:rPr>
        <w:t>Date:</w:t>
      </w:r>
      <w:r>
        <w:t xml:space="preserve"> November 15, 2003 </w:t>
      </w:r>
      <w:r>
        <w:rPr>
          <w:b/>
          <w:bCs/>
        </w:rPr>
        <w:t>Time:</w:t>
      </w:r>
      <w:r>
        <w:t xml:space="preserve"> 1:30 PM </w:t>
      </w:r>
      <w:r>
        <w:rPr>
          <w:b/>
          <w:bCs/>
        </w:rPr>
        <w:t>Location:</w:t>
      </w:r>
      <w:r>
        <w:t xml:space="preserve"> The Braxton Link (Sub-University Avenue)</w:t>
      </w:r>
    </w:p>
    <w:p w14:paraId="7BFBFF38" w14:textId="77777777" w:rsidR="00250270" w:rsidRDefault="00250270" w:rsidP="00250270">
      <w:r>
        <w:t>The wind outside had shifted from a brisk autumn chill to a howling gale.</w:t>
      </w:r>
    </w:p>
    <w:p w14:paraId="0D7B0F1E" w14:textId="77777777" w:rsidR="00250270" w:rsidRDefault="00250270" w:rsidP="00250270">
      <w:r>
        <w:t>Deep underground, walking through the climate-controlled corridors of The Braxton Link, the twins only knew the weather had turned because of the digital service boards.</w:t>
      </w:r>
    </w:p>
    <w:p w14:paraId="44FFAA78" w14:textId="77777777" w:rsidR="00250270" w:rsidRDefault="00250270" w:rsidP="00250270">
      <w:r>
        <w:lastRenderedPageBreak/>
        <w:t xml:space="preserve">As they emerged from the tunnels into the main Concourse Level (Level C) of the Narragansett Esplanade Station, a red banner flashed across the Solari departure board: </w:t>
      </w:r>
      <w:r>
        <w:rPr>
          <w:b/>
          <w:bCs/>
        </w:rPr>
        <w:t>SERVICE ALERT: HARBOR FERRY SUSPENDED DUE TO HIGH WINDS.</w:t>
      </w:r>
    </w:p>
    <w:p w14:paraId="1F3B9CC1" w14:textId="77777777" w:rsidR="00250270" w:rsidRDefault="00250270" w:rsidP="00250270">
      <w:r>
        <w:t>Patrick stopped the wheelchair. He looked at the board, then down at Nichole.</w:t>
      </w:r>
    </w:p>
    <w:p w14:paraId="4CF965D0" w14:textId="77777777" w:rsidR="00250270" w:rsidRDefault="00250270" w:rsidP="00250270">
      <w:r>
        <w:t>Six months ago, a suspended transit line would have meant a panic attack, a frantic call to Uncle Mark for a rescue mission, and the humiliating feeling of being stranded.</w:t>
      </w:r>
    </w:p>
    <w:p w14:paraId="16C3C444" w14:textId="77777777" w:rsidR="00250270" w:rsidRDefault="00250270" w:rsidP="00250270">
      <w:r>
        <w:t>Today, Patrick just pulled a folded paper schedule out of his back pocket.</w:t>
      </w:r>
    </w:p>
    <w:p w14:paraId="6F4D2729" w14:textId="768FD3F8" w:rsidR="00250270" w:rsidRDefault="4A41A39B" w:rsidP="00250270">
      <w:r>
        <w:t xml:space="preserve">"Okay, </w:t>
      </w:r>
      <w:r w:rsidR="157E1926">
        <w:t>Nikki</w:t>
      </w:r>
      <w:r>
        <w:t xml:space="preserve">," Patrick said calmly. "The </w:t>
      </w:r>
      <w:r w:rsidRPr="6CFD8102">
        <w:rPr>
          <w:i/>
          <w:iCs/>
        </w:rPr>
        <w:t>Newport Flyer</w:t>
      </w:r>
      <w:r>
        <w:t xml:space="preserve"> is grounded. So we take the long way around the bay. We need to get up to Braxton Central to catch the OSTA Route 14. That means we need the Sky Platform."</w:t>
      </w:r>
    </w:p>
    <w:p w14:paraId="7DE45484" w14:textId="77777777" w:rsidR="00250270" w:rsidRDefault="00250270" w:rsidP="00250270">
      <w:r>
        <w:t>Nichole tapped her screen.</w:t>
      </w:r>
    </w:p>
    <w:p w14:paraId="3B8B3920" w14:textId="77777777" w:rsidR="00250270" w:rsidRDefault="00250270" w:rsidP="00250270">
      <w:r>
        <w:rPr>
          <w:b/>
          <w:bCs/>
        </w:rPr>
        <w:t>"ROUTING."</w:t>
      </w:r>
    </w:p>
    <w:p w14:paraId="671B4D20" w14:textId="77777777" w:rsidR="00250270" w:rsidRDefault="00250270" w:rsidP="00250270">
      <w:r>
        <w:t>They rolled over to the fare gates. Patrick held up Nichole’s BTA Zone 15 RegionLink smart card and tapped it against the glowing blue reader. He tapped his own. The gates parted.</w:t>
      </w:r>
    </w:p>
    <w:p w14:paraId="1D6AAFED" w14:textId="77777777" w:rsidR="00250270" w:rsidRDefault="00250270" w:rsidP="00250270">
      <w:r>
        <w:rPr>
          <w:rStyle w:val="citation-86"/>
        </w:rPr>
        <w:t>They took the massive glass elevator up to Level 2: The Sky Platform</w:t>
      </w:r>
      <w:r>
        <w:t xml:space="preserve">. Stepping out of the elevator, they felt the station's architectural power. </w:t>
      </w:r>
      <w:r>
        <w:rPr>
          <w:rStyle w:val="citation-85"/>
        </w:rPr>
        <w:t>The elevated viaduct ran parallel to the coastline, offering a dramatic view of Narragansett Bay through the floor-to-ceiling glass walls</w:t>
      </w:r>
      <w:r>
        <w:t>. The water was churning with whitecaps, confirming the ferry suspension.</w:t>
      </w:r>
    </w:p>
    <w:p w14:paraId="20EBCEC6" w14:textId="77777777" w:rsidR="00250270" w:rsidRDefault="00250270" w:rsidP="00250270">
      <w:r>
        <w:t>An ARTS Northeast Regional train glided into the station. It was the first train heading north to the city, and under the BTA/ARTS agreement, local riders could board the intercity trains for one-stop hops within the metro area.</w:t>
      </w:r>
    </w:p>
    <w:p w14:paraId="116833D6" w14:textId="77777777" w:rsidR="00250270" w:rsidRDefault="00250270" w:rsidP="00250270">
      <w:r>
        <w:t xml:space="preserve">The doors slid open. </w:t>
      </w:r>
      <w:r>
        <w:rPr>
          <w:rStyle w:val="citation-84"/>
        </w:rPr>
        <w:t>Because the platform was raised to match the floor height of the coaches perfectly, there was 100% level boarding</w:t>
      </w:r>
      <w:r>
        <w:t>. Patrick pushed Nichole straight on—no bridge plates, no ramps.</w:t>
      </w:r>
    </w:p>
    <w:p w14:paraId="65994B2B" w14:textId="77777777" w:rsidR="00250270" w:rsidRDefault="00250270" w:rsidP="00250270">
      <w:r>
        <w:t>When the conductor came through, Patrick didn't buy a ticket. He just held up their BTA LinkPasses. Since they were in the Coach section, the conductor simply nodded; no upgrade fee was required for the one-stop ride to Braxton Central Terminal.</w:t>
      </w:r>
    </w:p>
    <w:p w14:paraId="27B89F1A" w14:textId="77777777" w:rsidR="005261A6" w:rsidRPr="005261A6" w:rsidRDefault="005261A6" w:rsidP="007A0B9A">
      <w:pPr>
        <w:pStyle w:val="Heading4"/>
      </w:pPr>
      <w:r w:rsidRPr="005261A6">
        <w:rPr>
          <w:b/>
          <w:bCs/>
        </w:rPr>
        <w:t>Time:</w:t>
      </w:r>
      <w:r w:rsidRPr="005261A6">
        <w:t xml:space="preserve"> 1:55 PM </w:t>
      </w:r>
      <w:r w:rsidRPr="005261A6">
        <w:rPr>
          <w:b/>
          <w:bCs/>
        </w:rPr>
        <w:t>Location:</w:t>
      </w:r>
      <w:r w:rsidRPr="005261A6">
        <w:t xml:space="preserve"> Braxton Central Terminal (Under Construction)</w:t>
      </w:r>
    </w:p>
    <w:p w14:paraId="70BC6E93" w14:textId="77777777" w:rsidR="005261A6" w:rsidRPr="005261A6" w:rsidRDefault="005261A6" w:rsidP="005261A6">
      <w:r w:rsidRPr="005261A6">
        <w:t xml:space="preserve">At 1:55 PM, the ARTS Northeast Regional train ground to a halt inside </w:t>
      </w:r>
      <w:r w:rsidRPr="005261A6">
        <w:rPr>
          <w:b/>
          <w:bCs/>
        </w:rPr>
        <w:t>Braxton Central Terminal</w:t>
      </w:r>
      <w:r w:rsidRPr="005261A6">
        <w:t>.</w:t>
      </w:r>
    </w:p>
    <w:p w14:paraId="07EAFE35" w14:textId="77777777" w:rsidR="005261A6" w:rsidRPr="005261A6" w:rsidRDefault="005261A6" w:rsidP="005261A6">
      <w:r w:rsidRPr="005261A6">
        <w:t>But instead of the "Glass Cathedral" the renderings promised for 2005, they stepped out into a construction war zone.</w:t>
      </w:r>
    </w:p>
    <w:p w14:paraId="5D26F405" w14:textId="77777777" w:rsidR="005261A6" w:rsidRPr="005261A6" w:rsidRDefault="005261A6" w:rsidP="005261A6">
      <w:r w:rsidRPr="005261A6">
        <w:lastRenderedPageBreak/>
        <w:t>The station was in the middle of a massive, billion-dollar modernization project. The grand glass canopy was only half-finished, skeletal steel ribs jutting out against the grey sky like the bones of a whale.</w:t>
      </w:r>
    </w:p>
    <w:p w14:paraId="3A6C4992" w14:textId="77777777" w:rsidR="005261A6" w:rsidRPr="005261A6" w:rsidRDefault="005261A6" w:rsidP="005261A6">
      <w:r w:rsidRPr="005261A6">
        <w:t>"Mind the gap," Patrick said, steering Nichole carefully onto the temporary wooden platform extension.</w:t>
      </w:r>
    </w:p>
    <w:p w14:paraId="674F3323" w14:textId="77777777" w:rsidR="005261A6" w:rsidRPr="005261A6" w:rsidRDefault="005261A6" w:rsidP="005261A6">
      <w:r w:rsidRPr="005261A6">
        <w:t xml:space="preserve">The air was thick with the smell of welding ozone and concrete dust. The beautiful, panoramic views were blocked by floor-to-ceiling plywood walls painted with optimistic slogans: </w:t>
      </w:r>
      <w:r w:rsidRPr="005261A6">
        <w:rPr>
          <w:i/>
          <w:iCs/>
        </w:rPr>
        <w:t>BUILDING THE FUTURE OF TRANSIT – COMPLETION 2005.</w:t>
      </w:r>
    </w:p>
    <w:p w14:paraId="6469C265" w14:textId="77777777" w:rsidR="005261A6" w:rsidRPr="005261A6" w:rsidRDefault="005261A6" w:rsidP="005261A6">
      <w:r w:rsidRPr="005261A6">
        <w:t>They rolled down the platform toward the main elevators.</w:t>
      </w:r>
    </w:p>
    <w:p w14:paraId="4853801F" w14:textId="77777777" w:rsidR="005261A6" w:rsidRPr="005261A6" w:rsidRDefault="005261A6" w:rsidP="005261A6">
      <w:r w:rsidRPr="005261A6">
        <w:rPr>
          <w:b/>
          <w:bCs/>
        </w:rPr>
        <w:t>"OUT OF SERVICE,"</w:t>
      </w:r>
      <w:r w:rsidRPr="005261A6">
        <w:t xml:space="preserve"> a yellow tag read. </w:t>
      </w:r>
      <w:r w:rsidRPr="005261A6">
        <w:rPr>
          <w:b/>
          <w:bCs/>
        </w:rPr>
        <w:t>"USE NORTH ELEVATOR BANK VIA TEMPORARY CORRIDOR B."</w:t>
      </w:r>
    </w:p>
    <w:p w14:paraId="46670086" w14:textId="77777777" w:rsidR="005261A6" w:rsidRPr="005261A6" w:rsidRDefault="005261A6" w:rsidP="005261A6">
      <w:r w:rsidRPr="005261A6">
        <w:t>Patrick stopped. He looked at the sign, then looked down the platform. It was a 200-yard detour through a narrow, plywood-lined chute.</w:t>
      </w:r>
    </w:p>
    <w:p w14:paraId="788BF7A8" w14:textId="77777777" w:rsidR="005261A6" w:rsidRPr="005261A6" w:rsidRDefault="005261A6" w:rsidP="005261A6">
      <w:r w:rsidRPr="005261A6">
        <w:t>"Okay," Patrick said, unfazed. "We go north."</w:t>
      </w:r>
    </w:p>
    <w:p w14:paraId="2CA8E636" w14:textId="77777777" w:rsidR="005261A6" w:rsidRPr="005261A6" w:rsidRDefault="005261A6" w:rsidP="005261A6">
      <w:r w:rsidRPr="005261A6">
        <w:t>They entered the temporary corridor. It was claustrophobic, lit by hanging caged bulbs. The floor was covered in rubber mats to protect the unfinished terrazzo underneath. The noise of jackhammers echoed off the plywood, loud and jarring.</w:t>
      </w:r>
    </w:p>
    <w:p w14:paraId="66947AF5" w14:textId="77777777" w:rsidR="005261A6" w:rsidRPr="005261A6" w:rsidRDefault="005261A6" w:rsidP="005261A6">
      <w:r w:rsidRPr="005261A6">
        <w:t>Nichole gripped her armrests. This was the "Chaos Variable."</w:t>
      </w:r>
    </w:p>
    <w:p w14:paraId="693E04EF" w14:textId="77777777" w:rsidR="005261A6" w:rsidRPr="005261A6" w:rsidRDefault="005261A6" w:rsidP="005261A6">
      <w:r w:rsidRPr="005261A6">
        <w:t>They navigated the maze, following the spray-painted arrows on the plywood. They finally reached the North Elevator—a freight lift temporarily repurposed for passengers. An operator in a hard hat held the gate open for them.</w:t>
      </w:r>
    </w:p>
    <w:p w14:paraId="0B502F4D" w14:textId="77777777" w:rsidR="005261A6" w:rsidRPr="005261A6" w:rsidRDefault="005261A6" w:rsidP="005261A6">
      <w:r w:rsidRPr="005261A6">
        <w:t>"Going down to the bus deck?" the operator shouted over the noise.</w:t>
      </w:r>
    </w:p>
    <w:p w14:paraId="1E3354B9" w14:textId="77777777" w:rsidR="005261A6" w:rsidRPr="005261A6" w:rsidRDefault="005261A6" w:rsidP="005261A6">
      <w:r w:rsidRPr="005261A6">
        <w:t>"Level 3," Patrick confirmed.</w:t>
      </w:r>
    </w:p>
    <w:p w14:paraId="3245F614" w14:textId="77777777" w:rsidR="005261A6" w:rsidRPr="005261A6" w:rsidRDefault="005261A6" w:rsidP="005261A6">
      <w:r w:rsidRPr="005261A6">
        <w:t>They rode the shaking freight elevator down, bypassing the unfinished Grand Concourse.</w:t>
      </w:r>
    </w:p>
    <w:p w14:paraId="40FE31EF" w14:textId="77777777" w:rsidR="005261A6" w:rsidRPr="005261A6" w:rsidRDefault="005261A6" w:rsidP="005261A6">
      <w:r w:rsidRPr="005261A6">
        <w:t>When the doors opened on Level 3, they weren't in a soaring glass pavilion. They were in the old, dimly lit 1970s bus terminal that was being demolished in phases.</w:t>
      </w:r>
    </w:p>
    <w:p w14:paraId="72CE8167" w14:textId="77777777" w:rsidR="005261A6" w:rsidRPr="005261A6" w:rsidRDefault="005261A6" w:rsidP="005261A6">
      <w:r w:rsidRPr="005261A6">
        <w:t>It was dark. It smelled like diesel exhaust and stale coffee. But the buses were running.</w:t>
      </w:r>
    </w:p>
    <w:p w14:paraId="7747359D" w14:textId="77777777" w:rsidR="005261A6" w:rsidRPr="005261A6" w:rsidRDefault="005261A6" w:rsidP="005261A6">
      <w:r w:rsidRPr="005261A6">
        <w:t>"Switching networks," Patrick announced, his voice echoing in the concrete bunker.</w:t>
      </w:r>
    </w:p>
    <w:p w14:paraId="01E0C924" w14:textId="77777777" w:rsidR="005261A6" w:rsidRPr="005261A6" w:rsidRDefault="005261A6" w:rsidP="005261A6">
      <w:r w:rsidRPr="005261A6">
        <w:t>The BTA passes were useless here; OSTA and BTA were agency "frenemies" and did not share fare products.</w:t>
      </w:r>
    </w:p>
    <w:p w14:paraId="27911C5B" w14:textId="77777777" w:rsidR="005261A6" w:rsidRPr="005261A6" w:rsidRDefault="005261A6" w:rsidP="005261A6">
      <w:r w:rsidRPr="005261A6">
        <w:lastRenderedPageBreak/>
        <w:t xml:space="preserve">As the white-and-blue </w:t>
      </w:r>
      <w:r w:rsidRPr="005261A6">
        <w:rPr>
          <w:b/>
          <w:bCs/>
        </w:rPr>
        <w:t>OSTA Route 14</w:t>
      </w:r>
      <w:r w:rsidRPr="005261A6">
        <w:t xml:space="preserve"> bus pulled into Bay 8, Patrick and Nichole flashed their laminated OSTA Monthly Passes to the driver.</w:t>
      </w:r>
    </w:p>
    <w:p w14:paraId="3C8287C4" w14:textId="3FD2EE3F" w:rsidR="00ED783A" w:rsidRDefault="005261A6" w:rsidP="00ED783A">
      <w:r w:rsidRPr="005261A6">
        <w:t xml:space="preserve">Route 14 was the "Braxton Express," the vital bus bridge connecting the city to the Wickford Junction void. The bus roared north up the US-1 corridor. An hour later, it pulled into the major regional transit hub: the </w:t>
      </w:r>
      <w:r w:rsidRPr="005261A6">
        <w:rPr>
          <w:b/>
          <w:bCs/>
        </w:rPr>
        <w:t>I-895 Jamestown Bridge Park &amp; Ride</w:t>
      </w:r>
      <w:r w:rsidRPr="005261A6">
        <w:t>.</w:t>
      </w:r>
    </w:p>
    <w:p w14:paraId="769F496F" w14:textId="77777777" w:rsidR="00ED783A" w:rsidRDefault="00ED783A" w:rsidP="00ED783A">
      <w:r>
        <w:t>They were dropped off in the freezing wind, but only for six minutes. This was the border checkpoint where the state's regional routes converged. At the adjacent bays were the other lifelines: Route 12 (connecting Newport to PVD Airport and Providence) and Route 64 (connecting Newport to Rhode Island State University and Kingston Station).</w:t>
      </w:r>
    </w:p>
    <w:p w14:paraId="6A79A989" w14:textId="084E07F5" w:rsidR="00ED783A" w:rsidRDefault="00ED783A" w:rsidP="00ED783A">
      <w:pPr>
        <w:rPr>
          <w:rStyle w:val="citation-83"/>
        </w:rPr>
      </w:pPr>
      <w:r>
        <w:t>OSTA Route 64, running its 90-minute cycle, pulled into the lot. They boarded, flashing their OSTA passes again for the trip across the bridges toward Newport.</w:t>
      </w:r>
    </w:p>
    <w:p w14:paraId="1E26627A" w14:textId="68F06C5A" w:rsidR="00250270" w:rsidRDefault="00250270" w:rsidP="00250270">
      <w:r>
        <w:rPr>
          <w:rStyle w:val="citation-77"/>
        </w:rPr>
        <w:t>Now came the hardest physical test of the day: Interstate 895. The highway over the bay was known as "The Waiver," four narrow lanes squeezed onto a bridge deck designed for three, with zero shoulders and a strict 45 MPH speed limit</w:t>
      </w:r>
      <w:r>
        <w:t>. The bus was buffeted by the high winds as it crossed the Jamestown Bridge and the towering Newport Pell Bridge, the massive suspension cables groaning in the gale.</w:t>
      </w:r>
    </w:p>
    <w:p w14:paraId="419C9D70" w14:textId="77777777" w:rsidR="00250270" w:rsidRDefault="00250270" w:rsidP="00250270">
      <w:r>
        <w:t>Nichole didn't flinch. She watched the churning grey water below. The system was holding.</w:t>
      </w:r>
    </w:p>
    <w:p w14:paraId="3050B797" w14:textId="77777777" w:rsidR="00250270" w:rsidRDefault="00250270" w:rsidP="00250270">
      <w:r>
        <w:t>By 4:00 PM, they were at the Newport Gateway Center.</w:t>
      </w:r>
    </w:p>
    <w:p w14:paraId="239FF6E5" w14:textId="398BF803" w:rsidR="00250270" w:rsidRDefault="00250270" w:rsidP="00250270">
      <w:r>
        <w:t xml:space="preserve">They transferred one last time to the OSTA Route 60. Patrick made sure the electronic sign read </w:t>
      </w:r>
      <w:r w:rsidR="00B16CB7">
        <w:rPr>
          <w:b/>
          <w:bCs/>
        </w:rPr>
        <w:t xml:space="preserve">60 PROVIDENCE </w:t>
      </w:r>
      <w:r>
        <w:rPr>
          <w:b/>
          <w:bCs/>
        </w:rPr>
        <w:t>VIA WEST MAIN</w:t>
      </w:r>
      <w:r>
        <w:t>.</w:t>
      </w:r>
    </w:p>
    <w:p w14:paraId="4ACF7D44" w14:textId="77777777" w:rsidR="00250270" w:rsidRDefault="00250270" w:rsidP="00250270">
      <w:r>
        <w:t>As dusk fell, the bus rolled through Portsmouth.</w:t>
      </w:r>
    </w:p>
    <w:p w14:paraId="15057DE3" w14:textId="77777777" w:rsidR="00250270" w:rsidRDefault="00250270" w:rsidP="00250270">
      <w:r>
        <w:t>"Next stop, Willow Lane," the automated voice called out.</w:t>
      </w:r>
    </w:p>
    <w:p w14:paraId="0EBB1B53" w14:textId="77777777" w:rsidR="00250270" w:rsidRDefault="00250270" w:rsidP="00250270">
      <w:r>
        <w:t>The bus kneeled into the gutter across the street from 95 West Main Road. The wind was whipping dead leaves across the asphalt.</w:t>
      </w:r>
    </w:p>
    <w:p w14:paraId="3B13F8EC" w14:textId="77777777" w:rsidR="00250270" w:rsidRDefault="00250270" w:rsidP="00250270">
      <w:r>
        <w:t>Patrick pushed Nichole down the ramp onto the sidewalk. The bus roared away into the dark.</w:t>
      </w:r>
    </w:p>
    <w:p w14:paraId="0841514D" w14:textId="77777777" w:rsidR="00250270" w:rsidRDefault="00250270" w:rsidP="00250270">
      <w:r>
        <w:t>For the first time all day, they faced a physical obstacle: crossing a four-lane, 45 MPH state highway in the dark, in the wind, in a wheelchair.</w:t>
      </w:r>
    </w:p>
    <w:p w14:paraId="4CD8A919" w14:textId="77777777" w:rsidR="00250270" w:rsidRDefault="00250270" w:rsidP="00250270">
      <w:r>
        <w:t>Patrick rolled Nichole up to the metal pole on the corner.</w:t>
      </w:r>
    </w:p>
    <w:p w14:paraId="2EDC11C7" w14:textId="77777777" w:rsidR="00250270" w:rsidRDefault="00250270" w:rsidP="00250270">
      <w:r>
        <w:t>"Your honor," Patrick said, gesturing to the button.</w:t>
      </w:r>
    </w:p>
    <w:p w14:paraId="4BA2D622" w14:textId="77777777" w:rsidR="00250270" w:rsidRDefault="00250270" w:rsidP="00250270">
      <w:r>
        <w:t>Nichole reached out. Her hand was cold, but it didn't shake. She pressed the silver button.</w:t>
      </w:r>
    </w:p>
    <w:p w14:paraId="40FDC432" w14:textId="77777777" w:rsidR="00250270" w:rsidRDefault="00250270" w:rsidP="00250270">
      <w:r>
        <w:lastRenderedPageBreak/>
        <w:t>Immediately, the newly installed traffic signal above them turned yellow, then solid red. Traffic on West Main Road screeched to a halt. The pedestrian sign illuminated the glowing white walking figure, and an audible chirp began to sound for the visually impaired.</w:t>
      </w:r>
    </w:p>
    <w:p w14:paraId="625C96F1" w14:textId="77777777" w:rsidR="00250270" w:rsidRDefault="00250270" w:rsidP="00250270">
      <w:r>
        <w:t>Uncle Mark had fought the Rhode Island Department of Transportation for three months for this signal.</w:t>
      </w:r>
    </w:p>
    <w:p w14:paraId="15178128" w14:textId="77777777" w:rsidR="00250270" w:rsidRDefault="00250270" w:rsidP="00250270">
      <w:r>
        <w:t>Patrick pushed her into the crosswalk. They rolled across the asphalt, up the curb cut on the other side, and directly onto the concrete pathway leading to the front ramp of the house.</w:t>
      </w:r>
    </w:p>
    <w:p w14:paraId="41C29AB2" w14:textId="77777777" w:rsidR="00250270" w:rsidRDefault="00250270" w:rsidP="00250270">
      <w:r>
        <w:t>The heavy front door opened before they even reached the porch.</w:t>
      </w:r>
    </w:p>
    <w:p w14:paraId="61B57D39" w14:textId="77777777" w:rsidR="00250270" w:rsidRDefault="00250270" w:rsidP="00250270">
      <w:r>
        <w:t>Uncle Mark stood in the doorway, the warm, yellow light of the house spilling out behind him.</w:t>
      </w:r>
    </w:p>
    <w:p w14:paraId="0A91D664" w14:textId="77777777" w:rsidR="00250270" w:rsidRDefault="00250270" w:rsidP="00250270">
      <w:r>
        <w:t>"Ferry got canceled, huh?" Mark called out over the wind.</w:t>
      </w:r>
    </w:p>
    <w:p w14:paraId="17DA7646" w14:textId="77777777" w:rsidR="00250270" w:rsidRDefault="00250270" w:rsidP="00250270">
      <w:r>
        <w:t>"Wind speeds exceeded maritime safety limits," Patrick reported, pushing Nichole up the ramp and into the warm hallway. "We audibled to the BCT interchange, took the Route 14 to the Route 64 across the bridges, and transferred to the 60."</w:t>
      </w:r>
    </w:p>
    <w:p w14:paraId="32F81AE5" w14:textId="77777777" w:rsidR="00250270" w:rsidRDefault="00250270" w:rsidP="00250270">
      <w:r>
        <w:t>Mark closed the door, sealing out the wind. He looked at the twins. They had traveled over seventy miles, navigated three different transit agencies, successfully changed their routing on the fly, and arrived home without making a single distress call.</w:t>
      </w:r>
    </w:p>
    <w:p w14:paraId="282E9446" w14:textId="77777777" w:rsidR="00B42CF5" w:rsidRDefault="00B42CF5" w:rsidP="00B42CF5">
      <w:r>
        <w:t>The heavy front door opened before they even reached the porch.</w:t>
      </w:r>
    </w:p>
    <w:p w14:paraId="1DFB04CB" w14:textId="77777777" w:rsidR="00B42CF5" w:rsidRDefault="00B42CF5" w:rsidP="00B42CF5">
      <w:r>
        <w:t>Uncle Mark stood in the doorway, the warm, yellow light of the house spilling out behind him. The air blowing out from the hallway didn't just feel warm; it carried the rich, savory scent of a slow-cooked pot roast and freshly baked bread.</w:t>
      </w:r>
    </w:p>
    <w:p w14:paraId="41F39E89" w14:textId="77777777" w:rsidR="00B42CF5" w:rsidRDefault="00B42CF5" w:rsidP="00B42CF5">
      <w:r>
        <w:t>"Ferry got canceled, huh?" Mark called out over the wind.</w:t>
      </w:r>
    </w:p>
    <w:p w14:paraId="3A15CFDA" w14:textId="77777777" w:rsidR="00B42CF5" w:rsidRDefault="00B42CF5" w:rsidP="00B42CF5">
      <w:r>
        <w:t>"Wind speeds exceeded maritime safety limits," Patrick reported, pushing Nichole up the ramp and into the warm hallway. "We audibled to the BCT interchange, took the Route 14 to the Route 64 across the bridges, and transferred to the 60."</w:t>
      </w:r>
    </w:p>
    <w:p w14:paraId="71D3AF1D" w14:textId="77777777" w:rsidR="00B42CF5" w:rsidRDefault="00B42CF5" w:rsidP="00B42CF5">
      <w:r>
        <w:t>Mark closed the door, sealing out the wind. He looked at the twins. They had traveled over seventy miles, navigated three different transit agencies, successfully changed their routing on the fly, and arrived home without making a single distress call.</w:t>
      </w:r>
    </w:p>
    <w:p w14:paraId="60F1F254" w14:textId="720A1E75" w:rsidR="00B42CF5" w:rsidRDefault="362D8CB0" w:rsidP="00B42CF5">
      <w:r>
        <w:t xml:space="preserve">Mark looked down at Nichole. "How'd it hold up, </w:t>
      </w:r>
      <w:r w:rsidR="157E1926">
        <w:t>Nikki</w:t>
      </w:r>
      <w:r>
        <w:t>?"</w:t>
      </w:r>
    </w:p>
    <w:p w14:paraId="3CEA7807" w14:textId="77777777" w:rsidR="00B42CF5" w:rsidRDefault="00B42CF5" w:rsidP="00B42CF5">
      <w:r>
        <w:t>Nichole looked at the glowing elevator doors down the hall, and then up at her uncle.</w:t>
      </w:r>
    </w:p>
    <w:p w14:paraId="0A0B7385" w14:textId="77777777" w:rsidR="00B42CF5" w:rsidRDefault="00B42CF5" w:rsidP="00B42CF5">
      <w:r>
        <w:lastRenderedPageBreak/>
        <w:t>She tapped her screen.</w:t>
      </w:r>
    </w:p>
    <w:p w14:paraId="745B7A06" w14:textId="77777777" w:rsidR="00B42CF5" w:rsidRDefault="00B42CF5" w:rsidP="00B42CF5">
      <w:r>
        <w:rPr>
          <w:b/>
          <w:bCs/>
        </w:rPr>
        <w:t>"I. GOT. INTO. COLLEGE."</w:t>
      </w:r>
    </w:p>
    <w:p w14:paraId="746527AC" w14:textId="77777777" w:rsidR="00B42CF5" w:rsidRDefault="00B42CF5" w:rsidP="00B42CF5">
      <w:r>
        <w:t>Mark smiled. He clapped Patrick on the shoulder.</w:t>
      </w:r>
    </w:p>
    <w:p w14:paraId="67AFD61C" w14:textId="77777777" w:rsidR="00B42CF5" w:rsidRDefault="00B42CF5" w:rsidP="00B42CF5">
      <w:r>
        <w:t>"Damn right you did," Mark said. "And your mom has had a pot roast in the oven for five hours just waiting for you two. Let's go eat and do the debrief."</w:t>
      </w:r>
    </w:p>
    <w:p w14:paraId="2E8DEF58" w14:textId="77777777" w:rsidR="00346B87" w:rsidRDefault="00346B87" w:rsidP="00346B87">
      <w:pPr>
        <w:pStyle w:val="Heading3"/>
      </w:pPr>
      <w:r>
        <w:t>Part 10: The Debrief</w:t>
      </w:r>
    </w:p>
    <w:p w14:paraId="5AF16F12" w14:textId="2676970F" w:rsidR="00346B87" w:rsidRDefault="00346B87" w:rsidP="00346B87">
      <w:pPr>
        <w:pStyle w:val="Heading4"/>
      </w:pPr>
      <w:r>
        <w:rPr>
          <w:b/>
          <w:bCs/>
        </w:rPr>
        <w:t>Date:</w:t>
      </w:r>
      <w:r>
        <w:t xml:space="preserve"> November 15, 2003 </w:t>
      </w:r>
      <w:r>
        <w:rPr>
          <w:b/>
          <w:bCs/>
        </w:rPr>
        <w:t>Time:</w:t>
      </w:r>
      <w:r>
        <w:t xml:space="preserve"> 6:30 PM </w:t>
      </w:r>
      <w:r>
        <w:rPr>
          <w:b/>
          <w:bCs/>
        </w:rPr>
        <w:t>Location:</w:t>
      </w:r>
      <w:r>
        <w:t xml:space="preserve"> 95 West Main Road, Portsmouth, Rhode Island</w:t>
      </w:r>
    </w:p>
    <w:p w14:paraId="6DE3B957" w14:textId="77777777" w:rsidR="007075FD" w:rsidRDefault="007075FD" w:rsidP="007075FD">
      <w:r>
        <w:t>The dining room table had been extended to its maximum length. Around it sat the entire consolidated Bennett-Reynolds clan: Uncle Mark, Aunt Carol, Grandma Helen (who had taken the elevator down from the second-floor living room), and Patrick and Nichole’s parents, Tom and Ellen.</w:t>
      </w:r>
    </w:p>
    <w:p w14:paraId="544A2F5F" w14:textId="77777777" w:rsidR="007075FD" w:rsidRDefault="007075FD" w:rsidP="007075FD">
      <w:r>
        <w:t>Outside, the November wind was rattling the storm windows. Inside, the room was filled with the heat of the oven and the rich, savory aroma of Ellen’s pot roast and freshly baked bread.</w:t>
      </w:r>
    </w:p>
    <w:p w14:paraId="3D083796" w14:textId="77777777" w:rsidR="007075FD" w:rsidRDefault="007075FD" w:rsidP="007075FD">
      <w:r>
        <w:t>Nichole sat at the head of the table. She had her lap tray detached, her wheelchair pulled right up to the wood. Ellen had cut her roast beef into small, manageable pieces.</w:t>
      </w:r>
    </w:p>
    <w:p w14:paraId="7F495ACB" w14:textId="77777777" w:rsidR="007075FD" w:rsidRDefault="007075FD" w:rsidP="007075FD">
      <w:r>
        <w:t>"Okay, spill it," Aunt Carol said, passing the mashed potatoes. "You two left the house at 6:15 this morning and didn't call for a pickup once. How was Braxton?"</w:t>
      </w:r>
    </w:p>
    <w:p w14:paraId="3C2D0DC4" w14:textId="77777777" w:rsidR="007075FD" w:rsidRDefault="007075FD" w:rsidP="007075FD">
      <w:r>
        <w:t>Patrick swallowed a bite of beef. "It's the Fortress, Aunt Carol. But it’s the size of a city."</w:t>
      </w:r>
    </w:p>
    <w:p w14:paraId="2775E0F6" w14:textId="77777777" w:rsidR="007075FD" w:rsidRDefault="007075FD" w:rsidP="007075FD">
      <w:r>
        <w:t>"No steps?" Grandma Helen asked, adjusting her glasses.</w:t>
      </w:r>
    </w:p>
    <w:p w14:paraId="7043FF27" w14:textId="77777777" w:rsidR="007075FD" w:rsidRDefault="007075FD" w:rsidP="007075FD">
      <w:r>
        <w:t>"No steps," Patrick confirmed. "Grandma, you know how Uncle Mark put the elevator in the house so you don't have to go outside to get to the basement?"</w:t>
      </w:r>
    </w:p>
    <w:p w14:paraId="7BA06770" w14:textId="77777777" w:rsidR="007075FD" w:rsidRDefault="007075FD" w:rsidP="007075FD">
      <w:r>
        <w:t>Helen nodded.</w:t>
      </w:r>
    </w:p>
    <w:p w14:paraId="53AD1FA9" w14:textId="77777777" w:rsidR="007075FD" w:rsidRDefault="007075FD" w:rsidP="007075FD">
      <w:r>
        <w:t>"Braxton State did that for an entire peninsula," Patrick explained, gesturing with his fork. "It’s called 'The Bull Run.' We walked from the engineering labs to the library, to the gym, and to the cafeteria without ever opening an exterior door. Completely climate-controlled tunnels."</w:t>
      </w:r>
    </w:p>
    <w:p w14:paraId="33A4667E" w14:textId="77777777" w:rsidR="007075FD" w:rsidRDefault="007075FD" w:rsidP="007075FD">
      <w:r>
        <w:t>Nichole tapped her screen.</w:t>
      </w:r>
    </w:p>
    <w:p w14:paraId="44FCD048" w14:textId="77777777" w:rsidR="007075FD" w:rsidRDefault="007075FD" w:rsidP="007075FD">
      <w:r>
        <w:rPr>
          <w:b/>
          <w:bCs/>
        </w:rPr>
        <w:t>"THE. MOLE. LIFESTYLE."</w:t>
      </w:r>
    </w:p>
    <w:p w14:paraId="31CF3233" w14:textId="77777777" w:rsidR="007075FD" w:rsidRDefault="007075FD" w:rsidP="007075FD">
      <w:r>
        <w:lastRenderedPageBreak/>
        <w:t>Mark chuckled from his seat at the end of the table. "Good engineering. Saves on heating costs and prevents ice slips. What about the financials, Tom? Did you hear back about the tuition?"</w:t>
      </w:r>
    </w:p>
    <w:p w14:paraId="74C59269" w14:textId="77777777" w:rsidR="007075FD" w:rsidRDefault="007075FD" w:rsidP="007075FD">
      <w:r>
        <w:t>Tom, ever the accountant, leaned forward. "That’s what I was worried about. Out-of-state tuition at a public school is brutal. And freshman dorms are mandatory."</w:t>
      </w:r>
    </w:p>
    <w:p w14:paraId="5A8EB5B6" w14:textId="77777777" w:rsidR="007075FD" w:rsidRDefault="007075FD" w:rsidP="007075FD">
      <w:r>
        <w:t>"Exempt," Patrick grinned, pulling out the informational packet. "We got the Commuter Waiver. Since our legal domicile is here with family, and we’re within the radius, we don't have to live in the dorms. And because Uncle Mark had us sign the lease in September... we qualify for Rhode Island in-state tuition by the official University Census Date in Fall 2004."</w:t>
      </w:r>
    </w:p>
    <w:p w14:paraId="2FDDF2CA" w14:textId="77777777" w:rsidR="007075FD" w:rsidRDefault="007075FD" w:rsidP="007075FD">
      <w:r>
        <w:t>Tom did the math in his head. The tension in his shoulders visibly melted. "That saves us about eight thousand dollars in housing alone."</w:t>
      </w:r>
    </w:p>
    <w:p w14:paraId="70B809E5" w14:textId="77777777" w:rsidR="007075FD" w:rsidRDefault="007075FD" w:rsidP="007075FD">
      <w:r>
        <w:t xml:space="preserve">"And no private loans," Patrick added, looking at his dad. "The financial aid office practically begged us not to take them. They also warned us about predators who go after disabled students' federal benefits. Remember how Kyle at TechStream just assumed Nichole was on SSI and wanted to garnish the checks? The BSU rep explicitly said that if you do receive federal benefits, that money is for </w:t>
      </w:r>
      <w:r>
        <w:rPr>
          <w:i/>
          <w:iCs/>
        </w:rPr>
        <w:t>your</w:t>
      </w:r>
      <w:r>
        <w:t xml:space="preserve"> living expenses. The university doesn't try to touch it."</w:t>
      </w:r>
    </w:p>
    <w:p w14:paraId="5F608037" w14:textId="77777777" w:rsidR="007075FD" w:rsidRDefault="007075FD" w:rsidP="007075FD">
      <w:r>
        <w:t>Ellen stopped eating. She looked at her daughter. "They treated you like an adult?"</w:t>
      </w:r>
    </w:p>
    <w:p w14:paraId="142398B9" w14:textId="77777777" w:rsidR="007075FD" w:rsidRDefault="007075FD" w:rsidP="007075FD">
      <w:r>
        <w:t>Nichole smiled. She clicked her mouse.</w:t>
      </w:r>
    </w:p>
    <w:p w14:paraId="34A6A369" w14:textId="77777777" w:rsidR="007075FD" w:rsidRDefault="007075FD" w:rsidP="007075FD">
      <w:r>
        <w:rPr>
          <w:b/>
          <w:bCs/>
        </w:rPr>
        <w:t>"THE. PRESIDENT. SAID. NO. PASSENGERS."</w:t>
      </w:r>
    </w:p>
    <w:p w14:paraId="77D7C171" w14:textId="77777777" w:rsidR="007075FD" w:rsidRDefault="007075FD" w:rsidP="007075FD">
      <w:r>
        <w:t>"No passengers?" Ellen asked, confused.</w:t>
      </w:r>
    </w:p>
    <w:p w14:paraId="2B250523" w14:textId="77777777" w:rsidR="007075FD" w:rsidRDefault="007075FD" w:rsidP="007075FD">
      <w:r>
        <w:t>"The school mascot is the Bull," Patrick explained. "They pride themselves on hard work. 'Strength from the Earth.' The president gave a speech. He said he doesn't care if you have a disability or if you come from poverty. Everyone has to pull their weight. No passengers. Everyone drives."</w:t>
      </w:r>
    </w:p>
    <w:p w14:paraId="4642D792" w14:textId="77777777" w:rsidR="007075FD" w:rsidRDefault="007075FD" w:rsidP="007075FD">
      <w:r>
        <w:t>Nichole looked at her brother.</w:t>
      </w:r>
    </w:p>
    <w:p w14:paraId="0D54DD4D" w14:textId="77777777" w:rsidR="007075FD" w:rsidRDefault="007075FD" w:rsidP="007075FD">
      <w:r>
        <w:rPr>
          <w:b/>
          <w:bCs/>
        </w:rPr>
        <w:t>"TELL. THEM. THE. PLAN."</w:t>
      </w:r>
    </w:p>
    <w:p w14:paraId="0BBA7D9C" w14:textId="77777777" w:rsidR="007075FD" w:rsidRDefault="007075FD" w:rsidP="007075FD">
      <w:r>
        <w:t>Patrick sat up straighter. "Okay. So, I’m applying for the College of Engineering and Computer Science. I want to build things. Mechanical, civil, structural."</w:t>
      </w:r>
    </w:p>
    <w:p w14:paraId="0C718AB7" w14:textId="77777777" w:rsidR="007075FD" w:rsidRDefault="007075FD" w:rsidP="007075FD">
      <w:r>
        <w:t>He gestured to Nichole.</w:t>
      </w:r>
    </w:p>
    <w:p w14:paraId="7AE33511" w14:textId="77777777" w:rsidR="007075FD" w:rsidRDefault="007075FD" w:rsidP="007075FD">
      <w:r>
        <w:lastRenderedPageBreak/>
        <w:t>"And Nichole is applying for the Department of Technical Communication. She's going to be a Tech Writer. She embeds directly into the engineering labs. I build the machine. She writes the operating manual, the safety code, and the user interface."</w:t>
      </w:r>
    </w:p>
    <w:p w14:paraId="7977BBEB" w14:textId="77777777" w:rsidR="007075FD" w:rsidRDefault="007075FD" w:rsidP="007075FD">
      <w:r>
        <w:t>The table went quiet.</w:t>
      </w:r>
    </w:p>
    <w:p w14:paraId="0171120C" w14:textId="77777777" w:rsidR="007075FD" w:rsidRDefault="007075FD" w:rsidP="007075FD">
      <w:r>
        <w:t>Uncle Mark set his fork down. He looked at Patrick, and then at Nichole. He recognized the strategy immediately. It was a systems-level alliance.</w:t>
      </w:r>
    </w:p>
    <w:p w14:paraId="69CE0A95" w14:textId="77777777" w:rsidR="007075FD" w:rsidRDefault="007075FD" w:rsidP="007075FD">
      <w:r>
        <w:t>"Bennett Dynamics," Mark said softly, a look of profound respect in his eyes.</w:t>
      </w:r>
    </w:p>
    <w:p w14:paraId="2078E720" w14:textId="77777777" w:rsidR="007075FD" w:rsidRDefault="007075FD" w:rsidP="007075FD">
      <w:r>
        <w:t>"Exactly," Patrick beamed. "And we don't need a car. When you get accepted, your student ID is called a 'Bull Pass'. It doubles as a BTA Zone 15 RegionLink smart card. Free, unlimited access to every bus, subway, and ferry in the entire metro area."</w:t>
      </w:r>
    </w:p>
    <w:p w14:paraId="59477244" w14:textId="77777777" w:rsidR="007075FD" w:rsidRDefault="007075FD" w:rsidP="007075FD">
      <w:r>
        <w:t>Grandma Helen raised her water glass. "To the Bull Pass," she smiled.</w:t>
      </w:r>
    </w:p>
    <w:p w14:paraId="24F78B06" w14:textId="77777777" w:rsidR="007075FD" w:rsidRDefault="007075FD" w:rsidP="007075FD">
      <w:r>
        <w:t>"To the Bull Pass," Tom agreed, clinking his glass against hers.</w:t>
      </w:r>
    </w:p>
    <w:p w14:paraId="06199050" w14:textId="77777777" w:rsidR="00FF745E" w:rsidRDefault="00FF745E" w:rsidP="00FF745E">
      <w:r>
        <w:t>Ellen didn't raise her glass right away. She was looking at her twins.</w:t>
      </w:r>
    </w:p>
    <w:p w14:paraId="1DC210E0" w14:textId="77777777" w:rsidR="00FF745E" w:rsidRDefault="00FF745E" w:rsidP="00FF745E">
      <w:r>
        <w:t>A year ago, Patrick was sitting in a grocery store parking lot, having a breakdown over the math of how many minimum-wage shifts he would have to work just to keep their heads above water. Nichole was trapped in a Virginia Beach living room, being preyed upon by predatory salesmen and ignored by college administrators.</w:t>
      </w:r>
    </w:p>
    <w:p w14:paraId="390E239D" w14:textId="77777777" w:rsidR="00FF745E" w:rsidRDefault="00FF745E" w:rsidP="00FF745E">
      <w:r>
        <w:t>Now, they were charting complex transit networks, negotiating federal tuition laws, and planning a joint corporate future at a premier state university.</w:t>
      </w:r>
    </w:p>
    <w:p w14:paraId="6E790763" w14:textId="77777777" w:rsidR="00FF745E" w:rsidRDefault="00FF745E" w:rsidP="00FF745E">
      <w:r>
        <w:t>Ellen reached across the table and put her hand over Nichole’s.</w:t>
      </w:r>
    </w:p>
    <w:p w14:paraId="341D5A80" w14:textId="77777777" w:rsidR="00FF745E" w:rsidRDefault="00FF745E" w:rsidP="00FF745E">
      <w:r>
        <w:t>"I am so proud of you both," Ellen whispered, her voice thick with emotion.</w:t>
      </w:r>
    </w:p>
    <w:p w14:paraId="6525ABCD" w14:textId="77777777" w:rsidR="00FF745E" w:rsidRDefault="00FF745E" w:rsidP="00FF745E">
      <w:r>
        <w:t>Nichole looked around the table. At her father relaxing. At her grandmother who could visit the basement workshop. At her uncle who had built them a command center. And at her brother, her engine, who finally had a direction to run.</w:t>
      </w:r>
    </w:p>
    <w:p w14:paraId="713CC65D" w14:textId="77777777" w:rsidR="00FF745E" w:rsidRDefault="00FF745E" w:rsidP="00FF745E">
      <w:r>
        <w:t>She tapped her screen.</w:t>
      </w:r>
    </w:p>
    <w:p w14:paraId="4392D765" w14:textId="77777777" w:rsidR="00FF745E" w:rsidRDefault="00FF745E" w:rsidP="00FF745E">
      <w:r>
        <w:rPr>
          <w:b/>
          <w:bCs/>
        </w:rPr>
        <w:t>"THANK. YOU. FOR. THE. FORTRESS."</w:t>
      </w:r>
    </w:p>
    <w:p w14:paraId="735E1009" w14:textId="38A67639" w:rsidR="00FF745E" w:rsidRDefault="27B1C56A" w:rsidP="00FF745E">
      <w:r>
        <w:t xml:space="preserve">"Anytime, </w:t>
      </w:r>
      <w:r w:rsidR="157E1926">
        <w:t>Nikki</w:t>
      </w:r>
      <w:r>
        <w:t>," Mark winked, raising his own glass. "Now, pass the gravy. We have applications to write."</w:t>
      </w:r>
    </w:p>
    <w:p w14:paraId="08C84760" w14:textId="77777777" w:rsidR="006A3BBF" w:rsidRDefault="006A3BBF" w:rsidP="006A3BBF">
      <w:pPr>
        <w:pStyle w:val="Heading1"/>
      </w:pPr>
      <w:r>
        <w:lastRenderedPageBreak/>
        <w:t>Book: The Gap Year</w:t>
      </w:r>
    </w:p>
    <w:p w14:paraId="2BC2AE66" w14:textId="77777777" w:rsidR="006A3BBF" w:rsidRDefault="006A3BBF" w:rsidP="006A3BBF">
      <w:pPr>
        <w:pStyle w:val="Heading2"/>
      </w:pPr>
      <w:r>
        <w:t>Chapter 1: The Fleet Upgrade</w:t>
      </w:r>
    </w:p>
    <w:p w14:paraId="27537082" w14:textId="1A4387EF" w:rsidR="006A3BBF" w:rsidRDefault="006A3BBF" w:rsidP="006A3BBF">
      <w:pPr>
        <w:pStyle w:val="Heading3"/>
      </w:pPr>
      <w:r>
        <w:t>Part 1: The Dual-Grid Dilemma</w:t>
      </w:r>
    </w:p>
    <w:p w14:paraId="470FE66B" w14:textId="77777777" w:rsidR="006A3BBF" w:rsidRDefault="006A3BBF" w:rsidP="006A3BBF">
      <w:pPr>
        <w:pStyle w:val="Heading4"/>
      </w:pPr>
      <w:r>
        <w:rPr>
          <w:b/>
          <w:bCs/>
        </w:rPr>
        <w:t>Date:</w:t>
      </w:r>
      <w:r>
        <w:t xml:space="preserve"> December 12, 2003 </w:t>
      </w:r>
      <w:r>
        <w:rPr>
          <w:b/>
          <w:bCs/>
        </w:rPr>
        <w:t>Time:</w:t>
      </w:r>
      <w:r>
        <w:t xml:space="preserve"> 10:00 AM </w:t>
      </w:r>
      <w:r>
        <w:rPr>
          <w:b/>
          <w:bCs/>
        </w:rPr>
        <w:t>Location:</w:t>
      </w:r>
      <w:r>
        <w:t xml:space="preserve"> The Old Transport Van (Route 114, Portsmouth, Rhode Island)</w:t>
      </w:r>
    </w:p>
    <w:p w14:paraId="480783BE" w14:textId="77777777" w:rsidR="006A3BBF" w:rsidRDefault="006A3BBF" w:rsidP="006A3BBF">
      <w:r>
        <w:t>"It's a territorial dispute, Nikki," Patrick complained, steering the family’s aging Liberty Trekker van with one hand while holding up a small plastic card in the other. "It’s completely inefficient."</w:t>
      </w:r>
    </w:p>
    <w:p w14:paraId="6355E6F0" w14:textId="77777777" w:rsidR="006A3BBF" w:rsidRDefault="006A3BBF" w:rsidP="006A3BBF">
      <w:r>
        <w:t xml:space="preserve">Nichole sat in the back, locked into the old floor tracks. She let out a soft, amused </w:t>
      </w:r>
      <w:r>
        <w:rPr>
          <w:i/>
          <w:iCs/>
        </w:rPr>
        <w:t>hummm</w:t>
      </w:r>
      <w:r>
        <w:t>.</w:t>
      </w:r>
    </w:p>
    <w:p w14:paraId="718979FF" w14:textId="77777777" w:rsidR="006A3BBF" w:rsidRDefault="006A3BBF" w:rsidP="006A3BBF">
      <w:r>
        <w:t>It was a cold, grey December morning. For the last month, the twins had been practicing their transit runs, venturing further out into the grid. The freedom was incredible, but Patrick’s engineering brain had found a new enemy: bureaucratic redundancy.</w:t>
      </w:r>
    </w:p>
    <w:p w14:paraId="421A32A8" w14:textId="77777777" w:rsidR="006A3BBF" w:rsidRDefault="006A3BBF" w:rsidP="006A3BBF">
      <w:r>
        <w:t>"We have the BTA Zone 15 RegionLink card," Patrick said, waving the smart card. "The most powerful transit card in the state. It works on the Metros, the trains, the ferries, and the Braxton buses. One tap, you're in."</w:t>
      </w:r>
    </w:p>
    <w:p w14:paraId="02163D03" w14:textId="77777777" w:rsidR="006A3BBF" w:rsidRDefault="006A3BBF" w:rsidP="006A3BBF">
      <w:r>
        <w:t>He dropped the card into the cupholder and picked up a laminated paper pass.</w:t>
      </w:r>
    </w:p>
    <w:p w14:paraId="2A2F57BC" w14:textId="77777777" w:rsidR="006A3BBF" w:rsidRDefault="006A3BBF" w:rsidP="006A3BBF">
      <w:r>
        <w:t xml:space="preserve">"And then we have the OSTA pass," Patrick sighed, holding it up to the rearview mirror so Nichole could see it. "The Ocean State Transit Authority. They run the Route 60 right outside our house. Do they accept the BTA smart card? No. Do they even have a smart card reader? No. They are 'agency frenemies.' I have to carry </w:t>
      </w:r>
      <w:r>
        <w:rPr>
          <w:i/>
          <w:iCs/>
        </w:rPr>
        <w:t>two</w:t>
      </w:r>
      <w:r>
        <w:t xml:space="preserve"> wallets just to get us to the ferry dock."</w:t>
      </w:r>
    </w:p>
    <w:p w14:paraId="75459140" w14:textId="77777777" w:rsidR="006A3BBF" w:rsidRDefault="006A3BBF" w:rsidP="006A3BBF">
      <w:r>
        <w:t xml:space="preserve">Nichole watched him rant in the mirror. She rolled her eyes playfully. She reached for the mouse connected to her new </w:t>
      </w:r>
      <w:r>
        <w:rPr>
          <w:b/>
          <w:bCs/>
        </w:rPr>
        <w:t>Apex ConvertiBook</w:t>
      </w:r>
      <w:r>
        <w:t xml:space="preserve"> and clicked.</w:t>
      </w:r>
    </w:p>
    <w:p w14:paraId="08E23FCF" w14:textId="77777777" w:rsidR="006A3BBF" w:rsidRDefault="006A3BBF" w:rsidP="006A3BBF">
      <w:r>
        <w:rPr>
          <w:b/>
          <w:bCs/>
        </w:rPr>
        <w:t>"FIRST. WORLD. COMMUTER. PROBLEMS."</w:t>
      </w:r>
    </w:p>
    <w:p w14:paraId="6AB6AFE7" w14:textId="77777777" w:rsidR="006A3BBF" w:rsidRDefault="006A3BBF" w:rsidP="006A3BBF">
      <w:r>
        <w:t>Her new custom-coded voice was crisp and clear, cutting through the rattle of the van’s suspension.</w:t>
      </w:r>
    </w:p>
    <w:p w14:paraId="7D872A99" w14:textId="77777777" w:rsidR="006A3BBF" w:rsidRDefault="006A3BBF" w:rsidP="006A3BBF">
      <w:r>
        <w:t>"I know, I know," Patrick laughed. "But still. If I ever become a civil engineer, my first act is going to be forcing these two agencies to share a farebox."</w:t>
      </w:r>
    </w:p>
    <w:p w14:paraId="457A2F2F" w14:textId="77777777" w:rsidR="006A3BBF" w:rsidRDefault="006A3BBF" w:rsidP="006A3BBF">
      <w:r>
        <w:t>From the passenger seat, Uncle Mark chuckled, looking out at the passing storefronts of Route 114. "You can take that up with the Governor, Pat. For now, take the next right. Target acquired."</w:t>
      </w:r>
    </w:p>
    <w:p w14:paraId="7B7104CC" w14:textId="77777777" w:rsidR="006A3BBF" w:rsidRDefault="006A3BBF" w:rsidP="006A3BBF">
      <w:r>
        <w:lastRenderedPageBreak/>
        <w:t>Patrick signaled and turned the groaning, eighteen-year-old van into a massive asphalt lot.</w:t>
      </w:r>
    </w:p>
    <w:p w14:paraId="39D20770" w14:textId="77777777" w:rsidR="006A3BBF" w:rsidRDefault="006A3BBF" w:rsidP="006A3BBF">
      <w:r>
        <w:t>They weren't at a standard car dealership filled with balloons and sedans. This was a commercial vehicle center. Row after row of heavy-duty trucks, utility vans, and delivery chassis lined the lot.</w:t>
      </w:r>
    </w:p>
    <w:p w14:paraId="49741ACB" w14:textId="77777777" w:rsidR="006A3BBF" w:rsidRDefault="006A3BBF" w:rsidP="006A3BBF">
      <w:r>
        <w:t>"The old van has served us well," Mark said, unbuckling his seatbelt as Patrick parked. "But the suspension is shot, and the lift whines like a dying cat. You guys are going to be making a daily run to a premier university next year. You need a premier rig."</w:t>
      </w:r>
    </w:p>
    <w:p w14:paraId="0634C60D" w14:textId="77777777" w:rsidR="006A3BBF" w:rsidRDefault="006A3BBF" w:rsidP="006A3BBF">
      <w:r>
        <w:t>Patrick killed the engine and walked around to the side door. He hit the button for the hydraulic lift.</w:t>
      </w:r>
    </w:p>
    <w:p w14:paraId="319E8E35" w14:textId="77777777" w:rsidR="006A3BBF" w:rsidRDefault="006A3BBF" w:rsidP="006A3BBF">
      <w:r>
        <w:rPr>
          <w:i/>
          <w:iCs/>
        </w:rPr>
        <w:t>Clank. Whirrrrrrr-grind-grind-grind.</w:t>
      </w:r>
      <w:r>
        <w:t xml:space="preserve"> The heavy steel platform lowered to the pavement, shivering as it went.</w:t>
      </w:r>
    </w:p>
    <w:p w14:paraId="2AC2448C" w14:textId="77777777" w:rsidR="006A3BBF" w:rsidRDefault="006A3BBF" w:rsidP="006A3BBF">
      <w:r>
        <w:t>"Point taken," Patrick said, rolling Nichole out into the cold Rhode Island air.</w:t>
      </w:r>
    </w:p>
    <w:p w14:paraId="79CC78A9" w14:textId="77777777" w:rsidR="006A3BBF" w:rsidRDefault="006A3BBF" w:rsidP="006A3BBF">
      <w:r>
        <w:t>They walked into the massive, heated garage bay of the dealership. Waiting for them was a salesman in a heavy Carhartt jacket, holding a clipboard.</w:t>
      </w:r>
    </w:p>
    <w:p w14:paraId="343DE860" w14:textId="77777777" w:rsidR="006A3BBF" w:rsidRDefault="006A3BBF" w:rsidP="006A3BBF">
      <w:r>
        <w:t>"Mark!" the salesman called out. "Got her prepped for you. The 2004 model. Fresh off the conversion line."</w:t>
      </w:r>
    </w:p>
    <w:p w14:paraId="460883D1" w14:textId="77777777" w:rsidR="006A3BBF" w:rsidRDefault="006A3BBF" w:rsidP="006A3BBF">
      <w:r>
        <w:t>He led them to the center of the showroom floor.</w:t>
      </w:r>
    </w:p>
    <w:p w14:paraId="4FB5B3B4" w14:textId="77777777" w:rsidR="006A3BBF" w:rsidRDefault="006A3BBF" w:rsidP="006A3BBF">
      <w:r>
        <w:t>Sitting under the halogen lights was a massive, slate-grey 2004 Heavy-Duty Transit Van. It looked like a tank. It was a foot taller than their old van, with a raised fiberglass roof for maximum interior clearance.</w:t>
      </w:r>
    </w:p>
    <w:p w14:paraId="08BBE4E0" w14:textId="77777777" w:rsidR="006A3BBF" w:rsidRDefault="006A3BBF" w:rsidP="006A3BBF">
      <w:r>
        <w:t>"No consumer-grade stuff here," Mark said proudly to Patrick and Nichole. "Commercial grade. V8 engine, reinforced suspension, and winter-rated all-wheel-drive. This thing doesn't care if it's snowing."</w:t>
      </w:r>
    </w:p>
    <w:p w14:paraId="2B4808BE" w14:textId="77777777" w:rsidR="006A3BBF" w:rsidRDefault="006A3BBF" w:rsidP="006A3BBF">
      <w:r>
        <w:t>"Let's see the entry vector," Patrick said immediately, his eyes locked on the side door.</w:t>
      </w:r>
    </w:p>
    <w:p w14:paraId="058430AD" w14:textId="77777777" w:rsidR="006A3BBF" w:rsidRDefault="006A3BBF" w:rsidP="006A3BBF">
      <w:r>
        <w:t>The salesman hit a button on his remote.</w:t>
      </w:r>
    </w:p>
    <w:p w14:paraId="3B4C138C" w14:textId="77777777" w:rsidR="006A3BBF" w:rsidRDefault="006A3BBF" w:rsidP="006A3BBF">
      <w:r>
        <w:t xml:space="preserve">The side doors didn't just slide open; they were motorized. As the doors parted, a brand-new, dual-arm hydraulic lift smoothly and silently extended from the floor. There was no grinding. No shivering. It hit the concrete floor with a soft, confident </w:t>
      </w:r>
      <w:r>
        <w:rPr>
          <w:i/>
          <w:iCs/>
        </w:rPr>
        <w:t>thud</w:t>
      </w:r>
      <w:r>
        <w:t>.</w:t>
      </w:r>
    </w:p>
    <w:p w14:paraId="20078694" w14:textId="77777777" w:rsidR="00562742" w:rsidRDefault="00562742" w:rsidP="00562742">
      <w:r>
        <w:t>"Commercial-grade lift," the salesman explained. "Nine-hundred-pound capacity. Diamond-plate traction. Fully automated."</w:t>
      </w:r>
    </w:p>
    <w:p w14:paraId="5BC28FEA" w14:textId="77777777" w:rsidR="00562742" w:rsidRDefault="00562742" w:rsidP="00562742">
      <w:r>
        <w:lastRenderedPageBreak/>
        <w:t>If anyone else had grabbed the push handles of the Titan AeroMotion without a warning, Nichole would have locked her brakes and gone into an immediate panic. Her chair was her personal space.</w:t>
      </w:r>
    </w:p>
    <w:p w14:paraId="5217EE08" w14:textId="77777777" w:rsidR="00562742" w:rsidRDefault="00562742" w:rsidP="00562742">
      <w:r>
        <w:t>But Patrick didn't ask permission. He was the only person on the planet who didn't have to.</w:t>
      </w:r>
    </w:p>
    <w:p w14:paraId="7B138391" w14:textId="77777777" w:rsidR="00562742" w:rsidRDefault="00562742" w:rsidP="00562742">
      <w:r>
        <w:t>He grabbed the handles and rolled her right onto the lift.</w:t>
      </w:r>
    </w:p>
    <w:p w14:paraId="74EECF10" w14:textId="0275D286" w:rsidR="00562742" w:rsidRDefault="00562742" w:rsidP="00562742">
      <w:r>
        <w:t>"Going up," Patrick said, hitting the control pendant.</w:t>
      </w:r>
    </w:p>
    <w:p w14:paraId="3CE33454" w14:textId="77777777" w:rsidR="006A3BBF" w:rsidRDefault="006A3BBF" w:rsidP="006A3BBF">
      <w:r>
        <w:t>The lift raised them smoothly to the cabin floor. The ride was completely silent.</w:t>
      </w:r>
    </w:p>
    <w:p w14:paraId="735B42D2" w14:textId="77777777" w:rsidR="006A3BBF" w:rsidRDefault="006A3BBF" w:rsidP="006A3BBF">
      <w:r>
        <w:t>Inside, the van was cavernous. The floor wasn't cheap carpet; it was a non-slip, industrial-grade rubberized surface that was incredibly easy to roll on. Flush-mounted Q'Straint L-tracks were embedded directly into the subfloor.</w:t>
      </w:r>
    </w:p>
    <w:p w14:paraId="0F1F56FF" w14:textId="77777777" w:rsidR="006A3BBF" w:rsidRDefault="006A3BBF" w:rsidP="006A3BBF">
      <w:r>
        <w:t>Patrick rolled Nichole into the passenger position, right behind the front seats.</w:t>
      </w:r>
    </w:p>
    <w:p w14:paraId="40592CE8" w14:textId="77777777" w:rsidR="006A3BBF" w:rsidRDefault="006A3BBF" w:rsidP="006A3BBF">
      <w:r>
        <w:t>"Look at the clearance, Nikki," Patrick whispered.</w:t>
      </w:r>
    </w:p>
    <w:p w14:paraId="381CA9EE" w14:textId="77777777" w:rsidR="006A3BBF" w:rsidRDefault="006A3BBF" w:rsidP="006A3BBF">
      <w:r>
        <w:t>In the old van, Patrick had to hunch over to lock her chair down, bumping his head on the ceiling. In this van, the raised roof meant Patrick could stand completely upright.</w:t>
      </w:r>
    </w:p>
    <w:p w14:paraId="3EAFEDA5" w14:textId="77777777" w:rsidR="006A3BBF" w:rsidRDefault="006A3BBF" w:rsidP="006A3BBF">
      <w:r>
        <w:t>Nichole looked around. It smelled like new plastic and potential. The windows were huge, offering a panoramic view. There was a dedicated climate control vent aimed right at her position.</w:t>
      </w:r>
    </w:p>
    <w:p w14:paraId="7E3CB924" w14:textId="77777777" w:rsidR="006A3BBF" w:rsidRDefault="006A3BBF" w:rsidP="006A3BBF">
      <w:r>
        <w:t>She wasn't cargo in the back of an old family station wagon anymore. She was riding in a mobile command center.</w:t>
      </w:r>
    </w:p>
    <w:p w14:paraId="7A9790FC" w14:textId="77777777" w:rsidR="006A3BBF" w:rsidRDefault="006A3BBF" w:rsidP="006A3BBF">
      <w:r>
        <w:t>Nichole reached for her mouse.</w:t>
      </w:r>
    </w:p>
    <w:p w14:paraId="23A21DF1" w14:textId="77777777" w:rsidR="006A3BBF" w:rsidRDefault="006A3BBF" w:rsidP="006A3BBF">
      <w:r>
        <w:rPr>
          <w:b/>
          <w:bCs/>
        </w:rPr>
        <w:t>"BUY. IT."</w:t>
      </w:r>
    </w:p>
    <w:p w14:paraId="1D636CE9" w14:textId="77777777" w:rsidR="006A3BBF" w:rsidRDefault="006A3BBF" w:rsidP="006A3BBF">
      <w:r>
        <w:t>Uncle Mark, who was looking in through the open side door, let out a booming laugh.</w:t>
      </w:r>
    </w:p>
    <w:p w14:paraId="0A55EFA1" w14:textId="4B6FEF4E" w:rsidR="006A3BBF" w:rsidRDefault="532D040D" w:rsidP="006A3BBF">
      <w:r>
        <w:t xml:space="preserve">"You heard </w:t>
      </w:r>
      <w:r w:rsidR="416ACE43">
        <w:t>the Boss</w:t>
      </w:r>
      <w:r>
        <w:t>," Mark said to the salesman, pulling a checkbook out of his heavy coat pocket. "Aegis Marine Defense is footing the bill on this one. Wrap it up."</w:t>
      </w:r>
    </w:p>
    <w:p w14:paraId="1DD6A3D2" w14:textId="77777777" w:rsidR="006A3BBF" w:rsidRDefault="006A3BBF" w:rsidP="006A3BBF">
      <w:r>
        <w:t>Patrick finished locking the brand-new tie-downs into the floor. He rested his hands on the back of Nichole’s chair, looking out the massive windshield of their new fortress.</w:t>
      </w:r>
    </w:p>
    <w:p w14:paraId="4E5768D5" w14:textId="77777777" w:rsidR="006A3BBF" w:rsidRDefault="006A3BBF" w:rsidP="006A3BBF">
      <w:r>
        <w:t>The Gap Year was proving to be exactly what they needed. They were upgrading every single piece of the machine.</w:t>
      </w:r>
    </w:p>
    <w:p w14:paraId="4ECB4747" w14:textId="77777777" w:rsidR="00A808B2" w:rsidRDefault="00A808B2" w:rsidP="00A808B2">
      <w:pPr>
        <w:pStyle w:val="Heading3"/>
      </w:pPr>
      <w:r>
        <w:lastRenderedPageBreak/>
        <w:t>Part 2: The Medical Handover</w:t>
      </w:r>
    </w:p>
    <w:p w14:paraId="677A5CA3" w14:textId="77777777" w:rsidR="00A808B2" w:rsidRDefault="00A808B2" w:rsidP="00A808B2">
      <w:pPr>
        <w:pStyle w:val="Heading4"/>
      </w:pPr>
      <w:r>
        <w:rPr>
          <w:b/>
          <w:bCs/>
        </w:rPr>
        <w:t>Date:</w:t>
      </w:r>
      <w:r>
        <w:t xml:space="preserve"> January 14, 2004 </w:t>
      </w:r>
      <w:r>
        <w:rPr>
          <w:b/>
          <w:bCs/>
        </w:rPr>
        <w:t>Time:</w:t>
      </w:r>
      <w:r>
        <w:t xml:space="preserve"> 9:15 AM </w:t>
      </w:r>
      <w:r>
        <w:rPr>
          <w:b/>
          <w:bCs/>
        </w:rPr>
        <w:t>Location:</w:t>
      </w:r>
      <w:r>
        <w:t xml:space="preserve"> Newport Hospital Outpatient Care Center, Newport, Rhode Island</w:t>
      </w:r>
    </w:p>
    <w:p w14:paraId="5C40BDFE" w14:textId="77777777" w:rsidR="00A808B2" w:rsidRDefault="00A808B2" w:rsidP="00A808B2">
      <w:r>
        <w:t>Transitioning to a new state meant transitioning out of the pediatric medical system. For eighteen years, the twins had seen a colorful carousel of pediatricians with stuffed animals on their stethoscopes.</w:t>
      </w:r>
    </w:p>
    <w:p w14:paraId="3AC59EE0" w14:textId="77777777" w:rsidR="00A808B2" w:rsidRDefault="00A808B2" w:rsidP="00A808B2">
      <w:r>
        <w:t>Now, they were adults entering the adult medical grid.</w:t>
      </w:r>
    </w:p>
    <w:p w14:paraId="4A6CDCE7" w14:textId="77777777" w:rsidR="00A808B2" w:rsidRDefault="00A808B2" w:rsidP="00A808B2">
      <w:r>
        <w:t>Patrick drove the new heavy-duty commercial van through the snow-dusted streets of Newport, pulling into the hospital complex where they were both born.</w:t>
      </w:r>
    </w:p>
    <w:p w14:paraId="4D63687A" w14:textId="77777777" w:rsidR="00A808B2" w:rsidRDefault="00A808B2" w:rsidP="00A808B2">
      <w:r>
        <w:t>"Three appointments today," Patrick said, killing the engine and moving to the back to lower the hydraulic lift. "First up: Primary Care and Neurology. Combined intake. Then, OB/GYN for you at 11:30."</w:t>
      </w:r>
    </w:p>
    <w:p w14:paraId="79ABF2FF" w14:textId="77777777" w:rsidR="00A808B2" w:rsidRDefault="00A808B2" w:rsidP="00A808B2">
      <w:r>
        <w:t>Inside the clinic, the waiting room wasn't painted in bright primary colors. It was muted, quiet, and professional.</w:t>
      </w:r>
    </w:p>
    <w:p w14:paraId="5496294E" w14:textId="77777777" w:rsidR="00A808B2" w:rsidRDefault="00A808B2" w:rsidP="00A808B2">
      <w:r>
        <w:t>They were called back together. They had requested a joint file. Their medical histories—Cerebral Palsy, Autism Spectrum Disorder, and ADHD—were functionally identical on paper, even if the physical manifestations were vastly different.</w:t>
      </w:r>
    </w:p>
    <w:p w14:paraId="1FBB7B2A" w14:textId="77777777" w:rsidR="00A808B2" w:rsidRDefault="00A808B2" w:rsidP="00A808B2">
      <w:r>
        <w:t>Dr. Aris at Putney had looked at their joint file and seen a liability.</w:t>
      </w:r>
    </w:p>
    <w:p w14:paraId="7670CE53" w14:textId="77777777" w:rsidR="00A808B2" w:rsidRDefault="00A808B2" w:rsidP="00A808B2">
      <w:r>
        <w:t>Dr. Marcus Vance, a Dual-Boarded Physiatrist (Physical Medicine &amp; Rehabilitation) and Neurologist, looked at the file and saw efficiency.</w:t>
      </w:r>
    </w:p>
    <w:p w14:paraId="60A83EB6" w14:textId="77777777" w:rsidR="00A808B2" w:rsidRDefault="00A808B2" w:rsidP="00A808B2">
      <w:r>
        <w:t>"Good morning, Patrick. Good morning, Nichole," Dr. Vance said, entering the exam room. He shook Patrick’s hand, then respectfully offered his hand to Nichole. She grasped it with her functional hand, giving a firm shake.</w:t>
      </w:r>
    </w:p>
    <w:p w14:paraId="317AAFFF" w14:textId="77777777" w:rsidR="00A808B2" w:rsidRDefault="00A808B2" w:rsidP="00A808B2">
      <w:r>
        <w:t>Dr. Vance sat down and opened their charts.</w:t>
      </w:r>
    </w:p>
    <w:p w14:paraId="4ABEA859" w14:textId="77777777" w:rsidR="00A808B2" w:rsidRDefault="00A808B2" w:rsidP="00A808B2">
      <w:r>
        <w:t>"So, the goal today is establishing your adult baselines," Dr. Vance said, looking between them. "For the ADHD and Autism, I see you are both on standard stimulant and non-stimulant management for executive function and sensory regulation. Any issues with your current dosages?"</w:t>
      </w:r>
    </w:p>
    <w:p w14:paraId="0F4D2897" w14:textId="77777777" w:rsidR="00A808B2" w:rsidRDefault="00A808B2" w:rsidP="00A808B2">
      <w:r>
        <w:t>"No," Patrick said. "It works for me."</w:t>
      </w:r>
    </w:p>
    <w:p w14:paraId="1E1ADC8F" w14:textId="77777777" w:rsidR="00A808B2" w:rsidRDefault="00A808B2" w:rsidP="00A808B2">
      <w:r>
        <w:t xml:space="preserve">Nichole tapped her screen. </w:t>
      </w:r>
      <w:r>
        <w:rPr>
          <w:b/>
          <w:bCs/>
        </w:rPr>
        <w:t>"WORKS. FOR. ME."</w:t>
      </w:r>
    </w:p>
    <w:p w14:paraId="078C1A2B" w14:textId="77777777" w:rsidR="00A808B2" w:rsidRDefault="00A808B2" w:rsidP="00A808B2">
      <w:r>
        <w:lastRenderedPageBreak/>
        <w:t>"Excellent. We’ll keep those scripts as they are," Dr. Vance nodded. "Now, the Cerebral Palsy management. Patrick, you use a left ankle-foot orthosis. How is the spasticity in the calf?"</w:t>
      </w:r>
    </w:p>
    <w:p w14:paraId="24D48A49" w14:textId="77777777" w:rsidR="00A808B2" w:rsidRDefault="00A808B2" w:rsidP="00A808B2">
      <w:r>
        <w:t>"Tight in the cold," Patrick admitted, rolling up his pant leg to show the plastic brace. "But I stretch it out."</w:t>
      </w:r>
    </w:p>
    <w:p w14:paraId="08C9E1DF" w14:textId="77777777" w:rsidR="00A808B2" w:rsidRDefault="00A808B2" w:rsidP="00A808B2">
      <w:r>
        <w:t>"Nichole," Dr. Vance turned his chair to face her directly. He didn't ask Patrick to translate her body language. "Quadriplegic presentation. How is your current seating system handling your tone? Are you getting pressure sores?"</w:t>
      </w:r>
    </w:p>
    <w:p w14:paraId="43EAE933" w14:textId="77777777" w:rsidR="00A808B2" w:rsidRDefault="00A808B2" w:rsidP="00A808B2">
      <w:r>
        <w:t xml:space="preserve">Nichole clicked her mouse. </w:t>
      </w:r>
      <w:r>
        <w:rPr>
          <w:b/>
          <w:bCs/>
        </w:rPr>
        <w:t>"NO. SORES. GOOD. CUSHION. BUT. HIPS. HURT. IN. THE. VAN."</w:t>
      </w:r>
    </w:p>
    <w:p w14:paraId="2601246B" w14:textId="77777777" w:rsidR="00A808B2" w:rsidRDefault="00A808B2" w:rsidP="00A808B2">
      <w:r>
        <w:t>"The vibration of the road triggers the flexors," Dr. Vance noted, typing into his computer. "Very common. I’m going to prescribe a daily muscle relaxant specifically for the high-tone days, and I want to get you both into the Newport Hospital hydrotherapy pool twice a week for weightless stretching."</w:t>
      </w:r>
    </w:p>
    <w:p w14:paraId="14DEDD03" w14:textId="77777777" w:rsidR="00A808B2" w:rsidRDefault="00A808B2" w:rsidP="00A808B2">
      <w:r>
        <w:t xml:space="preserve">Nichole made a happy, resonant </w:t>
      </w:r>
      <w:r>
        <w:rPr>
          <w:i/>
          <w:iCs/>
        </w:rPr>
        <w:t>hummm</w:t>
      </w:r>
      <w:r>
        <w:t xml:space="preserve"> in her throat. She loved the water.</w:t>
      </w:r>
    </w:p>
    <w:p w14:paraId="44D18226" w14:textId="77777777" w:rsidR="00A808B2" w:rsidRDefault="00A808B2" w:rsidP="00A808B2">
      <w:r>
        <w:t>Dr. Vance closed the laptop. "You two are incredibly self-aware. You know your bodies, you know your meds, and you know your limits. You are exactly the kind of patients I love to work with. Welcome to the practice."</w:t>
      </w:r>
    </w:p>
    <w:p w14:paraId="347ABF47" w14:textId="77777777" w:rsidR="00A808B2" w:rsidRDefault="00A808B2" w:rsidP="00A808B2">
      <w:r>
        <w:t>Patrick let out a quiet breath of relief. The adult world wasn't so scary when the doctors treated you like adults.</w:t>
      </w:r>
    </w:p>
    <w:p w14:paraId="57542556" w14:textId="77777777" w:rsidR="00080979" w:rsidRDefault="00080979" w:rsidP="00080979">
      <w:pPr>
        <w:pStyle w:val="Heading4"/>
      </w:pPr>
      <w:r>
        <w:rPr>
          <w:b/>
          <w:bCs/>
        </w:rPr>
        <w:t>Date:</w:t>
      </w:r>
      <w:r>
        <w:t xml:space="preserve"> January 14, 2004 </w:t>
      </w:r>
      <w:r>
        <w:rPr>
          <w:b/>
          <w:bCs/>
        </w:rPr>
        <w:t>Time:</w:t>
      </w:r>
      <w:r>
        <w:t xml:space="preserve"> 11:30 AM </w:t>
      </w:r>
      <w:r>
        <w:rPr>
          <w:b/>
          <w:bCs/>
        </w:rPr>
        <w:t>Location:</w:t>
      </w:r>
      <w:r>
        <w:t xml:space="preserve"> Department of Women’s Health, Suite 4B, Newport Hospital</w:t>
      </w:r>
    </w:p>
    <w:p w14:paraId="511E197A" w14:textId="77777777" w:rsidR="00491641" w:rsidRDefault="00491641" w:rsidP="00491641">
      <w:r>
        <w:t>The second appointment of the day felt different the moment they rolled through the double doors of Suite 4B.</w:t>
      </w:r>
    </w:p>
    <w:p w14:paraId="0AC44A45" w14:textId="77777777" w:rsidR="00491641" w:rsidRDefault="00491641" w:rsidP="00491641">
      <w:r>
        <w:t xml:space="preserve">The waiting room was quiet, painted in soft sages and creams. Patrick parked the heavy-duty </w:t>
      </w:r>
      <w:r>
        <w:rPr>
          <w:b/>
          <w:bCs/>
        </w:rPr>
        <w:t>Liberty</w:t>
      </w:r>
      <w:r>
        <w:t xml:space="preserve"> van keys in his pocket and sat down in one of the armchairs. He didn't hover over the Titan AeroMotion. He picked up a copy of a magazine and leaned back, crossing his ankle over his knee.</w:t>
      </w:r>
    </w:p>
    <w:p w14:paraId="2761F097" w14:textId="77777777" w:rsidR="00491641" w:rsidRDefault="00491641" w:rsidP="00491641">
      <w:r>
        <w:t>A door opened. A nurse in teal scrubs stepped out, holding a clipboard.</w:t>
      </w:r>
    </w:p>
    <w:p w14:paraId="73579B2E" w14:textId="77777777" w:rsidR="00491641" w:rsidRDefault="00491641" w:rsidP="00491641">
      <w:r>
        <w:t>"Nichole Bennett?"</w:t>
      </w:r>
    </w:p>
    <w:p w14:paraId="02E93B1C" w14:textId="77777777" w:rsidR="00491641" w:rsidRDefault="00491641" w:rsidP="00491641">
      <w:r>
        <w:t>Nichole looked at the nurse. Then she looked at Patrick.</w:t>
      </w:r>
    </w:p>
    <w:p w14:paraId="488D5D57" w14:textId="77777777" w:rsidR="00491641" w:rsidRDefault="00491641" w:rsidP="00491641">
      <w:r>
        <w:lastRenderedPageBreak/>
        <w:t>In any other medical office, this was the moment Patrick would stand up, grab the push handles, and say, "We're ready."</w:t>
      </w:r>
    </w:p>
    <w:p w14:paraId="7242A6F9" w14:textId="77777777" w:rsidR="00491641" w:rsidRDefault="00491641" w:rsidP="00491641">
      <w:r>
        <w:t>But Patrick didn't move. He didn't even close his magazine. He just looked over the top of the pages.</w:t>
      </w:r>
    </w:p>
    <w:p w14:paraId="020CA389" w14:textId="2DF3C1F8" w:rsidR="00491641" w:rsidRDefault="70F19E54" w:rsidP="00491641">
      <w:r>
        <w:t xml:space="preserve">"You're up, </w:t>
      </w:r>
      <w:r w:rsidR="157E1926">
        <w:t>Nikki</w:t>
      </w:r>
      <w:r>
        <w:t>," Patrick said. He stood up for a moment, not to push her, but to lean down.</w:t>
      </w:r>
    </w:p>
    <w:p w14:paraId="39EA62A9" w14:textId="77777777" w:rsidR="00491641" w:rsidRDefault="00491641" w:rsidP="00491641">
      <w:r>
        <w:t>He opened his arms.</w:t>
      </w:r>
    </w:p>
    <w:p w14:paraId="6FD7C775" w14:textId="77777777" w:rsidR="00491641" w:rsidRDefault="00491641" w:rsidP="00491641">
      <w:r>
        <w:t>Nichole reached up and wrapped her arms around his neck, pulling him into a brief, grounding hug. It wasn't a hug of fear; it was a transfer of confidence.</w:t>
      </w:r>
    </w:p>
    <w:p w14:paraId="440BD115" w14:textId="77777777" w:rsidR="00491641" w:rsidRDefault="00491641" w:rsidP="00491641">
      <w:r>
        <w:t>"I'll be right here," Patrick whispered into her hair. "Right in this chair."</w:t>
      </w:r>
    </w:p>
    <w:p w14:paraId="1460FCF5" w14:textId="77777777" w:rsidR="00491641" w:rsidRDefault="00491641" w:rsidP="00491641">
      <w:r>
        <w:t>He pulled back and sat down.</w:t>
      </w:r>
    </w:p>
    <w:p w14:paraId="67D4ECD0" w14:textId="77777777" w:rsidR="00491641" w:rsidRDefault="00491641" w:rsidP="00491641">
      <w:r>
        <w:t>The nurse looked at Patrick, verifying that he wasn't getting up. She turned her attention entirely to Nichole.</w:t>
      </w:r>
    </w:p>
    <w:p w14:paraId="6E8DCF09" w14:textId="77777777" w:rsidR="00491641" w:rsidRDefault="00491641" w:rsidP="00491641">
      <w:r>
        <w:t>"Hi, Nichole. I'm Sarah. I'll be taking you back to Dr. Lin today," the nurse said warmly. She paused, looking at the custom wheelchair. She didn't grab the handles. She waited. "May I push you back?"</w:t>
      </w:r>
    </w:p>
    <w:p w14:paraId="514C868D" w14:textId="77777777" w:rsidR="00491641" w:rsidRDefault="00491641" w:rsidP="00491641">
      <w:r>
        <w:t>This was the test.</w:t>
      </w:r>
    </w:p>
    <w:p w14:paraId="7FD2B9D8" w14:textId="77777777" w:rsidR="00491641" w:rsidRDefault="00491641" w:rsidP="00491641">
      <w:r>
        <w:t>To anyone else, touching the Titan AeroMotion was a violation of the "Nikki Protocol." It was her body, her space.</w:t>
      </w:r>
    </w:p>
    <w:p w14:paraId="52307F84" w14:textId="77777777" w:rsidR="00491641" w:rsidRDefault="00491641" w:rsidP="00491641">
      <w:r>
        <w:t>But this was Women's Health. This was the one room in the world where Patrick’s protection was not required—in fact, his absence was the point.</w:t>
      </w:r>
    </w:p>
    <w:p w14:paraId="2998C1F2" w14:textId="77777777" w:rsidR="00491641" w:rsidRDefault="00491641" w:rsidP="00491641">
      <w:r>
        <w:t>Nichole took a breath. She looked at Sarah.</w:t>
      </w:r>
    </w:p>
    <w:p w14:paraId="64553655" w14:textId="77777777" w:rsidR="00491641" w:rsidRDefault="00491641" w:rsidP="00491641">
      <w:r>
        <w:t>She tapped her armrest twice.</w:t>
      </w:r>
    </w:p>
    <w:p w14:paraId="3412376B" w14:textId="77777777" w:rsidR="00491641" w:rsidRDefault="00491641" w:rsidP="00491641">
      <w:r>
        <w:rPr>
          <w:b/>
          <w:bCs/>
        </w:rPr>
        <w:t>"YES."</w:t>
      </w:r>
    </w:p>
    <w:p w14:paraId="39E4C3DC" w14:textId="77777777" w:rsidR="00491641" w:rsidRDefault="00491641" w:rsidP="00491641">
      <w:r>
        <w:t>Sarah stepped behind the chair. She was gentle. She didn't jerk the frame. She smoothly navigated the chair through the door.</w:t>
      </w:r>
    </w:p>
    <w:p w14:paraId="183AAD69" w14:textId="77777777" w:rsidR="00491641" w:rsidRDefault="00491641" w:rsidP="00491641">
      <w:r>
        <w:t>As they crossed the threshold, Nichole looked back.</w:t>
      </w:r>
    </w:p>
    <w:p w14:paraId="1E1B4A7F" w14:textId="77777777" w:rsidR="00491641" w:rsidRDefault="00491641" w:rsidP="00491641">
      <w:r>
        <w:t>Patrick was still sitting in the chair, reading his magazine. He hadn't watched her go. He trusted her. And he respected the absolute boundary of the room she was entering.</w:t>
      </w:r>
    </w:p>
    <w:p w14:paraId="1805AA34" w14:textId="77777777" w:rsidR="00491641" w:rsidRDefault="00491641" w:rsidP="00491641">
      <w:r>
        <w:lastRenderedPageBreak/>
        <w:t>The door clicked shut.</w:t>
      </w:r>
    </w:p>
    <w:p w14:paraId="7EB6F9FB" w14:textId="77777777" w:rsidR="00083FE7" w:rsidRDefault="00083FE7" w:rsidP="00083FE7">
      <w:r>
        <w:t>Patrick turned the page of his magazine, but he wasn't reading. He was remembering a conversation at the kitchen table in Virginia Beach three years ago.</w:t>
      </w:r>
    </w:p>
    <w:p w14:paraId="4CA10712" w14:textId="77777777" w:rsidR="00083FE7" w:rsidRDefault="00083FE7" w:rsidP="00083FE7">
      <w:r>
        <w:t>He was fifteen, and he was officially taking over Nichole’s daily care routines.</w:t>
      </w:r>
    </w:p>
    <w:p w14:paraId="5899252A" w14:textId="77777777" w:rsidR="00083FE7" w:rsidRDefault="00083FE7" w:rsidP="00083FE7">
      <w:r>
        <w:rPr>
          <w:i/>
          <w:iCs/>
        </w:rPr>
        <w:t>“This is the hard part, Pat,”</w:t>
      </w:r>
      <w:r>
        <w:t xml:space="preserve"> his mother, Ellen, had said, looking incredibly serious. </w:t>
      </w:r>
      <w:r>
        <w:rPr>
          <w:i/>
          <w:iCs/>
        </w:rPr>
        <w:t>“When you take her to the OB/GYN, you cannot go back with her at first. You have to wait in the lobby.”</w:t>
      </w:r>
    </w:p>
    <w:p w14:paraId="06339E1E" w14:textId="77777777" w:rsidR="00083FE7" w:rsidRDefault="00083FE7" w:rsidP="00083FE7">
      <w:r>
        <w:rPr>
          <w:i/>
          <w:iCs/>
        </w:rPr>
        <w:t>“Why?”</w:t>
      </w:r>
      <w:r>
        <w:t xml:space="preserve"> Patrick had asked, his protective instincts immediately flaring up. </w:t>
      </w:r>
      <w:r>
        <w:rPr>
          <w:i/>
          <w:iCs/>
        </w:rPr>
        <w:t>“She hates new doctors. She’ll freeze.”</w:t>
      </w:r>
    </w:p>
    <w:p w14:paraId="0545A0EB" w14:textId="77777777" w:rsidR="00083FE7" w:rsidRDefault="00083FE7" w:rsidP="00083FE7">
      <w:r>
        <w:rPr>
          <w:i/>
          <w:iCs/>
        </w:rPr>
        <w:t>“Because of the law,”</w:t>
      </w:r>
      <w:r>
        <w:t xml:space="preserve"> his father, Tom, had explained gently. </w:t>
      </w:r>
      <w:r>
        <w:rPr>
          <w:i/>
          <w:iCs/>
        </w:rPr>
        <w:t>“It’s a domestic abuse protocol. Every single time your mother and I take her to Women’s Health, we have to sit in the waiting room while the doctors ask Nichole if she is safe at home. They have to ask if we are hurting her, or if we are stealing her money, or if we are forcing her to do things. We have to wait for Nichole to give them the green light.”</w:t>
      </w:r>
    </w:p>
    <w:p w14:paraId="5B3B1DCD" w14:textId="77777777" w:rsidR="00083FE7" w:rsidRDefault="00083FE7" w:rsidP="00083FE7">
      <w:r>
        <w:t xml:space="preserve">Patrick had been stunned. </w:t>
      </w:r>
      <w:r>
        <w:rPr>
          <w:i/>
          <w:iCs/>
        </w:rPr>
        <w:t>“They suspect you?”</w:t>
      </w:r>
    </w:p>
    <w:p w14:paraId="05F337CA" w14:textId="77777777" w:rsidR="00083FE7" w:rsidRDefault="00083FE7" w:rsidP="00083FE7">
      <w:r>
        <w:rPr>
          <w:i/>
          <w:iCs/>
        </w:rPr>
        <w:t>“They suspect everyone,”</w:t>
      </w:r>
      <w:r>
        <w:t xml:space="preserve"> Ellen had said firmly. </w:t>
      </w:r>
      <w:r>
        <w:rPr>
          <w:i/>
          <w:iCs/>
        </w:rPr>
        <w:t>“And that is a good thing. Disabled women are the most vulnerable people on the planet. Nichole needs to know she has a safe place to report us if we ever crossed a line. And now that you are taking over… you have to wait for the green light, too.”</w:t>
      </w:r>
    </w:p>
    <w:p w14:paraId="76B67E17" w14:textId="325CBADF" w:rsidR="00083FE7" w:rsidRDefault="00083FE7" w:rsidP="00083FE7">
      <w:r>
        <w:t>Patrick sat in the Newport Hospital waiting room, listening to the soft jazz playing over the speakers. He wasn't insulted by the separation. He was proud of it. The system was working exactly the way his parents had taught him it should.</w:t>
      </w:r>
    </w:p>
    <w:p w14:paraId="2C5F4BFB" w14:textId="77777777" w:rsidR="00491641" w:rsidRDefault="00491641" w:rsidP="00491641">
      <w:r>
        <w:t>Inside the exam room, Dr. Lin was waiting.</w:t>
      </w:r>
    </w:p>
    <w:p w14:paraId="5EF2B3C6" w14:textId="77777777" w:rsidR="00491641" w:rsidRDefault="00491641" w:rsidP="00491641">
      <w:r>
        <w:t>"Welcome, Nichole," Dr. Lin said. She noted the absence of a chaperone and smiled. "I see your brother knows the drill. We appreciate that here. It allows us to speak freely."</w:t>
      </w:r>
    </w:p>
    <w:p w14:paraId="1FE799BC" w14:textId="77777777" w:rsidR="00491641" w:rsidRDefault="00491641" w:rsidP="00491641">
      <w:r>
        <w:t xml:space="preserve">Nichole reached for her portable keyboard connected to her </w:t>
      </w:r>
      <w:r>
        <w:rPr>
          <w:b/>
          <w:bCs/>
        </w:rPr>
        <w:t>Apex</w:t>
      </w:r>
      <w:r>
        <w:t xml:space="preserve"> machine. She typed quickly.</w:t>
      </w:r>
    </w:p>
    <w:p w14:paraId="13017CDE" w14:textId="77777777" w:rsidR="00491641" w:rsidRDefault="00491641" w:rsidP="00491641">
      <w:pPr>
        <w:rPr>
          <w:b/>
          <w:bCs/>
        </w:rPr>
      </w:pPr>
      <w:r>
        <w:rPr>
          <w:b/>
          <w:bCs/>
        </w:rPr>
        <w:t>"HE. IS. MY. ENGINE. BUT. THIS. IS. MY. BODY."</w:t>
      </w:r>
    </w:p>
    <w:p w14:paraId="7EF3CB69" w14:textId="77777777" w:rsidR="007B65CB" w:rsidRDefault="007B65CB" w:rsidP="007B65CB">
      <w:r>
        <w:t xml:space="preserve">"And that is exactly why we are here," Dr. Lin agreed warmly. "Now, today is a consultation to transfer your </w:t>
      </w:r>
      <w:r>
        <w:rPr>
          <w:b/>
          <w:bCs/>
        </w:rPr>
        <w:t>ProGest-Depot</w:t>
      </w:r>
      <w:r>
        <w:t xml:space="preserve"> prescription. Regarding the physical exam... do you require assistance with the transfer to the table?"</w:t>
      </w:r>
    </w:p>
    <w:p w14:paraId="69CF72BA" w14:textId="77777777" w:rsidR="007B65CB" w:rsidRDefault="007B65CB" w:rsidP="007B65CB">
      <w:r>
        <w:lastRenderedPageBreak/>
        <w:t>Nichole hesitated. In eighteen years, nobody but Patrick had lifted her. It was his job. He knew her balance; he knew her center of gravity. Handing that control over to a stranger felt deeply unnatural, but she knew it was a necessary step.</w:t>
      </w:r>
    </w:p>
    <w:p w14:paraId="567145E0" w14:textId="77777777" w:rsidR="007B65CB" w:rsidRDefault="007B65CB" w:rsidP="007B65CB">
      <w:r>
        <w:t>Nichole typed.</w:t>
      </w:r>
    </w:p>
    <w:p w14:paraId="52928953" w14:textId="77777777" w:rsidR="007B65CB" w:rsidRDefault="007B65CB" w:rsidP="007B65CB">
      <w:r>
        <w:rPr>
          <w:b/>
          <w:bCs/>
        </w:rPr>
        <w:t>"PATRICK. USUALLY. DOES. ALL. MY. TRANSFERS."</w:t>
      </w:r>
      <w:r>
        <w:t xml:space="preserve"> She paused, looking at the closed door, and then back to the doctor with absolute resolve. </w:t>
      </w:r>
      <w:r>
        <w:rPr>
          <w:b/>
          <w:bCs/>
        </w:rPr>
        <w:t>"BUT. NO. BROTHER. FOR. THIS."</w:t>
      </w:r>
    </w:p>
    <w:p w14:paraId="5AAB2505" w14:textId="77777777" w:rsidR="007B65CB" w:rsidRDefault="007B65CB" w:rsidP="007B65CB">
      <w:r>
        <w:t>Dr. Lin nodded, fully respecting the boundary Nichole was drawing. Her brother was her primary aide, but this was a space exclusively for her.</w:t>
      </w:r>
    </w:p>
    <w:p w14:paraId="72B811EC" w14:textId="77777777" w:rsidR="007B65CB" w:rsidRDefault="007B65CB" w:rsidP="007B65CB">
      <w:r>
        <w:t>Dr. Lin pressed a button on the wall intercom. "I'll call in a second nurse for a two-person assist. We’ll use the hydraulic lift if you prefer, or a manual transfer if you’re comfortable with us handling you."</w:t>
      </w:r>
    </w:p>
    <w:p w14:paraId="0B7C7836" w14:textId="4A2F0B62" w:rsidR="007B65CB" w:rsidRDefault="007B65CB" w:rsidP="007B65CB">
      <w:r>
        <w:rPr>
          <w:b/>
          <w:bCs/>
        </w:rPr>
        <w:t>"LIFT. IS. SAFER,"</w:t>
      </w:r>
      <w:r>
        <w:t xml:space="preserve"> Nichole typed.</w:t>
      </w:r>
    </w:p>
    <w:p w14:paraId="15776044" w14:textId="5AD3D418" w:rsidR="00491641" w:rsidRDefault="00491641" w:rsidP="00491641">
      <w:r>
        <w:t>"Agreed," Dr. Lin said.</w:t>
      </w:r>
    </w:p>
    <w:p w14:paraId="1FB4CF58" w14:textId="77777777" w:rsidR="00491641" w:rsidRDefault="00491641" w:rsidP="00491641">
      <w:r>
        <w:t>Before they began, Nichole reached into her side bag. She pulled out a folded piece of paper—a standard HIPAA waiver she and Patrick had signed that morning.</w:t>
      </w:r>
    </w:p>
    <w:p w14:paraId="7683371C" w14:textId="77777777" w:rsidR="00491641" w:rsidRDefault="00491641" w:rsidP="00491641">
      <w:r>
        <w:t>She handed it to Dr. Lin.</w:t>
      </w:r>
    </w:p>
    <w:p w14:paraId="22E62CB4" w14:textId="77777777" w:rsidR="00491641" w:rsidRDefault="00491641" w:rsidP="00491641">
      <w:r>
        <w:rPr>
          <w:b/>
          <w:bCs/>
        </w:rPr>
        <w:t>"JUST. IN. CASE."</w:t>
      </w:r>
    </w:p>
    <w:p w14:paraId="734DAEB5" w14:textId="77777777" w:rsidR="00491641" w:rsidRDefault="00491641" w:rsidP="00491641">
      <w:r>
        <w:t>Dr. Lin read the waiver. It explicitly authorized Patrick Bennett to be present during exams if requested by the patient for safety or communication support.</w:t>
      </w:r>
    </w:p>
    <w:p w14:paraId="0634543D" w14:textId="77777777" w:rsidR="00491641" w:rsidRDefault="00491641" w:rsidP="00491641">
      <w:r>
        <w:t>"This is good to have on file," Dr. Lin said, tucking it into the chart. "It means if you ever feel unsafe or need him to translate, we can bring him back immediately. But today, you want to do this solo?"</w:t>
      </w:r>
    </w:p>
    <w:p w14:paraId="20904CA7" w14:textId="77777777" w:rsidR="00491641" w:rsidRDefault="00491641" w:rsidP="00491641">
      <w:r>
        <w:t>Nichole shook her head. No.</w:t>
      </w:r>
    </w:p>
    <w:p w14:paraId="5AD967C0" w14:textId="77777777" w:rsidR="00491641" w:rsidRDefault="00491641" w:rsidP="00491641">
      <w:r>
        <w:t>She looked up at the doctor. She understood the protocol. She knew that in a Women's Health clinic, the absolute first priority was screening the patient for domestic abuse or coercion. She respected why Patrick had to wait in the lobby.</w:t>
      </w:r>
    </w:p>
    <w:p w14:paraId="616E1CB8" w14:textId="77777777" w:rsidR="00491641" w:rsidRDefault="00491641" w:rsidP="00491641">
      <w:r>
        <w:t>But now that she was in the room, and her autonomy was established, she wanted her partner back.</w:t>
      </w:r>
    </w:p>
    <w:p w14:paraId="5850B53B" w14:textId="77777777" w:rsidR="00491641" w:rsidRDefault="00491641" w:rsidP="00491641">
      <w:r>
        <w:t>Her fingers flew across her keyboard.</w:t>
      </w:r>
    </w:p>
    <w:p w14:paraId="2B4571F9" w14:textId="77777777" w:rsidR="00491641" w:rsidRDefault="00491641" w:rsidP="00491641">
      <w:r>
        <w:rPr>
          <w:b/>
          <w:bCs/>
        </w:rPr>
        <w:t>"I. KNOW. THE. RULES. YOU. MUST. CHECK. FOR. ABUSERS."</w:t>
      </w:r>
    </w:p>
    <w:p w14:paraId="2232399F" w14:textId="77777777" w:rsidR="00491641" w:rsidRDefault="00491641" w:rsidP="00491641">
      <w:r>
        <w:lastRenderedPageBreak/>
        <w:t>Dr. Lin paused, looking at the screen, her expression softening with profound professional respect. "Yes. We do."</w:t>
      </w:r>
    </w:p>
    <w:p w14:paraId="7BD94C45" w14:textId="77777777" w:rsidR="00491641" w:rsidRDefault="00491641" w:rsidP="00491641">
      <w:r>
        <w:rPr>
          <w:b/>
          <w:bCs/>
        </w:rPr>
        <w:t>"PATRICK. IS. SAFE,"</w:t>
      </w:r>
      <w:r>
        <w:t xml:space="preserve"> Nichole typed, her chin lifting proudly. </w:t>
      </w:r>
      <w:r>
        <w:rPr>
          <w:b/>
          <w:bCs/>
        </w:rPr>
        <w:t>"HE. BATHES. ME. EVERY. DAY. I. AM. VULNERABLE. HE. NEVER. HURTS. ME. HE. IS. GOOD."</w:t>
      </w:r>
    </w:p>
    <w:p w14:paraId="5A4FE628" w14:textId="77777777" w:rsidR="00491641" w:rsidRDefault="00491641" w:rsidP="00491641">
      <w:r>
        <w:t>Dr. Lin read the output. She looked at Nichole’s absolute conviction.</w:t>
      </w:r>
    </w:p>
    <w:p w14:paraId="463D665F" w14:textId="77777777" w:rsidR="00491641" w:rsidRDefault="00491641" w:rsidP="00491641">
      <w:r>
        <w:t>"Thank you for understanding our protocols, Nichole," Dr. Lin said gently. "Your safety is always our first priority. And since you've cleared him, and you want him here, let's bring your team back together."</w:t>
      </w:r>
    </w:p>
    <w:p w14:paraId="1805CD86" w14:textId="725F80B0" w:rsidR="00491641" w:rsidRDefault="00491641" w:rsidP="00491641">
      <w:r>
        <w:t>Dr. Lin opened the door and signaled to Sarah. "Sarah, please bring Patrick Bennett back to Room 4."</w:t>
      </w:r>
    </w:p>
    <w:p w14:paraId="57F605D2" w14:textId="2D529441" w:rsidR="2682AB72" w:rsidRDefault="00491641" w:rsidP="33EEF89A">
      <w:r>
        <w:t xml:space="preserve">A minute later, the door opened. Patrick walked in. He didn't look anxious. </w:t>
      </w:r>
      <w:r w:rsidR="2682AB72" w:rsidRPr="33EEF89A">
        <w:t>He didn't look out of place.</w:t>
      </w:r>
    </w:p>
    <w:p w14:paraId="406D46BF" w14:textId="0D5A39A4" w:rsidR="00491641" w:rsidRDefault="00491641" w:rsidP="00491641">
      <w:r>
        <w:t>He looked directly at Nichole, waiting for his cue.</w:t>
      </w:r>
    </w:p>
    <w:p w14:paraId="65EAB381" w14:textId="3EA2ACA2" w:rsidR="00491641" w:rsidRDefault="00491641" w:rsidP="00491641">
      <w:r>
        <w:t>Nichole smiled and tapped her armrest.</w:t>
      </w:r>
    </w:p>
    <w:p w14:paraId="22A637D8" w14:textId="59771109" w:rsidR="00491641" w:rsidRDefault="00491641" w:rsidP="00491641">
      <w:r>
        <w:t xml:space="preserve">Patrick immediately went to work. The clinical dynamic of the room changed instantly. </w:t>
      </w:r>
      <w:r w:rsidR="2682AB72" w:rsidRPr="33EEF89A">
        <w:t>The awkward, multi-person hydraulic lift—which the nurses had been prepping in the corner—was forgotten</w:t>
      </w:r>
      <w:r>
        <w:t>.</w:t>
      </w:r>
    </w:p>
    <w:p w14:paraId="74BAA556" w14:textId="1B0CC4C0" w:rsidR="2682AB72" w:rsidRDefault="2682AB72" w:rsidP="33EEF89A">
      <w:r w:rsidRPr="33EEF89A">
        <w:t>Patrick locked her brakes, unbuckled her chest strap, and effortlessly transferred her to the high-low exam table in one smooth, practiced motion.</w:t>
      </w:r>
    </w:p>
    <w:p w14:paraId="11443E1A" w14:textId="4517F739" w:rsidR="2682AB72" w:rsidRDefault="2682AB72" w:rsidP="33EEF89A">
      <w:r w:rsidRPr="33EEF89A">
        <w:t>He didn't leave the room. But he didn't hover over the doctor, either.</w:t>
      </w:r>
    </w:p>
    <w:p w14:paraId="58F187F6" w14:textId="712CFBBE" w:rsidR="00491641" w:rsidRDefault="00491641" w:rsidP="00491641">
      <w:r>
        <w:t>He stepped to the head of the table.</w:t>
      </w:r>
    </w:p>
    <w:p w14:paraId="0816540F" w14:textId="5A3C7BCF" w:rsidR="00491641" w:rsidRDefault="00491641" w:rsidP="00491641">
      <w:r>
        <w:t xml:space="preserve">As Dr. Lin began the exam, Patrick </w:t>
      </w:r>
      <w:r w:rsidR="2682AB72" w:rsidRPr="33EEF89A">
        <w:t>took Nichole's hand. He turned his body slightly, angling himself so his back was to the procedure</w:t>
      </w:r>
      <w:r>
        <w:t>.</w:t>
      </w:r>
    </w:p>
    <w:p w14:paraId="1AE56B21" w14:textId="503D2D8F" w:rsidR="2682AB72" w:rsidRDefault="2682AB72" w:rsidP="33EEF89A">
      <w:r w:rsidRPr="33EEF89A">
        <w:t>He didn't look down. He didn't look at the medical instruments. He didn't look at his sister’s most private areas.</w:t>
      </w:r>
    </w:p>
    <w:p w14:paraId="03E11ED8" w14:textId="478A560D" w:rsidR="2682AB72" w:rsidRDefault="2682AB72" w:rsidP="33EEF89A">
      <w:r w:rsidRPr="33EEF89A">
        <w:t>He just watched his sister’s face.</w:t>
      </w:r>
    </w:p>
    <w:p w14:paraId="5C710479" w14:textId="074266D5" w:rsidR="2682AB72" w:rsidRDefault="2682AB72" w:rsidP="33EEF89A">
      <w:r w:rsidRPr="33EEF89A">
        <w:t>He monitored her breathing, watching for the slight hitch that meant a spasm was building in her diaphragm. He watched her eyes, ready to apply deep pressure to her shoulders if her neck tone spiked.</w:t>
      </w:r>
    </w:p>
    <w:p w14:paraId="140B446C" w14:textId="212633EE" w:rsidR="2682AB72" w:rsidRDefault="2682AB72" w:rsidP="33EEF89A">
      <w:r w:rsidRPr="33EEF89A">
        <w:lastRenderedPageBreak/>
        <w:t>For Nichole, the exam itself—the cold stirrups, the clinical touch, the discomfort—faded into the background.</w:t>
      </w:r>
    </w:p>
    <w:p w14:paraId="07E76756" w14:textId="38833D79" w:rsidR="2682AB72" w:rsidRDefault="2682AB72" w:rsidP="33EEF89A">
      <w:r w:rsidRPr="33EEF89A">
        <w:t>She locked her eyes on Patrick. He was her horizon line.</w:t>
      </w:r>
    </w:p>
    <w:p w14:paraId="15490786" w14:textId="28F541C8" w:rsidR="2682AB72" w:rsidRDefault="2682AB72" w:rsidP="33EEF89A">
      <w:r w:rsidRPr="33EEF89A">
        <w:t>She saw the familiar calm in his expression. She saw the absolute lack of awkwardness. He wasn't seeing a "patient" or a "procedure." He was just seeing her.</w:t>
      </w:r>
    </w:p>
    <w:p w14:paraId="582A5944" w14:textId="0BD094BF" w:rsidR="2682AB72" w:rsidRDefault="2682AB72" w:rsidP="33EEF89A">
      <w:r w:rsidRPr="33EEF89A">
        <w:t>Because he was looking at her face, she didn't have to worry about being exposed. She didn't have to worry about dignity. He was guarding it for her.</w:t>
      </w:r>
    </w:p>
    <w:p w14:paraId="39872AD5" w14:textId="44F43496" w:rsidR="2682AB72" w:rsidRDefault="2682AB72" w:rsidP="33EEF89A">
      <w:r w:rsidRPr="33EEF89A">
        <w:t>Twenty minutes later, the exam was over.</w:t>
      </w:r>
    </w:p>
    <w:p w14:paraId="4CFEC103" w14:textId="006211BE" w:rsidR="2682AB72" w:rsidRDefault="2682AB72" w:rsidP="33EEF89A">
      <w:r w:rsidRPr="33EEF89A">
        <w:t>"All done," Dr. Lin announced, stepping back and snapping off her gloves. "Everything looks perfect."</w:t>
      </w:r>
    </w:p>
    <w:p w14:paraId="59D4B527" w14:textId="79CD57B1" w:rsidR="2682AB72" w:rsidRDefault="2682AB72" w:rsidP="33EEF89A">
      <w:r w:rsidRPr="33EEF89A">
        <w:t>Patrick moved instantly. He helped Nichole sit up, shielding her with his body as he helped her readjust her clothing.</w:t>
      </w:r>
    </w:p>
    <w:p w14:paraId="635B84B1" w14:textId="5A93E05B" w:rsidR="2682AB72" w:rsidRDefault="2682AB72" w:rsidP="33EEF89A">
      <w:r w:rsidRPr="33EEF89A">
        <w:t>He transferred her back to the Titan AeroMotion, settling her deep into the seat and locking the chest strap.</w:t>
      </w:r>
    </w:p>
    <w:p w14:paraId="743C24E3" w14:textId="3564893A" w:rsidR="00491641" w:rsidRDefault="00491641" w:rsidP="00491641">
      <w:r>
        <w:t xml:space="preserve">As </w:t>
      </w:r>
      <w:r w:rsidR="2682AB72" w:rsidRPr="33EEF89A">
        <w:t>the buckle clicked</w:t>
      </w:r>
      <w:r>
        <w:t>, Nichole reached out and hugged him, burying her face in his shoulder for a split second to wash away the clinical smell of the exam room and reconnect with her safe harbor.</w:t>
      </w:r>
    </w:p>
    <w:p w14:paraId="0A604A02" w14:textId="1F79529E" w:rsidR="00491641" w:rsidRDefault="00491641" w:rsidP="00491641">
      <w:r>
        <w:t>"All set?" Patrick asked, pulling back and resting his hands on the push handles.</w:t>
      </w:r>
    </w:p>
    <w:p w14:paraId="02501890" w14:textId="3F3D7D25" w:rsidR="00491641" w:rsidRDefault="00491641" w:rsidP="00491641">
      <w:r>
        <w:t>Nichole nodded. She looked tired but accomplished. She tapped her screen.</w:t>
      </w:r>
    </w:p>
    <w:p w14:paraId="1B852ACE" w14:textId="79452D5D" w:rsidR="00491641" w:rsidRDefault="00491641" w:rsidP="00491641">
      <w:r w:rsidRPr="33EEF89A">
        <w:t>"MISSION. ACCOMPLISHED."</w:t>
      </w:r>
      <w:r w:rsidR="2682AB72" w:rsidRPr="33EEF89A">
        <w:t xml:space="preserve"> </w:t>
      </w:r>
    </w:p>
    <w:p w14:paraId="637A3855" w14:textId="3D9DF6F3" w:rsidR="00491641" w:rsidRDefault="00491641" w:rsidP="00491641">
      <w:r>
        <w:t>"Thanks, Sarah. Thanks, Doctor," Patrick said.</w:t>
      </w:r>
    </w:p>
    <w:p w14:paraId="57961D0C" w14:textId="2DBFE6C3" w:rsidR="00491641" w:rsidRDefault="00491641" w:rsidP="00491641">
      <w:r>
        <w:t>"She did great," Dr. Lin smiled, holding the door open for them. "We'll see you in three months for the next shot."</w:t>
      </w:r>
      <w:r w:rsidR="2682AB72" w:rsidRPr="33EEF89A">
        <w:t xml:space="preserve"> </w:t>
      </w:r>
    </w:p>
    <w:p w14:paraId="0ACBCF7F" w14:textId="5DFE9AE0" w:rsidR="00491641" w:rsidRDefault="00491641" w:rsidP="00491641">
      <w:r>
        <w:t>Patrick steered the Titan AeroMotion toward the exit. He didn't ask what they talked about. He didn't ask about the exam.</w:t>
      </w:r>
    </w:p>
    <w:p w14:paraId="36EEBDA1" w14:textId="591299F0" w:rsidR="00491641" w:rsidRPr="00491641" w:rsidRDefault="00491641" w:rsidP="00491641">
      <w:r>
        <w:t>He just pushed her out into the cold Rhode Island air, loaded her into the warm van, and drove them home.</w:t>
      </w:r>
    </w:p>
    <w:p w14:paraId="43EE9C48" w14:textId="77777777" w:rsidR="00636B64" w:rsidRDefault="00636B64" w:rsidP="00636B64">
      <w:pPr>
        <w:pStyle w:val="Heading3"/>
      </w:pPr>
      <w:r>
        <w:lastRenderedPageBreak/>
        <w:t>Part 3: The Christmas Compiler</w:t>
      </w:r>
    </w:p>
    <w:p w14:paraId="33EE51CB" w14:textId="77777777" w:rsidR="00636B64" w:rsidRDefault="00636B64" w:rsidP="00636B64">
      <w:pPr>
        <w:pStyle w:val="Heading4"/>
      </w:pPr>
      <w:r>
        <w:rPr>
          <w:b/>
          <w:bCs/>
        </w:rPr>
        <w:t>Date:</w:t>
      </w:r>
      <w:r>
        <w:t xml:space="preserve"> December 23, 2003 </w:t>
      </w:r>
      <w:r>
        <w:rPr>
          <w:b/>
          <w:bCs/>
        </w:rPr>
        <w:t>Time:</w:t>
      </w:r>
      <w:r>
        <w:t xml:space="preserve"> 4:30 PM </w:t>
      </w:r>
      <w:r>
        <w:rPr>
          <w:b/>
          <w:bCs/>
        </w:rPr>
        <w:t>Location:</w:t>
      </w:r>
      <w:r>
        <w:t xml:space="preserve"> The Bennett Wing, 95 West Main Road, Portsmouth, Rhode Island</w:t>
      </w:r>
    </w:p>
    <w:p w14:paraId="58C4B834" w14:textId="77777777" w:rsidR="00636B64" w:rsidRDefault="00636B64" w:rsidP="00636B64">
      <w:r>
        <w:t>The Fortress smelled like pine needles and roasting turkey.</w:t>
      </w:r>
    </w:p>
    <w:p w14:paraId="0DDB8C78" w14:textId="77777777" w:rsidR="00636B64" w:rsidRDefault="00636B64" w:rsidP="00636B64">
      <w:r>
        <w:t>Outside, a heavy Rhode Island snow was burying West Main Road, piling up against the plexiglass of the OSTA bus shelter. But inside, the house was a 1960s brick oven of warmth and noise.</w:t>
      </w:r>
    </w:p>
    <w:p w14:paraId="3AA88873" w14:textId="77777777" w:rsidR="00636B64" w:rsidRDefault="00636B64" w:rsidP="00636B64">
      <w:r>
        <w:t>For the first time since 1994, the entire Bennett-Reynolds clan was under the same roof for the holidays. Grandma Helen was parked in the living room, watching the snow fall through the picture window while Uncle Mark and Tom argued good-naturedly over the Patriots game. In the kitchen, Aunt Carol and Ellen were drinking wine and coordinating a massive Christmas Eve prep sheet.</w:t>
      </w:r>
    </w:p>
    <w:p w14:paraId="6E8767BC" w14:textId="77777777" w:rsidR="00636B64" w:rsidRDefault="00636B64" w:rsidP="00636B64">
      <w:r>
        <w:t>But back in the Bennett Wing, the focus was entirely digital.</w:t>
      </w:r>
    </w:p>
    <w:p w14:paraId="5BA38DD5" w14:textId="77777777" w:rsidR="00636B64" w:rsidRDefault="00636B64" w:rsidP="00636B64">
      <w:r>
        <w:t xml:space="preserve">Nichole sat parked at her desk, the heavy </w:t>
      </w:r>
      <w:r>
        <w:rPr>
          <w:b/>
          <w:bCs/>
        </w:rPr>
        <w:t>Apex ConvertiBook</w:t>
      </w:r>
      <w:r>
        <w:t xml:space="preserve"> glowing in the dim winter light.</w:t>
      </w:r>
    </w:p>
    <w:p w14:paraId="2C850BDB" w14:textId="77777777" w:rsidR="00636B64" w:rsidRDefault="00636B64" w:rsidP="00636B64">
      <w:r>
        <w:t xml:space="preserve">On the desk next to her sat a massive, brick-sized cardboard box. It was her early Christmas present from Uncle Mark: </w:t>
      </w:r>
      <w:r>
        <w:rPr>
          <w:b/>
          <w:bCs/>
        </w:rPr>
        <w:t>Quantum Studio 2003 Professional Edition</w:t>
      </w:r>
      <w:r>
        <w:t>.</w:t>
      </w:r>
    </w:p>
    <w:p w14:paraId="0724A47B" w14:textId="77777777" w:rsidR="00636B64" w:rsidRDefault="00636B64" w:rsidP="00636B64">
      <w:r>
        <w:t xml:space="preserve">It was the ultimate upgrade. For years, Nichole had been coding in </w:t>
      </w:r>
      <w:r>
        <w:rPr>
          <w:b/>
          <w:bCs/>
        </w:rPr>
        <w:t>Quantum Basic 6.0</w:t>
      </w:r>
      <w:r>
        <w:t>—a great, simple tool that she had used to build her voice synthesizers and automate her text menus. But Basic 6.0 was procedural. It was the minor leagues.</w:t>
      </w:r>
    </w:p>
    <w:p w14:paraId="23C6C6F2" w14:textId="77777777" w:rsidR="00636B64" w:rsidRDefault="00636B64" w:rsidP="00636B64">
      <w:r>
        <w:t xml:space="preserve">Quantum Studio 2003 was the new standard. It ran on the massive, object-oriented </w:t>
      </w:r>
      <w:r>
        <w:rPr>
          <w:b/>
          <w:bCs/>
        </w:rPr>
        <w:t>Quantum Framework</w:t>
      </w:r>
      <w:r>
        <w:t xml:space="preserve"> and used a brand-new, heavyweight language called </w:t>
      </w:r>
      <w:r>
        <w:rPr>
          <w:b/>
          <w:bCs/>
        </w:rPr>
        <w:t>Q#</w:t>
      </w:r>
      <w:r>
        <w:t xml:space="preserve"> (Quantum Sharp). This was the software the engineers at Braxton State used.</w:t>
      </w:r>
    </w:p>
    <w:p w14:paraId="1BCAF79A" w14:textId="77777777" w:rsidR="00636B64" w:rsidRDefault="00636B64" w:rsidP="00636B64">
      <w:r>
        <w:t>"Okay, ejecting Disc 2," Patrick announced, pressing the button on the external CD-ROM drive.</w:t>
      </w:r>
    </w:p>
    <w:p w14:paraId="54897F93" w14:textId="77777777" w:rsidR="00636B64" w:rsidRDefault="00636B64" w:rsidP="00636B64">
      <w:r>
        <w:t>Patrick was the designated media handler. At eighteen, Nichole's spasticity meant fine-motor tasks like snapping delicate optical discs onto plastic spindles were impossible without scratching them. Patrick did the physical loading; Nichole did the configuration.</w:t>
      </w:r>
    </w:p>
    <w:p w14:paraId="39EFFFD2" w14:textId="77777777" w:rsidR="00636B64" w:rsidRDefault="00636B64" w:rsidP="00636B64">
      <w:r>
        <w:t>He pulled the disc out and carefully placed Disc 3 into the tray.</w:t>
      </w:r>
    </w:p>
    <w:p w14:paraId="4735F7D3" w14:textId="77777777" w:rsidR="00636B64" w:rsidRDefault="00636B64" w:rsidP="00636B64">
      <w:r>
        <w:t>"Disc 3 loading," Patrick said, pushing the tray shut. "Only two more to go. This install is massive, Nikki. It’s taking up a gigabyte of hard drive space."</w:t>
      </w:r>
    </w:p>
    <w:p w14:paraId="7C714000" w14:textId="77777777" w:rsidR="00636B64" w:rsidRDefault="00636B64" w:rsidP="00636B64">
      <w:r>
        <w:lastRenderedPageBreak/>
        <w:t xml:space="preserve">Nichole watched the blue progress bar inch across the screen. She clicked her </w:t>
      </w:r>
      <w:r>
        <w:rPr>
          <w:b/>
          <w:bCs/>
        </w:rPr>
        <w:t>Quantum OptiMouse</w:t>
      </w:r>
      <w:r>
        <w:t xml:space="preserve"> to accept the next end-user license agreement.</w:t>
      </w:r>
    </w:p>
    <w:p w14:paraId="1FB144DA" w14:textId="77777777" w:rsidR="00636B64" w:rsidRDefault="00636B64" w:rsidP="00636B64">
      <w:r>
        <w:t>She wasn't intimidated by the size. She was thrilled.</w:t>
      </w:r>
    </w:p>
    <w:p w14:paraId="6EAB149E" w14:textId="77777777" w:rsidR="00636B64" w:rsidRDefault="00636B64" w:rsidP="00636B64">
      <w:r>
        <w:t>She opened up a text document she had minimized in the corner of her screen.</w:t>
      </w:r>
    </w:p>
    <w:p w14:paraId="3442DECB" w14:textId="77777777" w:rsidR="00636B64" w:rsidRDefault="00636B64" w:rsidP="00636B64">
      <w:r>
        <w:rPr>
          <w:b/>
          <w:bCs/>
        </w:rPr>
        <w:t>"BYE. BYE. BASIC. HELLO. Q#."</w:t>
      </w:r>
    </w:p>
    <w:p w14:paraId="0469F315" w14:textId="77777777" w:rsidR="00636B64" w:rsidRDefault="00636B64" w:rsidP="00636B64">
      <w:r>
        <w:t>Patrick leaned against the doorframe, watching the installation. "You know, this is actual computer science now. OOP—Object-Oriented Programming. No more spaghetti code. You're going to have to learn about classes, encapsulation, inheritance..."</w:t>
      </w:r>
    </w:p>
    <w:p w14:paraId="6F9F1E3B" w14:textId="77777777" w:rsidR="00636B64" w:rsidRDefault="00636B64" w:rsidP="00636B64">
      <w:r>
        <w:t xml:space="preserve">Nichole tapped her screen with a confident </w:t>
      </w:r>
      <w:r>
        <w:rPr>
          <w:i/>
          <w:iCs/>
        </w:rPr>
        <w:t>thud</w:t>
      </w:r>
      <w:r>
        <w:t>.</w:t>
      </w:r>
    </w:p>
    <w:p w14:paraId="4657A0B7" w14:textId="77777777" w:rsidR="00636B64" w:rsidRDefault="00636B64" w:rsidP="00636B64">
      <w:r>
        <w:rPr>
          <w:b/>
          <w:bCs/>
        </w:rPr>
        <w:t>"I. INHERITED. A. BRAIN. I. CAN. HANDLE. IT."</w:t>
      </w:r>
    </w:p>
    <w:p w14:paraId="2ABD59E2" w14:textId="77777777" w:rsidR="00636B64" w:rsidRDefault="00636B64" w:rsidP="00636B64">
      <w:r>
        <w:t>Patrick laughed. "I know you can. You're going to be writing the interface drivers for my projects by the fall."</w:t>
      </w:r>
    </w:p>
    <w:p w14:paraId="3D2DFEEE" w14:textId="77777777" w:rsidR="00636B64" w:rsidRDefault="00636B64" w:rsidP="00636B64">
      <w:r>
        <w:t xml:space="preserve">The CD-ROM drive whirred down. The installation wizard flashed a green checkmark: </w:t>
      </w:r>
      <w:r>
        <w:rPr>
          <w:b/>
          <w:bCs/>
        </w:rPr>
        <w:t>INSTALLATION COMPLETE. REBOOT REQUIRED.</w:t>
      </w:r>
    </w:p>
    <w:p w14:paraId="2899C369" w14:textId="77777777" w:rsidR="00636B64" w:rsidRDefault="00636B64" w:rsidP="00636B64">
      <w:r>
        <w:t xml:space="preserve">Nichole used her mouse to click </w:t>
      </w:r>
      <w:r>
        <w:rPr>
          <w:i/>
          <w:iCs/>
        </w:rPr>
        <w:t>Restart</w:t>
      </w:r>
      <w:r>
        <w:t>.</w:t>
      </w:r>
    </w:p>
    <w:p w14:paraId="2DEA498B" w14:textId="77777777" w:rsidR="00636B64" w:rsidRDefault="00636B64" w:rsidP="00636B64">
      <w:r>
        <w:t>As the Apex machine rebooted, the bedroom door opened. Uncle Mark poked his head in. He was wearing an ugly Christmas sweater that stretched tightly across his broad shoulders.</w:t>
      </w:r>
    </w:p>
    <w:p w14:paraId="10142E65" w14:textId="77777777" w:rsidR="00636B64" w:rsidRDefault="00636B64" w:rsidP="00636B64">
      <w:r>
        <w:t>"Hey, nerds," Mark smiled. "Dinner is in twenty. We're doing the Feast of the Seven Fishes tonight. Aunt Carol has officially taken over the kitchen. How's the new rig?"</w:t>
      </w:r>
    </w:p>
    <w:p w14:paraId="71448472" w14:textId="60CE845C" w:rsidR="00636B64" w:rsidRDefault="66981455" w:rsidP="00636B64">
      <w:r>
        <w:t xml:space="preserve">"Locked and loaded," Patrick said, pointing to the screen as the desktop loaded and the new purple </w:t>
      </w:r>
      <w:r w:rsidRPr="6CFD8102">
        <w:rPr>
          <w:i/>
          <w:iCs/>
        </w:rPr>
        <w:t>Quantum Studio</w:t>
      </w:r>
      <w:r>
        <w:t xml:space="preserve"> icon appeared on the screen. "</w:t>
      </w:r>
      <w:r w:rsidR="416ACE43">
        <w:t>The Boss</w:t>
      </w:r>
      <w:r>
        <w:t xml:space="preserve"> is officially an enterprise software developer."</w:t>
      </w:r>
    </w:p>
    <w:p w14:paraId="6C9A0C9C" w14:textId="77777777" w:rsidR="00636B64" w:rsidRDefault="00636B64" w:rsidP="00636B64">
      <w:r>
        <w:t>Mark walked over and looked at the screen. He rested a heavy, warm hand on Nichole’s shoulder.</w:t>
      </w:r>
    </w:p>
    <w:p w14:paraId="6CE2BEF8" w14:textId="77777777" w:rsidR="00636B64" w:rsidRDefault="00636B64" w:rsidP="00636B64">
      <w:r>
        <w:t>"That's my girl," Mark said proudly. "First you conquer the transit grid, then you conquer the code. Braxton State won't know what hit them."</w:t>
      </w:r>
    </w:p>
    <w:p w14:paraId="51C52B80" w14:textId="77777777" w:rsidR="00636B64" w:rsidRDefault="00636B64" w:rsidP="00636B64">
      <w:r>
        <w:t>Nichole looked up at her uncle, then over at Patrick. She could hear her grandmother laughing in the living room and smell the feast cooking in the kitchen. The snow was locked outside. The Fortress was holding.</w:t>
      </w:r>
    </w:p>
    <w:p w14:paraId="1422ADA3" w14:textId="77777777" w:rsidR="00636B64" w:rsidRDefault="00636B64" w:rsidP="00636B64">
      <w:r>
        <w:lastRenderedPageBreak/>
        <w:t xml:space="preserve">She launched the new software. The heavy loading screen of </w:t>
      </w:r>
      <w:r>
        <w:rPr>
          <w:i/>
          <w:iCs/>
        </w:rPr>
        <w:t>Quantum Studio 2003</w:t>
      </w:r>
      <w:r>
        <w:t xml:space="preserve"> appeared, ready for her first line of code.</w:t>
      </w:r>
    </w:p>
    <w:p w14:paraId="116BFB6B" w14:textId="77777777" w:rsidR="00636B64" w:rsidRDefault="00636B64" w:rsidP="00636B64">
      <w:r>
        <w:rPr>
          <w:b/>
          <w:bCs/>
        </w:rPr>
        <w:t>"MERRY. CHRISTMAS. TO. US."</w:t>
      </w:r>
    </w:p>
    <w:p w14:paraId="473D1226" w14:textId="77777777" w:rsidR="00A2481D" w:rsidRDefault="00A2481D" w:rsidP="00A2481D">
      <w:pPr>
        <w:pStyle w:val="Heading3"/>
      </w:pPr>
      <w:r>
        <w:t>Part 4: The Winter Test</w:t>
      </w:r>
    </w:p>
    <w:p w14:paraId="0CEE0FE1" w14:textId="77777777" w:rsidR="00A2481D" w:rsidRDefault="00A2481D" w:rsidP="00A2481D">
      <w:pPr>
        <w:pStyle w:val="Heading4"/>
      </w:pPr>
      <w:r>
        <w:t>Date: December 24, 2003 Time: 7:00 PM Location: The Living Room, 95 West Main Road, Portsmouth, Rhode Island</w:t>
      </w:r>
    </w:p>
    <w:p w14:paraId="23E3D693" w14:textId="77777777" w:rsidR="00A2481D" w:rsidRDefault="00A2481D" w:rsidP="00A2481D">
      <w:r>
        <w:t>The Nor'easter hit Aquidneck Island just as the sun went down on Christmas Eve.</w:t>
      </w:r>
    </w:p>
    <w:p w14:paraId="76AB82D7" w14:textId="77777777" w:rsidR="00A2481D" w:rsidRDefault="00A2481D" w:rsidP="00A2481D">
      <w:r>
        <w:t>It wasn't a gentle holiday dusting; it was a brutal, howling blizzard. The wind shrieked off the Narragansett Bay, dumping heavy, wet snow at a rate of two inches per hour. Through the living room's picture window, the custom plexiglass bus shelter Uncle Mark had built was already half-buried in a drift.</w:t>
      </w:r>
    </w:p>
    <w:p w14:paraId="2CC77036" w14:textId="77777777" w:rsidR="00A2481D" w:rsidRDefault="00A2481D" w:rsidP="00A2481D">
      <w:r>
        <w:t>Patrick walked into the living room, holding a mug of hot cider. He looked out the window, then down at the local news ticker running across the bottom of the television screen.</w:t>
      </w:r>
    </w:p>
    <w:p w14:paraId="7A289610" w14:textId="77777777" w:rsidR="00A2481D" w:rsidRDefault="00A2481D" w:rsidP="00A2481D">
      <w:r>
        <w:t>"Grid is officially down," Patrick announced to the room. "The Newport Pell Bridge is closed to high-profile vehicles, and OSTA just suspended all bus service. Route 60 is dead until the plows get through."</w:t>
      </w:r>
    </w:p>
    <w:p w14:paraId="0211EAD6" w14:textId="77777777" w:rsidR="00A2481D" w:rsidRDefault="00A2481D" w:rsidP="00A2481D">
      <w:r>
        <w:t>In the armchair near the fireplace, Grandma Helen adjusted her glasses. "Snowed in," she smiled, not looking the least bit upset. "Just like the old days."</w:t>
      </w:r>
    </w:p>
    <w:p w14:paraId="046AD35C" w14:textId="77777777" w:rsidR="00A2481D" w:rsidRDefault="00A2481D" w:rsidP="00A2481D">
      <w:r>
        <w:t>She didn't feel trapped. Just an hour ago, she had taken the newly installed hydraulic elevator from her first-floor bedroom down to the basement to inspect the renovations for Tom and Ellen's new apartment. The house was her grid, and it was fully operational.</w:t>
      </w:r>
    </w:p>
    <w:p w14:paraId="113B2C12" w14:textId="77777777" w:rsidR="00A2481D" w:rsidRDefault="00A2481D" w:rsidP="00A2481D">
      <w:r>
        <w:t>Nichole was parked near the Christmas tree, the colorful lights reflecting off the silver chassis of her Apex ConvertiBook.</w:t>
      </w:r>
    </w:p>
    <w:p w14:paraId="26166921" w14:textId="77777777" w:rsidR="00A2481D" w:rsidRDefault="00A2481D" w:rsidP="00A2481D">
      <w:r>
        <w:t>She heard Patrick’s report about the dead transit lines. A year ago, the thought of being snowed in with a wheelchair would have triggered a spike of claustrophobic anxiety. Snow meant isolation. Snow meant the world shrank to the size of a single room.</w:t>
      </w:r>
    </w:p>
    <w:p w14:paraId="5E2DC7B6" w14:textId="77777777" w:rsidR="000D70F9" w:rsidRDefault="000D70F9" w:rsidP="000D70F9">
      <w:r>
        <w:t>Tonight, Nichole just smiled. She didn't look out the window at the blizzard. She looked at her screen.</w:t>
      </w:r>
    </w:p>
    <w:p w14:paraId="1D5371ED" w14:textId="77777777" w:rsidR="000D70F9" w:rsidRDefault="000D70F9" w:rsidP="000D70F9">
      <w:r>
        <w:t xml:space="preserve">She wasn't coding in </w:t>
      </w:r>
      <w:r>
        <w:rPr>
          <w:b/>
          <w:bCs/>
        </w:rPr>
        <w:t>Quantum Studio</w:t>
      </w:r>
      <w:r>
        <w:t xml:space="preserve">. She had a high-resolution PDF open. It was the official architectural map of </w:t>
      </w:r>
      <w:r>
        <w:rPr>
          <w:i/>
          <w:iCs/>
        </w:rPr>
        <w:t>The Braxton Link</w:t>
      </w:r>
      <w:r>
        <w:t>—the massive subterranean pedestrian network that ran beneath the entire city of Downtown Braxton.</w:t>
      </w:r>
    </w:p>
    <w:p w14:paraId="25465EA7" w14:textId="77777777" w:rsidR="000D70F9" w:rsidRDefault="000D70F9" w:rsidP="000D70F9">
      <w:r>
        <w:lastRenderedPageBreak/>
        <w:t xml:space="preserve">But Nichole had zoomed in on one specific section: </w:t>
      </w:r>
      <w:r>
        <w:rPr>
          <w:i/>
          <w:iCs/>
        </w:rPr>
        <w:t>The Bull Run</w:t>
      </w:r>
      <w:r>
        <w:t>, the dedicated sub-network that connected every single building of Braxton State University directly to the Narragansett Esplanade Station.</w:t>
      </w:r>
    </w:p>
    <w:p w14:paraId="17A9E012" w14:textId="77777777" w:rsidR="000D70F9" w:rsidRDefault="000D70F9" w:rsidP="000D70F9">
      <w:r>
        <w:t>Patrick walked over and leaned on the back of her chair, looking at the screen.</w:t>
      </w:r>
    </w:p>
    <w:p w14:paraId="6B05DD3E" w14:textId="77777777" w:rsidR="000D70F9" w:rsidRDefault="000D70F9" w:rsidP="000D70F9">
      <w:r>
        <w:t>"Studying the escape routes?" Patrick asked softly.</w:t>
      </w:r>
    </w:p>
    <w:p w14:paraId="5B057108" w14:textId="77777777" w:rsidR="000D70F9" w:rsidRDefault="000D70F9" w:rsidP="000D70F9">
      <w:r>
        <w:t xml:space="preserve">Nichole pointed to a massive intersection labeled </w:t>
      </w:r>
      <w:r>
        <w:rPr>
          <w:b/>
          <w:bCs/>
        </w:rPr>
        <w:t>"The Pit"</w:t>
      </w:r>
      <w:r>
        <w:t xml:space="preserve">—the sunken amphitheater where </w:t>
      </w:r>
      <w:r>
        <w:rPr>
          <w:i/>
          <w:iCs/>
        </w:rPr>
        <w:t>Sub-University Avenue</w:t>
      </w:r>
      <w:r>
        <w:t xml:space="preserve"> met </w:t>
      </w:r>
      <w:r>
        <w:rPr>
          <w:i/>
          <w:iCs/>
        </w:rPr>
        <w:t>Sub-College Avenue</w:t>
      </w:r>
      <w:r>
        <w:t>.</w:t>
      </w:r>
    </w:p>
    <w:p w14:paraId="7ACE341E" w14:textId="77777777" w:rsidR="000D70F9" w:rsidRDefault="000D70F9" w:rsidP="000D70F9">
      <w:r>
        <w:t>She tapped her screen.</w:t>
      </w:r>
    </w:p>
    <w:p w14:paraId="53B25889" w14:textId="77777777" w:rsidR="000D70F9" w:rsidRDefault="000D70F9" w:rsidP="000D70F9">
      <w:r>
        <w:rPr>
          <w:b/>
          <w:bCs/>
        </w:rPr>
        <w:t>"NEXT. YEAR. SNOW. DOES. NOT. MATTER."</w:t>
      </w:r>
    </w:p>
    <w:p w14:paraId="7BFB6059" w14:textId="77777777" w:rsidR="000D70F9" w:rsidRDefault="000D70F9" w:rsidP="000D70F9">
      <w:r>
        <w:t>Patrick followed the blue lines of the map with his finger. "You're right," he whispered. "Look at this connectivity. The Link covers the whole city, but The Bull Run covers our whole world. Every single academic building, from the main library to the maintenance sheds, has a direct, climate-controlled connection."</w:t>
      </w:r>
    </w:p>
    <w:p w14:paraId="0491CEB0" w14:textId="35D2F482" w:rsidR="00A2481D" w:rsidRDefault="000D70F9" w:rsidP="000D70F9">
      <w:r>
        <w:t>It was the ultimate realization of the "Mole" lifestyle. In nine months, a blizzard like the one currently burying their front yard would be nothing more than a scenic background through a glass window. They could wake up at The Foundry Lofts, take their apartment elevator down to the basement to enter the city grid, and ride the Metro straight to the campus</w:t>
      </w:r>
      <w:r w:rsidR="00A2481D">
        <w:t>.</w:t>
      </w:r>
    </w:p>
    <w:p w14:paraId="68B2E930" w14:textId="77777777" w:rsidR="00A2481D" w:rsidRDefault="00A2481D" w:rsidP="00A2481D">
      <w:r>
        <w:rPr>
          <w:rStyle w:val="citation-33"/>
        </w:rPr>
        <w:t xml:space="preserve">From the Narragansett Esplanade Station concourse, they would enter </w:t>
      </w:r>
      <w:r>
        <w:rPr>
          <w:rStyle w:val="citation-33"/>
          <w:i/>
          <w:iCs/>
        </w:rPr>
        <w:t>The Bull Run</w:t>
      </w:r>
      <w:r>
        <w:rPr>
          <w:rStyle w:val="citation-33"/>
        </w:rPr>
        <w:t xml:space="preserve"> </w:t>
      </w:r>
      <w:r>
        <w:t>and walk all the way to their classrooms without ever putting on a winter coat.</w:t>
      </w:r>
    </w:p>
    <w:p w14:paraId="32A8B992" w14:textId="77777777" w:rsidR="00A2481D" w:rsidRDefault="00A2481D" w:rsidP="00A2481D">
      <w:r>
        <w:t>Nichole leaned her head back against the headrest, closing her eyes. She pictured the wide, smooth concrete tunnels. She pictured the warmth. The safety. The absolute freedom to move regardless of what the weather gods threw at them.</w:t>
      </w:r>
    </w:p>
    <w:p w14:paraId="0DE3D56F" w14:textId="77777777" w:rsidR="00A2481D" w:rsidRDefault="00A2481D" w:rsidP="00A2481D">
      <w:r>
        <w:t xml:space="preserve">She made a soft, contented </w:t>
      </w:r>
      <w:r>
        <w:rPr>
          <w:i/>
          <w:iCs/>
        </w:rPr>
        <w:t>hummm</w:t>
      </w:r>
      <w:r>
        <w:t xml:space="preserve"> in her throat.</w:t>
      </w:r>
    </w:p>
    <w:p w14:paraId="787FAA0F" w14:textId="77777777" w:rsidR="00A2481D" w:rsidRDefault="00A2481D" w:rsidP="00A2481D">
      <w:r>
        <w:t>"Dinner is served!" Aunt Carol called from the kitchen, wiping her hands on an apron. "Feast of the Seven Fishes! Everybody to the table!"</w:t>
      </w:r>
    </w:p>
    <w:p w14:paraId="54ABFE21" w14:textId="5D87E9DA" w:rsidR="00A2481D" w:rsidRDefault="063B8224" w:rsidP="00A2481D">
      <w:r>
        <w:t xml:space="preserve">"Come on, </w:t>
      </w:r>
      <w:r w:rsidR="157E1926">
        <w:t>Nikki</w:t>
      </w:r>
      <w:r>
        <w:t>," Patrick said, unlocking the brakes of the Titan AeroMotion. "Let's go eat. The grid will be there in August."</w:t>
      </w:r>
    </w:p>
    <w:p w14:paraId="65411B6B" w14:textId="77777777" w:rsidR="00A2481D" w:rsidRDefault="00A2481D" w:rsidP="00A2481D">
      <w:r>
        <w:t>Patrick pushed her toward the dining room. As they rolled, the heavy winter wind battered the brick walls of the Fortress, but inside, the Bennett Machine was safe, warm, and dreaming of the future.</w:t>
      </w:r>
    </w:p>
    <w:p w14:paraId="6941F705" w14:textId="77777777" w:rsidR="00852DB7" w:rsidRDefault="00852DB7" w:rsidP="00852DB7">
      <w:pPr>
        <w:pStyle w:val="Heading4"/>
      </w:pPr>
      <w:r>
        <w:rPr>
          <w:b/>
          <w:bCs/>
        </w:rPr>
        <w:lastRenderedPageBreak/>
        <w:t>Date:</w:t>
      </w:r>
      <w:r>
        <w:t xml:space="preserve"> December 24, 2003 </w:t>
      </w:r>
      <w:r>
        <w:rPr>
          <w:b/>
          <w:bCs/>
        </w:rPr>
        <w:t>Time:</w:t>
      </w:r>
      <w:r>
        <w:t xml:space="preserve"> 7:54 PM </w:t>
      </w:r>
      <w:r>
        <w:rPr>
          <w:b/>
          <w:bCs/>
        </w:rPr>
        <w:t>Location:</w:t>
      </w:r>
      <w:r>
        <w:t xml:space="preserve"> 95 West Main Road, Portsmouth, Rhode Island</w:t>
      </w:r>
    </w:p>
    <w:p w14:paraId="22AE65AB" w14:textId="77777777" w:rsidR="00852DB7" w:rsidRDefault="00852DB7" w:rsidP="00852DB7">
      <w:r>
        <w:t>The dining room table was a scene of holiday perfection—empty wine glasses, plates scraped clean of Aunt Carol’s feast, and the warm glow of the Christmas tree in the adjacent room.</w:t>
      </w:r>
    </w:p>
    <w:p w14:paraId="177F0559" w14:textId="77777777" w:rsidR="00852DB7" w:rsidRDefault="00852DB7" w:rsidP="00852DB7">
      <w:r>
        <w:t xml:space="preserve">Then, with a sharp </w:t>
      </w:r>
      <w:r>
        <w:rPr>
          <w:i/>
          <w:iCs/>
        </w:rPr>
        <w:t>POP</w:t>
      </w:r>
      <w:r>
        <w:t>, the entire house plunged into absolute darkness.</w:t>
      </w:r>
    </w:p>
    <w:p w14:paraId="7EFCF1F5" w14:textId="77777777" w:rsidR="00852DB7" w:rsidRDefault="00852DB7" w:rsidP="00852DB7">
      <w:r>
        <w:t>The silence that followed lasted exactly four seconds.</w:t>
      </w:r>
    </w:p>
    <w:p w14:paraId="48DB40E9" w14:textId="77777777" w:rsidR="00852DB7" w:rsidRDefault="00852DB7" w:rsidP="00852DB7">
      <w:r>
        <w:t>Then came the roar. Without the ambient hum of the refrigerator or the television, the sheer volume of the Nor'easter slamming against the brick walls of the Fortress was deafening.</w:t>
      </w:r>
    </w:p>
    <w:p w14:paraId="1E55FCB2" w14:textId="77777777" w:rsidR="00852DB7" w:rsidRDefault="00852DB7" w:rsidP="00852DB7">
      <w:r>
        <w:t>"Nobody move!" Uncle Mark’s voice boomed through the dark. "Standby for auto-switch!"</w:t>
      </w:r>
    </w:p>
    <w:p w14:paraId="63CBE82B" w14:textId="77777777" w:rsidR="00852DB7" w:rsidRDefault="00852DB7" w:rsidP="00852DB7">
      <w:r>
        <w:rPr>
          <w:i/>
          <w:iCs/>
        </w:rPr>
        <w:t>Ka-CHUNK.</w:t>
      </w:r>
      <w:r>
        <w:t xml:space="preserve"> A deep, vibrating thrum resonated from the backyard, shaking the floorboards. The lights flickered back on, but they were dimmer. In the hallways, red-tinted emergency fixtures hummed to life.</w:t>
      </w:r>
    </w:p>
    <w:p w14:paraId="2096999B" w14:textId="77777777" w:rsidR="00852DB7" w:rsidRDefault="00852DB7" w:rsidP="00852DB7">
      <w:r>
        <w:t>"Commercial backup generator," Mark explained, sitting back down as the room relaxed. "Fueled by the main propane tank. The grid prioritizes the SCIF on the second floor, the medical equipment, and the furnace. We have rudimentary heating and basic lighting. But the heavy draw items are dead. That means no electric stove, no washing machine, and no elevator."</w:t>
      </w:r>
    </w:p>
    <w:p w14:paraId="4C8F9CEF" w14:textId="77777777" w:rsidR="00852DB7" w:rsidRDefault="00852DB7" w:rsidP="00852DB7">
      <w:r>
        <w:t>Aunt Carol looked at Grandma Helen, a flicker of worry in her eyes. "Mom, your bedroom is on the first floor, right?"</w:t>
      </w:r>
    </w:p>
    <w:p w14:paraId="3C845D8F" w14:textId="77777777" w:rsidR="00852DB7" w:rsidRDefault="00852DB7" w:rsidP="00852DB7">
      <w:r>
        <w:t>"Right down the hall, dear," Helen smiled, completely unfazed in her silver wheelchair. "I took the elevator down from the basement thirty minutes ago. Mark’s architecture saves the day again."</w:t>
      </w:r>
    </w:p>
    <w:p w14:paraId="3D05FD88" w14:textId="77777777" w:rsidR="00852DB7" w:rsidRDefault="00852DB7" w:rsidP="00852DB7">
      <w:r>
        <w:t>"Well," Tom said, looking at his watch. "Since the TV is dead and the dishes have to wait for the dishwasher, I say we call it a successful Christmas Eve."</w:t>
      </w:r>
    </w:p>
    <w:p w14:paraId="29DC284B" w14:textId="77777777" w:rsidR="00852DB7" w:rsidRDefault="00852DB7" w:rsidP="00852DB7">
      <w:r>
        <w:t>Patrick unlocked Nichole’s brakes. "Agreed. Let's go hunker down."</w:t>
      </w:r>
    </w:p>
    <w:p w14:paraId="7E028F92" w14:textId="77777777" w:rsidR="00852DB7" w:rsidRDefault="00852DB7" w:rsidP="00852DB7">
      <w:r>
        <w:t>Patrick pushed Nichole down the dim hallway into the Bennett Wing. Inside their mini-apartment, the baseboard heaters were clicking, pushing warm air into the room to fight off the freezing temperatures outside. The red glow of the emergency lights cast long shadows across the room.</w:t>
      </w:r>
    </w:p>
    <w:p w14:paraId="434ADB6F" w14:textId="77777777" w:rsidR="00852DB7" w:rsidRDefault="00852DB7" w:rsidP="00852DB7">
      <w:r>
        <w:lastRenderedPageBreak/>
        <w:t>If they were back at Morrison Middle School, a power outage would have been a crisis. If they were at Putney College, trapped in separate dormitories, Nichole would have been terrified, waiting in the dark for a stranger to come check on her.</w:t>
      </w:r>
    </w:p>
    <w:p w14:paraId="29D113DB" w14:textId="77777777" w:rsidR="00852DB7" w:rsidRDefault="00852DB7" w:rsidP="00852DB7">
      <w:r>
        <w:t>But here, the system was fully redundant.</w:t>
      </w:r>
    </w:p>
    <w:p w14:paraId="54F38CED" w14:textId="77777777" w:rsidR="00852DB7" w:rsidRDefault="00852DB7" w:rsidP="00852DB7">
      <w:r>
        <w:t>Patrick efficiently managed the transfer, lifting her from the purple Titan AeroMotion and settling her directly into the center of their massive king-sized bed.</w:t>
      </w:r>
    </w:p>
    <w:p w14:paraId="1E724E2B" w14:textId="77777777" w:rsidR="00852DB7" w:rsidRDefault="00852DB7" w:rsidP="00852DB7">
      <w:r>
        <w:t>He helped her out of her heavy holiday sweater and into her softest pajamas. He didn't have to rush, and he didn't have to worry about the cold.</w:t>
      </w:r>
    </w:p>
    <w:p w14:paraId="222D9AF2" w14:textId="77777777" w:rsidR="00852DB7" w:rsidRDefault="00852DB7" w:rsidP="00852DB7">
      <w:r>
        <w:t>Patrick changed into his own sleep clothes, tossed his heavy plastic ankle brace into the corner, and climbed into the bed next to her. He pulled the heavy winter duvet up to their chins.</w:t>
      </w:r>
    </w:p>
    <w:p w14:paraId="4A9DE8CA" w14:textId="77777777" w:rsidR="00852DB7" w:rsidRDefault="00852DB7" w:rsidP="00852DB7">
      <w:r>
        <w:t>Nichole immediately shifted her weight. She rolled onto her side, pressing her back flush against his chest.</w:t>
      </w:r>
    </w:p>
    <w:p w14:paraId="26F87409" w14:textId="77777777" w:rsidR="00852DB7" w:rsidRDefault="00852DB7" w:rsidP="00852DB7">
      <w:r>
        <w:t>Patrick wrapped his left arm around her waist, locking her in close. He draped his heavier leg over hers, anchoring her spastic muscles to prevent them from kicking in the night.</w:t>
      </w:r>
    </w:p>
    <w:p w14:paraId="24885144" w14:textId="77777777" w:rsidR="00852DB7" w:rsidRDefault="00852DB7" w:rsidP="00852DB7">
      <w:r>
        <w:t>Nichole let out a long, shuddering breath of pure relief.</w:t>
      </w:r>
    </w:p>
    <w:p w14:paraId="1CA268EF" w14:textId="77777777" w:rsidR="00852DB7" w:rsidRDefault="00852DB7" w:rsidP="00852DB7">
      <w:r>
        <w:t>She listened to the wind howling against the bedroom window. The blizzard was trying to get in. The cold was trying to seep through the glass.</w:t>
      </w:r>
    </w:p>
    <w:p w14:paraId="1DA05A64" w14:textId="77777777" w:rsidR="00852DB7" w:rsidRDefault="00852DB7" w:rsidP="00852DB7">
      <w:r>
        <w:t>But it couldn't reach her.</w:t>
      </w:r>
    </w:p>
    <w:p w14:paraId="2BB85F55" w14:textId="77777777" w:rsidR="00852DB7" w:rsidRDefault="00852DB7" w:rsidP="00852DB7">
      <w:r>
        <w:t>She was surrounded by a wall of body heat. Patrick was like a human furnace. He didn't just tolerate sleeping in the same bed; he preferred it. He was naturally protective, and holding her kept his own mind from racing.</w:t>
      </w:r>
    </w:p>
    <w:p w14:paraId="5B2E11C6" w14:textId="77777777" w:rsidR="00852DB7" w:rsidRDefault="00852DB7" w:rsidP="00852DB7">
      <w:r>
        <w:t>Nichole reached down and placed her hand over his where it rested on her waist. She tapped his knuckles twice.</w:t>
      </w:r>
    </w:p>
    <w:p w14:paraId="116CC73A" w14:textId="77777777" w:rsidR="00852DB7" w:rsidRDefault="00852DB7" w:rsidP="00852DB7">
      <w:r>
        <w:rPr>
          <w:i/>
          <w:iCs/>
        </w:rPr>
        <w:t>Thank you.</w:t>
      </w:r>
    </w:p>
    <w:p w14:paraId="1523BDEF" w14:textId="534ACC6F" w:rsidR="00852DB7" w:rsidRDefault="26271D3C" w:rsidP="00852DB7">
      <w:r>
        <w:t xml:space="preserve">"Merry Christmas, </w:t>
      </w:r>
      <w:r w:rsidR="157E1926">
        <w:t>Nikki</w:t>
      </w:r>
      <w:r>
        <w:t>," Patrick whispered into her hair, his breath warm against her neck. "We're safe."</w:t>
      </w:r>
    </w:p>
    <w:p w14:paraId="173A46B4" w14:textId="77777777" w:rsidR="00852DB7" w:rsidRDefault="00852DB7" w:rsidP="00852DB7">
      <w:r>
        <w:t>Nichole closed her eyes, the rhythmic thrum of the backup generator vibrating through the mattress, and fell into the deepest, safest sleep of her life.</w:t>
      </w:r>
    </w:p>
    <w:p w14:paraId="0A782934" w14:textId="77777777" w:rsidR="0009577A" w:rsidRDefault="0009577A" w:rsidP="0009577A">
      <w:pPr>
        <w:pStyle w:val="Heading3"/>
      </w:pPr>
      <w:r>
        <w:lastRenderedPageBreak/>
        <w:t>Part 5: The Grid Returns</w:t>
      </w:r>
    </w:p>
    <w:p w14:paraId="3ED17460" w14:textId="77777777" w:rsidR="0009577A" w:rsidRDefault="0009577A" w:rsidP="0009577A">
      <w:pPr>
        <w:pStyle w:val="Heading4"/>
      </w:pPr>
      <w:r>
        <w:rPr>
          <w:b/>
          <w:bCs/>
        </w:rPr>
        <w:t>Date:</w:t>
      </w:r>
      <w:r>
        <w:t xml:space="preserve"> December 25, 2003 </w:t>
      </w:r>
      <w:r>
        <w:rPr>
          <w:b/>
          <w:bCs/>
        </w:rPr>
        <w:t>Time:</w:t>
      </w:r>
      <w:r>
        <w:t xml:space="preserve"> 7:00 AM </w:t>
      </w:r>
      <w:r>
        <w:rPr>
          <w:b/>
          <w:bCs/>
        </w:rPr>
        <w:t>Location:</w:t>
      </w:r>
      <w:r>
        <w:t xml:space="preserve"> The Bennett Wing, 95 West Main Road, Portsmouth, Rhode Island</w:t>
      </w:r>
    </w:p>
    <w:p w14:paraId="046A6FD8" w14:textId="77777777" w:rsidR="0009577A" w:rsidRDefault="0009577A" w:rsidP="0009577A">
      <w:r>
        <w:t>Nichole woke up to the sound of absolute silence outside. The howling wind that had battered the windows all night was gone.</w:t>
      </w:r>
    </w:p>
    <w:p w14:paraId="02516805" w14:textId="77777777" w:rsidR="0009577A" w:rsidRDefault="0009577A" w:rsidP="0009577A">
      <w:r>
        <w:t>Inside the bedroom, the air was brisk. The baseboard radiators, running on the generator's limited emergency cycle, were just warm enough to keep the pipes from freezing, but they weren't fighting the December chill.</w:t>
      </w:r>
    </w:p>
    <w:p w14:paraId="0810444A" w14:textId="77777777" w:rsidR="0009577A" w:rsidRDefault="0009577A" w:rsidP="0009577A">
      <w:r>
        <w:t>Under the heavy winter duvet, however, the temperature was a perfect seventy-five degrees.</w:t>
      </w:r>
    </w:p>
    <w:p w14:paraId="73186E66" w14:textId="77777777" w:rsidR="0009577A" w:rsidRDefault="0009577A" w:rsidP="0009577A">
      <w:r>
        <w:t>Nichole shifted slightly. Patrick was still fast asleep, his breathing slow and rhythmic against her back. His arm was still draped heavily across her waist, his hand resting on her hip.</w:t>
      </w:r>
    </w:p>
    <w:p w14:paraId="0B5033A3" w14:textId="77777777" w:rsidR="0009577A" w:rsidRDefault="0009577A" w:rsidP="0009577A">
      <w:r>
        <w:t>It was Christmas morning. And for the first time in their lives, they were waking up in a house built entirely to their specifications.</w:t>
      </w:r>
    </w:p>
    <w:p w14:paraId="1ED9B0AF" w14:textId="77777777" w:rsidR="0009577A" w:rsidRDefault="0009577A" w:rsidP="0009577A">
      <w:r>
        <w:t xml:space="preserve">Nichole made a soft, happy </w:t>
      </w:r>
      <w:r>
        <w:rPr>
          <w:i/>
          <w:iCs/>
        </w:rPr>
        <w:t>clicking</w:t>
      </w:r>
      <w:r>
        <w:t xml:space="preserve"> sound with her tongue.</w:t>
      </w:r>
    </w:p>
    <w:p w14:paraId="205BF375" w14:textId="77777777" w:rsidR="0009577A" w:rsidRDefault="0009577A" w:rsidP="0009577A">
      <w:r>
        <w:t>Patrick stirred behind her. He let out a sleepy groan, tightened his grip around her waist for a second, and then opened his eyes.</w:t>
      </w:r>
    </w:p>
    <w:p w14:paraId="029786BB" w14:textId="425E8B00" w:rsidR="0009577A" w:rsidRDefault="6C13D7E1" w:rsidP="0009577A">
      <w:r>
        <w:t xml:space="preserve">"Morning, </w:t>
      </w:r>
      <w:r w:rsidR="157E1926">
        <w:t>Nikki</w:t>
      </w:r>
      <w:r>
        <w:t>," Patrick whispered, his voice thick with sleep. He looked over her shoulder at the window. The blizzard had passed, leaving behind a wall of white that reached halfway up the glass. "Looks like a white Christmas."</w:t>
      </w:r>
    </w:p>
    <w:p w14:paraId="0A186265" w14:textId="77777777" w:rsidR="0009577A" w:rsidRDefault="0009577A" w:rsidP="0009577A">
      <w:r>
        <w:t>He pulled the duvet back, and the cold air hit them instantly.</w:t>
      </w:r>
    </w:p>
    <w:p w14:paraId="6483617B" w14:textId="77777777" w:rsidR="0009577A" w:rsidRDefault="0009577A" w:rsidP="0009577A">
      <w:r>
        <w:t>"Okay, rapid deployment," Patrick shivered, jumping out of bed.</w:t>
      </w:r>
    </w:p>
    <w:p w14:paraId="1F3FA3A3" w14:textId="77777777" w:rsidR="0009577A" w:rsidRDefault="0009577A" w:rsidP="0009577A">
      <w:r>
        <w:t>He moved efficiently, pulling on heavy wool socks and a thick BSU sweatshirt. He helped Nichole dress quickly under the covers, layering her in a thermal long-sleeve shirt and a heavy fleece.</w:t>
      </w:r>
    </w:p>
    <w:p w14:paraId="67756759" w14:textId="77777777" w:rsidR="0009577A" w:rsidRDefault="0009577A" w:rsidP="0009577A">
      <w:r>
        <w:t>He lifted her from the bed, transferring her into the Titan AeroMotion. Her body was loose and rested; the deep, anchored sleep had worked wonders on her tone.</w:t>
      </w:r>
    </w:p>
    <w:p w14:paraId="1E0AB7F2" w14:textId="77777777" w:rsidR="0009577A" w:rsidRDefault="0009577A" w:rsidP="0009577A">
      <w:pPr>
        <w:pStyle w:val="Heading4"/>
      </w:pPr>
      <w:r>
        <w:rPr>
          <w:b/>
          <w:bCs/>
        </w:rPr>
        <w:t>Time:</w:t>
      </w:r>
      <w:r>
        <w:t xml:space="preserve"> 8:30 AM </w:t>
      </w:r>
      <w:r>
        <w:rPr>
          <w:b/>
          <w:bCs/>
        </w:rPr>
        <w:t>Location:</w:t>
      </w:r>
      <w:r>
        <w:t xml:space="preserve"> The Living Room</w:t>
      </w:r>
    </w:p>
    <w:p w14:paraId="1C3F86FF" w14:textId="77777777" w:rsidR="0009577A" w:rsidRDefault="0009577A" w:rsidP="0009577A">
      <w:r>
        <w:t>The rest of the family was gathered around the large stone fireplace in the main living room. Uncle Mark had a roaring fire going.</w:t>
      </w:r>
    </w:p>
    <w:p w14:paraId="4C2AB46F" w14:textId="77777777" w:rsidR="0009577A" w:rsidRDefault="0009577A" w:rsidP="0009577A">
      <w:r>
        <w:lastRenderedPageBreak/>
        <w:t>With the electric stove dead, Mark had dragged a heavy-duty camping burner out to the enclosed back porch to boil water. The living room smelled richly of French press coffee and woodsmoke.</w:t>
      </w:r>
    </w:p>
    <w:p w14:paraId="1D58F153" w14:textId="77777777" w:rsidR="0009577A" w:rsidRDefault="0009577A" w:rsidP="0009577A">
      <w:r>
        <w:t>"Merry Christmas, sleepyheads!" Aunt Carol beamed, wrapped in a thick quilt on the sofa.</w:t>
      </w:r>
    </w:p>
    <w:p w14:paraId="782EBF50" w14:textId="77777777" w:rsidR="0009577A" w:rsidRDefault="0009577A" w:rsidP="0009577A">
      <w:r>
        <w:t>"Merry Christmas," Patrick said, pushing Nichole up to the hearth.</w:t>
      </w:r>
    </w:p>
    <w:p w14:paraId="346E48D0" w14:textId="77777777" w:rsidR="0009577A" w:rsidRDefault="0009577A" w:rsidP="0009577A">
      <w:r>
        <w:t>Grandma Helen was parked next to the fire, a steaming mug of tea in her hand. She looked completely content.</w:t>
      </w:r>
    </w:p>
    <w:p w14:paraId="05EC2ADC" w14:textId="77777777" w:rsidR="0009577A" w:rsidRDefault="0009577A" w:rsidP="0009577A">
      <w:r>
        <w:t>"No elevator this morning, Mom," Tom said to Helen, handing her a fresh blanket. "Generator doesn't have the juice for the hydraulics."</w:t>
      </w:r>
    </w:p>
    <w:p w14:paraId="5034DE7C" w14:textId="77777777" w:rsidR="0009577A" w:rsidRDefault="0009577A" w:rsidP="0009577A">
      <w:r>
        <w:t>"Who needs to go anywhere?" Helen smiled, looking around the room filled with her children and grandchildren. "Everything I need is on the first floor."</w:t>
      </w:r>
    </w:p>
    <w:p w14:paraId="17482D77" w14:textId="77777777" w:rsidR="0009577A" w:rsidRDefault="0009577A" w:rsidP="0009577A">
      <w:r>
        <w:t>Nichole sat by the fire, her hands tucked under her custom thermal blanket. She looked at her family. Eighteen years ago, they had been a fractured unit, separated by distance and medical anxiety. Now, they were snowed in, running on backup power, and nobody was stressed.</w:t>
      </w:r>
    </w:p>
    <w:p w14:paraId="4704EFB8" w14:textId="77777777" w:rsidR="0009577A" w:rsidRDefault="0009577A" w:rsidP="0009577A">
      <w:r>
        <w:t>Uncle Mark sat in his armchair, reading a paperback book by the light of the fire. Ellen was laughing at a joke Tom made. Patrick was sitting on the floor next to Nichole's wheel, tossing a piece of kindling into the flames.</w:t>
      </w:r>
    </w:p>
    <w:p w14:paraId="236D363E" w14:textId="77777777" w:rsidR="0009577A" w:rsidRDefault="0009577A" w:rsidP="0009577A">
      <w:r>
        <w:t>It was perfect.</w:t>
      </w:r>
    </w:p>
    <w:p w14:paraId="2FC6BE8B" w14:textId="77777777" w:rsidR="0009577A" w:rsidRDefault="0009577A" w:rsidP="0009577A">
      <w:r>
        <w:t>Then, the clock on the mantel ticked over.</w:t>
      </w:r>
    </w:p>
    <w:p w14:paraId="7688A20D" w14:textId="77777777" w:rsidR="0009577A" w:rsidRDefault="0009577A" w:rsidP="0009577A">
      <w:pPr>
        <w:pStyle w:val="Heading4"/>
      </w:pPr>
      <w:r>
        <w:rPr>
          <w:b/>
          <w:bCs/>
        </w:rPr>
        <w:t>Time:</w:t>
      </w:r>
      <w:r>
        <w:t xml:space="preserve"> 9:12 AM</w:t>
      </w:r>
    </w:p>
    <w:p w14:paraId="72BDB877" w14:textId="77777777" w:rsidR="0009577A" w:rsidRDefault="0009577A" w:rsidP="0009577A">
      <w:r>
        <w:rPr>
          <w:i/>
          <w:iCs/>
        </w:rPr>
        <w:t>Ka-CLACK.</w:t>
      </w:r>
      <w:r>
        <w:t xml:space="preserve"> The sound of the main breaker engaging echoed from the basement. The low thrum of the generator outside cut off.</w:t>
      </w:r>
    </w:p>
    <w:p w14:paraId="735AB513" w14:textId="77777777" w:rsidR="0009577A" w:rsidRDefault="0009577A" w:rsidP="0009577A">
      <w:r>
        <w:t>Suddenly, the living room lamps surged to full, brilliant brightness. The dormant television in the corner clicked on, blasting the morning news. The refrigerator in the kitchen kicked into its familiar hum.</w:t>
      </w:r>
    </w:p>
    <w:p w14:paraId="79E17FE0" w14:textId="77777777" w:rsidR="0009577A" w:rsidRDefault="0009577A" w:rsidP="0009577A">
      <w:r>
        <w:t xml:space="preserve">And from the hallway, a soft electronic </w:t>
      </w:r>
      <w:r>
        <w:rPr>
          <w:i/>
          <w:iCs/>
        </w:rPr>
        <w:t>chime</w:t>
      </w:r>
      <w:r>
        <w:t xml:space="preserve"> announced that the residential elevator system was back online.</w:t>
      </w:r>
    </w:p>
    <w:p w14:paraId="5AF3BCD1" w14:textId="77777777" w:rsidR="0009577A" w:rsidRDefault="0009577A" w:rsidP="0009577A">
      <w:r>
        <w:t>"The grid is back!" Mark cheered, tossing his book onto the side table. "Alright, Carol, fire up the stove! We have a Christmas breakfast to make!"</w:t>
      </w:r>
    </w:p>
    <w:p w14:paraId="539F9549" w14:textId="77777777" w:rsidR="0009577A" w:rsidRDefault="0009577A" w:rsidP="0009577A">
      <w:r>
        <w:lastRenderedPageBreak/>
        <w:t>The room erupted into movement. The spell of the quiet morning was broken, replaced by the chaotic joy of a fully operational house.</w:t>
      </w:r>
    </w:p>
    <w:p w14:paraId="2C2EF8EC" w14:textId="77777777" w:rsidR="0009577A" w:rsidRDefault="0009577A" w:rsidP="0009577A">
      <w:r>
        <w:t>Patrick stood up and stretched. He looked down at Nichole.</w:t>
      </w:r>
    </w:p>
    <w:p w14:paraId="211042B0" w14:textId="77777777" w:rsidR="0009577A" w:rsidRDefault="0009577A" w:rsidP="0009577A">
      <w:r>
        <w:t>"Battery is at 100%," Patrick grinned, referencing both the house and his sister. "You ready to open some presents?"</w:t>
      </w:r>
    </w:p>
    <w:p w14:paraId="07DB2252" w14:textId="77777777" w:rsidR="0009577A" w:rsidRDefault="0009577A" w:rsidP="0009577A">
      <w:r>
        <w:t xml:space="preserve">Nichole reached for her mouse on the lap tray. The </w:t>
      </w:r>
      <w:r>
        <w:rPr>
          <w:b/>
          <w:bCs/>
        </w:rPr>
        <w:t>Apex ConvertiBook</w:t>
      </w:r>
      <w:r>
        <w:t xml:space="preserve"> had stayed fully charged on its internal battery all night.</w:t>
      </w:r>
    </w:p>
    <w:p w14:paraId="7CC06918" w14:textId="77777777" w:rsidR="0009577A" w:rsidRDefault="0009577A" w:rsidP="0009577A">
      <w:r>
        <w:t>She opened the text-to-speech module.</w:t>
      </w:r>
    </w:p>
    <w:p w14:paraId="7C8CBE98" w14:textId="77777777" w:rsidR="0009577A" w:rsidRDefault="0009577A" w:rsidP="0009577A">
      <w:r>
        <w:rPr>
          <w:b/>
          <w:bCs/>
        </w:rPr>
        <w:t>"MERRY. CHRISTMAS. TO. THE. MACHINE."</w:t>
      </w:r>
    </w:p>
    <w:p w14:paraId="3E78B73E" w14:textId="77777777" w:rsidR="0009577A" w:rsidRDefault="0009577A" w:rsidP="0009577A">
      <w:r>
        <w:t>"Merry Christmas, Nikki," Patrick laughed, bending down to hug her.</w:t>
      </w:r>
    </w:p>
    <w:p w14:paraId="207540FF" w14:textId="0394F46A" w:rsidR="00D94CBE" w:rsidRDefault="0009577A" w:rsidP="00D64527">
      <w:r>
        <w:t>Outside, the snow plows were finally clearing West Main Road. The grid was alive, the Fortress was warm, and 2004 was officially on the horizon.</w:t>
      </w:r>
    </w:p>
    <w:p w14:paraId="491A5000" w14:textId="77777777" w:rsidR="00663BC7" w:rsidRDefault="00663BC7" w:rsidP="00663BC7">
      <w:pPr>
        <w:pStyle w:val="Heading3"/>
      </w:pPr>
      <w:r>
        <w:t>Part 6: The Long Goodbye</w:t>
      </w:r>
    </w:p>
    <w:p w14:paraId="117BF156" w14:textId="77777777" w:rsidR="00663BC7" w:rsidRDefault="00663BC7" w:rsidP="00663BC7">
      <w:pPr>
        <w:pStyle w:val="Heading4"/>
      </w:pPr>
      <w:r>
        <w:rPr>
          <w:b/>
          <w:bCs/>
        </w:rPr>
        <w:t>Date:</w:t>
      </w:r>
      <w:r>
        <w:t xml:space="preserve"> December 27, 2003 </w:t>
      </w:r>
      <w:r>
        <w:rPr>
          <w:b/>
          <w:bCs/>
        </w:rPr>
        <w:t>Time:</w:t>
      </w:r>
      <w:r>
        <w:t xml:space="preserve"> 4:15 PM </w:t>
      </w:r>
      <w:r>
        <w:rPr>
          <w:b/>
          <w:bCs/>
        </w:rPr>
        <w:t>Location:</w:t>
      </w:r>
      <w:r>
        <w:t xml:space="preserve"> The First Floor Guest Suite, 95 West Main Road, Portsmouth, Rhode Island</w:t>
      </w:r>
    </w:p>
    <w:p w14:paraId="5AE621D8" w14:textId="77777777" w:rsidR="00663BC7" w:rsidRDefault="00663BC7" w:rsidP="00663BC7">
      <w:r>
        <w:t>The adrenaline of Christmas had faded, replaced by a heavy, quiet stillness in the Fortress.</w:t>
      </w:r>
    </w:p>
    <w:p w14:paraId="49AD3EC0" w14:textId="77777777" w:rsidR="00663BC7" w:rsidRDefault="00663BC7" w:rsidP="00663BC7">
      <w:r>
        <w:t>Grandma Helen was lying in the guest room bed. The room was warm, smelling of lavender and the cedar from the wood beams. Outside, the sun was setting over a snow-covered Aquidneck Island, painting the room in soft hues of orange and violet.</w:t>
      </w:r>
    </w:p>
    <w:p w14:paraId="164D1914" w14:textId="77777777" w:rsidR="00663BC7" w:rsidRDefault="00663BC7" w:rsidP="00663BC7">
      <w:r>
        <w:t>She hadn't eaten since breakfast the day before. Her breathing had shifted—a rhythmic, shallow pattern that Tom recognized from his volunteer shifts at the hospice center years ago.</w:t>
      </w:r>
    </w:p>
    <w:p w14:paraId="26C7D920" w14:textId="77777777" w:rsidR="00663BC7" w:rsidRDefault="00663BC7" w:rsidP="00663BC7">
      <w:r>
        <w:t>She had held on. She had fought to make it to the ferry dock in September. She had fought to see the elevator installed. She had fought to sit by the fire on Christmas morning and watch her family open presents.</w:t>
      </w:r>
    </w:p>
    <w:p w14:paraId="5BE177B1" w14:textId="77777777" w:rsidR="00663BC7" w:rsidRDefault="00663BC7" w:rsidP="00663BC7">
      <w:r>
        <w:t>But the fight was over.</w:t>
      </w:r>
    </w:p>
    <w:p w14:paraId="73B99DAF" w14:textId="77777777" w:rsidR="00663BC7" w:rsidRDefault="00663BC7" w:rsidP="00663BC7">
      <w:r>
        <w:t>Tom sat in the chair next to the bed, holding his mother’s hand. It felt fragile, like parchment paper.</w:t>
      </w:r>
    </w:p>
    <w:p w14:paraId="32E3415B" w14:textId="77777777" w:rsidR="00663BC7" w:rsidRDefault="00663BC7" w:rsidP="00663BC7">
      <w:r>
        <w:t>"Mom?" Tom whispered.</w:t>
      </w:r>
    </w:p>
    <w:p w14:paraId="534F006C" w14:textId="77777777" w:rsidR="00663BC7" w:rsidRDefault="00663BC7" w:rsidP="00663BC7">
      <w:r>
        <w:lastRenderedPageBreak/>
        <w:t>Helen opened her eyes. They were cloudy, but for a moment, they focused sharply on her son. She smiled—a small, tired curving of her lips.</w:t>
      </w:r>
    </w:p>
    <w:p w14:paraId="18D00A33" w14:textId="77777777" w:rsidR="00663BC7" w:rsidRDefault="00663BC7" w:rsidP="00663BC7">
      <w:r>
        <w:t>"I'm still here, Tommy," she whispered. Her voice was thin, barely a scratch in the air.</w:t>
      </w:r>
    </w:p>
    <w:p w14:paraId="00240DA3" w14:textId="77777777" w:rsidR="00663BC7" w:rsidRDefault="00663BC7" w:rsidP="00663BC7">
      <w:r>
        <w:t>"I know," Tom said, his voice cracking. "I'm right here."</w:t>
      </w:r>
    </w:p>
    <w:p w14:paraId="022BE828" w14:textId="77777777" w:rsidR="00663BC7" w:rsidRDefault="00663BC7" w:rsidP="00663BC7">
      <w:r>
        <w:t>"Don't look so sad," Helen murmured. "I got the best Christmas present. I got my boys back. I got to see the Fortress."</w:t>
      </w:r>
    </w:p>
    <w:p w14:paraId="6975F403" w14:textId="77777777" w:rsidR="00663BC7" w:rsidRDefault="00663BC7" w:rsidP="00663BC7">
      <w:r>
        <w:t>She turned her head slightly to look at the open doorway.</w:t>
      </w:r>
    </w:p>
    <w:p w14:paraId="6D1F091E" w14:textId="77777777" w:rsidR="00663BC7" w:rsidRDefault="00663BC7" w:rsidP="00663BC7">
      <w:r>
        <w:t xml:space="preserve">Patrick and Nichole were there. Patrick was seated in a chair he had pulled up. Nichole was parked next to him in her </w:t>
      </w:r>
      <w:r>
        <w:rPr>
          <w:b/>
          <w:bCs/>
        </w:rPr>
        <w:t>Titan AeroMotion</w:t>
      </w:r>
      <w:r>
        <w:t>.</w:t>
      </w:r>
    </w:p>
    <w:p w14:paraId="5AADAF58" w14:textId="77777777" w:rsidR="00663BC7" w:rsidRDefault="00663BC7" w:rsidP="00663BC7">
      <w:r>
        <w:t>They weren't afraid. They had spent their lives navigating medical realities; they understood the machinery of the body better than most adults. They knew what a shutting-down system looked like.</w:t>
      </w:r>
    </w:p>
    <w:p w14:paraId="542CAEF1" w14:textId="77777777" w:rsidR="00663BC7" w:rsidRDefault="00663BC7" w:rsidP="00663BC7">
      <w:r>
        <w:t>Helen looked at the twins.</w:t>
      </w:r>
    </w:p>
    <w:p w14:paraId="51402393" w14:textId="77777777" w:rsidR="00663BC7" w:rsidRDefault="00663BC7" w:rsidP="00663BC7">
      <w:r>
        <w:t>"Come here," she whispered.</w:t>
      </w:r>
    </w:p>
    <w:p w14:paraId="24A197F2" w14:textId="77777777" w:rsidR="00663BC7" w:rsidRDefault="00663BC7" w:rsidP="00663BC7">
      <w:r>
        <w:t>Patrick stood up. He pushed Nichole’s chair right up to the bedside. The bed was low—accessible height—so Nichole was eye-level with her grandmother.</w:t>
      </w:r>
    </w:p>
    <w:p w14:paraId="664ED4B6" w14:textId="77777777" w:rsidR="00663BC7" w:rsidRDefault="00663BC7" w:rsidP="00663BC7">
      <w:r>
        <w:t>Helen reached out a trembling hand. Nichole took it.</w:t>
      </w:r>
    </w:p>
    <w:p w14:paraId="794333FD" w14:textId="77777777" w:rsidR="00663BC7" w:rsidRDefault="00663BC7" w:rsidP="00663BC7">
      <w:r>
        <w:t>"You two..." Helen breathed, looking between them. "You're a wonder. I worried about you for so long. Stuck in that house in Virginia. Waiting for the world to let you in."</w:t>
      </w:r>
    </w:p>
    <w:p w14:paraId="222E6401" w14:textId="77777777" w:rsidR="00663BC7" w:rsidRDefault="00663BC7" w:rsidP="00663BC7">
      <w:r>
        <w:t>She squeezed Nichole’s hand with surprising strength.</w:t>
      </w:r>
    </w:p>
    <w:p w14:paraId="68BF2DD6" w14:textId="77777777" w:rsidR="00663BC7" w:rsidRDefault="00663BC7" w:rsidP="00663BC7">
      <w:r>
        <w:t>"But you didn't wait. You built your own door."</w:t>
      </w:r>
    </w:p>
    <w:p w14:paraId="094E62C8" w14:textId="77777777" w:rsidR="00663BC7" w:rsidRDefault="00663BC7" w:rsidP="00663BC7">
      <w:r>
        <w:t>Nichole felt a tear hot on her cheek. She didn't use the VocaLink. She just held on.</w:t>
      </w:r>
    </w:p>
    <w:p w14:paraId="1F3045AF" w14:textId="77777777" w:rsidR="00663BC7" w:rsidRDefault="00663BC7" w:rsidP="00663BC7">
      <w:r>
        <w:t>"I'm ready," Helen said, looking back at Tom. "I'm tired, Tommy. It's time for the next great adventure."</w:t>
      </w:r>
    </w:p>
    <w:p w14:paraId="19EE18CD" w14:textId="77777777" w:rsidR="00663BC7" w:rsidRDefault="00663BC7" w:rsidP="00663BC7">
      <w:r>
        <w:t>"I know, Mom," Tom wept, leaning his forehead against her hand. "It's okay. You can go. We're all safe. We're all here."</w:t>
      </w:r>
    </w:p>
    <w:p w14:paraId="5E3A3C39" w14:textId="77777777" w:rsidR="00663BC7" w:rsidRDefault="00663BC7" w:rsidP="00663BC7">
      <w:r>
        <w:t>"Safe," Helen repeated, closing her eyes. "The machine works."</w:t>
      </w:r>
    </w:p>
    <w:p w14:paraId="7B25490B" w14:textId="77777777" w:rsidR="00663BC7" w:rsidRDefault="00663BC7" w:rsidP="00663BC7">
      <w:r>
        <w:t>She drifted back into sleep, but the tension in her brow was gone.</w:t>
      </w:r>
    </w:p>
    <w:p w14:paraId="6070323D" w14:textId="77777777" w:rsidR="00663BC7" w:rsidRDefault="00663BC7" w:rsidP="00663BC7">
      <w:r>
        <w:lastRenderedPageBreak/>
        <w:t>In the kitchen, Aunt Carol and Ellen were quietly packing away the last of the Christmas leftovers, preparing the house for a different kind of gathering. Uncle Mark had turned off the TV and was sitting in the living room, staring into the fireplace, keeping a vigil.</w:t>
      </w:r>
    </w:p>
    <w:p w14:paraId="4B44491E" w14:textId="77777777" w:rsidR="00663BC7" w:rsidRDefault="00663BC7" w:rsidP="00663BC7">
      <w:r>
        <w:t>The Fortress on West Main Road wasn't just a launchpad for college anymore. It was a sanctuary for the end of a life well-lived.</w:t>
      </w:r>
    </w:p>
    <w:p w14:paraId="15B5E083" w14:textId="77777777" w:rsidR="00663BC7" w:rsidRDefault="00663BC7" w:rsidP="00663BC7">
      <w:r>
        <w:t>Patrick put his arm around Nichole’s shoulders. They sat there in the quiet room, listening to the rhythmic breathing of the woman who had loved them across three state lines, waiting for the silence that would inevitably come.</w:t>
      </w:r>
    </w:p>
    <w:p w14:paraId="4B66CEF7" w14:textId="3F39D623" w:rsidR="00663BC7" w:rsidRDefault="00663BC7" w:rsidP="00663BC7">
      <w:r>
        <w:t>They weren't children watching a tragedy. They were adults witnessing a completion.</w:t>
      </w:r>
    </w:p>
    <w:p w14:paraId="2F6300B8" w14:textId="77777777" w:rsidR="00673497" w:rsidRPr="00673497" w:rsidRDefault="00673497" w:rsidP="00673497">
      <w:pPr>
        <w:pStyle w:val="Heading3"/>
        <w:rPr>
          <w:rFonts w:eastAsia="Times New Roman"/>
        </w:rPr>
      </w:pPr>
      <w:r w:rsidRPr="00673497">
        <w:rPr>
          <w:rFonts w:eastAsia="Times New Roman"/>
        </w:rPr>
        <w:t>Part 7: The Silent Investor</w:t>
      </w:r>
    </w:p>
    <w:p w14:paraId="041F4ECA" w14:textId="77777777" w:rsidR="00673497" w:rsidRPr="00673497" w:rsidRDefault="00673497" w:rsidP="00673497">
      <w:pPr>
        <w:pStyle w:val="Heading4"/>
        <w:rPr>
          <w:rFonts w:eastAsia="Times New Roman"/>
        </w:rPr>
      </w:pPr>
      <w:r w:rsidRPr="00673497">
        <w:rPr>
          <w:rFonts w:eastAsia="Times New Roman"/>
          <w:b/>
          <w:bCs/>
        </w:rPr>
        <w:t>Date:</w:t>
      </w:r>
      <w:r w:rsidRPr="00673497">
        <w:rPr>
          <w:rFonts w:eastAsia="Times New Roman"/>
        </w:rPr>
        <w:t xml:space="preserve"> December 29, 2003 </w:t>
      </w:r>
      <w:r w:rsidRPr="00673497">
        <w:rPr>
          <w:rFonts w:eastAsia="Times New Roman"/>
          <w:b/>
          <w:bCs/>
        </w:rPr>
        <w:t>Time:</w:t>
      </w:r>
      <w:r w:rsidRPr="00673497">
        <w:rPr>
          <w:rFonts w:eastAsia="Times New Roman"/>
        </w:rPr>
        <w:t xml:space="preserve"> 3:42 AM </w:t>
      </w:r>
      <w:r w:rsidRPr="00673497">
        <w:rPr>
          <w:rFonts w:eastAsia="Times New Roman"/>
          <w:b/>
          <w:bCs/>
        </w:rPr>
        <w:t>Location:</w:t>
      </w:r>
      <w:r w:rsidRPr="00673497">
        <w:rPr>
          <w:rFonts w:eastAsia="Times New Roman"/>
        </w:rPr>
        <w:t xml:space="preserve"> The First Floor Guest Suite, 95 West Main Road, Portsmouth, Rhode Island</w:t>
      </w:r>
    </w:p>
    <w:p w14:paraId="401E5AD9" w14:textId="77777777" w:rsidR="00673497" w:rsidRPr="00673497" w:rsidRDefault="00673497" w:rsidP="00673497">
      <w:r w:rsidRPr="00673497">
        <w:t>The house was quiet, save for the hum of the refrigerator in the kitchen and the rhythmic ticking of the grandfather clock in the hallway.</w:t>
      </w:r>
    </w:p>
    <w:p w14:paraId="67900AE6" w14:textId="77777777" w:rsidR="00673497" w:rsidRPr="00673497" w:rsidRDefault="00673497" w:rsidP="00673497">
      <w:r w:rsidRPr="00673497">
        <w:t>In the first-floor guest suite, the breathing that had marked the rhythm of the last two days slowed. It didn't struggle. It didn't gasp. It simply grew shallower, the pauses between breaths stretching longer and longer, like a pendulum slowly coming to rest.</w:t>
      </w:r>
    </w:p>
    <w:p w14:paraId="1BFF121E" w14:textId="77777777" w:rsidR="00673497" w:rsidRPr="00673497" w:rsidRDefault="00673497" w:rsidP="00673497">
      <w:r w:rsidRPr="00673497">
        <w:t>Tom sat by the bed, his hand resting over his mother's. Ellen stood behind him, her hand on his shoulder.</w:t>
      </w:r>
    </w:p>
    <w:p w14:paraId="2366C657" w14:textId="77777777" w:rsidR="00673497" w:rsidRPr="00673497" w:rsidRDefault="00673497" w:rsidP="00673497">
      <w:r w:rsidRPr="00673497">
        <w:t>Patrick and Nichole were parked at the foot of the bed. They hadn't left the room since dinner.</w:t>
      </w:r>
    </w:p>
    <w:p w14:paraId="38D3CF59" w14:textId="77777777" w:rsidR="00673497" w:rsidRPr="00673497" w:rsidRDefault="00673497" w:rsidP="00673497">
      <w:r w:rsidRPr="00673497">
        <w:t>Grandma Helen opened her eyes one last time. She didn't look at the ceiling; she looked at the window, where the moonlight was reflecting off the snow-covered lawn of the Fortress.</w:t>
      </w:r>
    </w:p>
    <w:p w14:paraId="30C657B5" w14:textId="77777777" w:rsidR="00673497" w:rsidRPr="00673497" w:rsidRDefault="00673497" w:rsidP="00673497">
      <w:r w:rsidRPr="00673497">
        <w:t>She let out one final, soft exhale.</w:t>
      </w:r>
    </w:p>
    <w:p w14:paraId="441F9471" w14:textId="77777777" w:rsidR="00673497" w:rsidRPr="00673497" w:rsidRDefault="00673497" w:rsidP="00673497">
      <w:r w:rsidRPr="00673497">
        <w:t>And then, the silence was absolute.</w:t>
      </w:r>
    </w:p>
    <w:p w14:paraId="0A8E9D27" w14:textId="77777777" w:rsidR="00673497" w:rsidRPr="00673497" w:rsidRDefault="00673497" w:rsidP="00673497">
      <w:r w:rsidRPr="00673497">
        <w:t>Tom waited. He checked the pulse at her wrist, just as the hospice nurse had taught him. He held it for a long minute, tears streaming silently down his face.</w:t>
      </w:r>
    </w:p>
    <w:p w14:paraId="1C2F9C70" w14:textId="77777777" w:rsidR="00673497" w:rsidRPr="00673497" w:rsidRDefault="00673497" w:rsidP="00673497">
      <w:r w:rsidRPr="00673497">
        <w:t>He looked up at the family. He didn't say "she died."</w:t>
      </w:r>
    </w:p>
    <w:p w14:paraId="69914229" w14:textId="77777777" w:rsidR="00673497" w:rsidRPr="00673497" w:rsidRDefault="00673497" w:rsidP="00673497">
      <w:r w:rsidRPr="00673497">
        <w:t>"She's free," Tom whispered.</w:t>
      </w:r>
    </w:p>
    <w:p w14:paraId="04A4180F" w14:textId="77777777" w:rsidR="00673497" w:rsidRPr="00673497" w:rsidRDefault="00673497" w:rsidP="00673497">
      <w:r w:rsidRPr="00673497">
        <w:t>There was no wailing. No panic. The sadness in the room was heavy, but it was clean. It was the sadness of a ship leaving the harbor after a long, successful voyage.</w:t>
      </w:r>
    </w:p>
    <w:p w14:paraId="263B9FEA" w14:textId="77777777" w:rsidR="00673497" w:rsidRPr="00673497" w:rsidRDefault="00673497" w:rsidP="00673497">
      <w:r w:rsidRPr="00673497">
        <w:lastRenderedPageBreak/>
        <w:t>Uncle Mark stepped forward from the doorway. He walked to the bed and kissed his mother’s forehead.</w:t>
      </w:r>
    </w:p>
    <w:p w14:paraId="58728AC7" w14:textId="77777777" w:rsidR="00673497" w:rsidRPr="00673497" w:rsidRDefault="00673497" w:rsidP="00673497">
      <w:r w:rsidRPr="00673497">
        <w:t>"Travel well, Mom," Mark said softly. "Say hi to Dad for us."</w:t>
      </w:r>
    </w:p>
    <w:p w14:paraId="3D42EC07" w14:textId="77777777" w:rsidR="00673497" w:rsidRPr="00673497" w:rsidRDefault="00673497" w:rsidP="00673497">
      <w:r w:rsidRPr="00673497">
        <w:t>Nichole looked at the empty shell of the woman who had loved them so fiercely. She didn't feel traumatized. She felt a profound sense of respect.</w:t>
      </w:r>
    </w:p>
    <w:p w14:paraId="169489F2" w14:textId="512877F2" w:rsidR="00673497" w:rsidRPr="00673497" w:rsidRDefault="00673497" w:rsidP="00673497">
      <w:r w:rsidRPr="00673497">
        <w:t>Her grandmother hadn't run from this moment. She had waited for the family to be reunited, waited for the house to be ready, and then greeted death like an old friend she had been expecting for tea.</w:t>
      </w:r>
    </w:p>
    <w:p w14:paraId="5B7CD32B" w14:textId="77777777" w:rsidR="00673497" w:rsidRPr="00673497" w:rsidRDefault="00673497" w:rsidP="00673497">
      <w:pPr>
        <w:pStyle w:val="Heading4"/>
        <w:rPr>
          <w:rFonts w:eastAsia="Times New Roman"/>
        </w:rPr>
      </w:pPr>
      <w:r w:rsidRPr="00673497">
        <w:rPr>
          <w:rFonts w:eastAsia="Times New Roman"/>
          <w:b/>
          <w:bCs/>
        </w:rPr>
        <w:t>Date:</w:t>
      </w:r>
      <w:r w:rsidRPr="00673497">
        <w:rPr>
          <w:rFonts w:eastAsia="Times New Roman"/>
        </w:rPr>
        <w:t xml:space="preserve"> December 30, 2003 </w:t>
      </w:r>
      <w:r w:rsidRPr="00673497">
        <w:rPr>
          <w:rFonts w:eastAsia="Times New Roman"/>
          <w:b/>
          <w:bCs/>
        </w:rPr>
        <w:t>Time:</w:t>
      </w:r>
      <w:r w:rsidRPr="00673497">
        <w:rPr>
          <w:rFonts w:eastAsia="Times New Roman"/>
        </w:rPr>
        <w:t xml:space="preserve"> 10:00 AM </w:t>
      </w:r>
      <w:r w:rsidRPr="00673497">
        <w:rPr>
          <w:rFonts w:eastAsia="Times New Roman"/>
          <w:b/>
          <w:bCs/>
        </w:rPr>
        <w:t>Location:</w:t>
      </w:r>
      <w:r w:rsidRPr="00673497">
        <w:rPr>
          <w:rFonts w:eastAsia="Times New Roman"/>
        </w:rPr>
        <w:t xml:space="preserve"> The Dining Room</w:t>
      </w:r>
    </w:p>
    <w:p w14:paraId="5EBDF2AF" w14:textId="77777777" w:rsidR="00673497" w:rsidRPr="00673497" w:rsidRDefault="00673497" w:rsidP="00673497">
      <w:r w:rsidRPr="00673497">
        <w:t>The next morning, the business of death began. But Helen Bennett, true to form, had already done the work.</w:t>
      </w:r>
    </w:p>
    <w:p w14:paraId="38140A27" w14:textId="77777777" w:rsidR="00673497" w:rsidRPr="00673497" w:rsidRDefault="00673497" w:rsidP="00673497">
      <w:r w:rsidRPr="00673497">
        <w:t>Tom sat at the head of the table with a heavy, fireproof lockbox that Helen had brought with her from Newport.</w:t>
      </w:r>
    </w:p>
    <w:p w14:paraId="73D64731" w14:textId="77777777" w:rsidR="00673497" w:rsidRPr="00673497" w:rsidRDefault="00673497" w:rsidP="00673497">
      <w:r w:rsidRPr="00673497">
        <w:t>"She gave me the key on Christmas Eve," Tom said, his voice rough but steady. "She told me not to open it until she was gone."</w:t>
      </w:r>
    </w:p>
    <w:p w14:paraId="7E761882" w14:textId="77777777" w:rsidR="00673497" w:rsidRPr="00673497" w:rsidRDefault="00673497" w:rsidP="00673497">
      <w:r w:rsidRPr="00673497">
        <w:t>He unlocked the box. Inside wasn't a mess of receipts. It was a perfectly organized system of file folders.</w:t>
      </w:r>
    </w:p>
    <w:p w14:paraId="13974138" w14:textId="77777777" w:rsidR="00673497" w:rsidRPr="00673497" w:rsidRDefault="00673497" w:rsidP="00673497">
      <w:r w:rsidRPr="00673497">
        <w:rPr>
          <w:i/>
          <w:iCs/>
        </w:rPr>
        <w:t>Burial Instructions.</w:t>
      </w:r>
      <w:r w:rsidRPr="00673497">
        <w:t xml:space="preserve"> (She had already paid for the plot next to her husband). </w:t>
      </w:r>
      <w:r w:rsidRPr="00673497">
        <w:rPr>
          <w:i/>
          <w:iCs/>
        </w:rPr>
        <w:t>Obituary Draft.</w:t>
      </w:r>
      <w:r w:rsidRPr="00673497">
        <w:t xml:space="preserve"> (She had written it herself to save them the trouble).</w:t>
      </w:r>
    </w:p>
    <w:p w14:paraId="2CADBCEA" w14:textId="77777777" w:rsidR="00673497" w:rsidRPr="00673497" w:rsidRDefault="00673497" w:rsidP="00673497">
      <w:r w:rsidRPr="00673497">
        <w:t xml:space="preserve">And at the bottom, a thick manila envelope labeled: </w:t>
      </w:r>
      <w:r w:rsidRPr="00673497">
        <w:rPr>
          <w:b/>
          <w:bCs/>
        </w:rPr>
        <w:t>THE LAUNCH FUND.</w:t>
      </w:r>
    </w:p>
    <w:p w14:paraId="20351FFF" w14:textId="77777777" w:rsidR="00673497" w:rsidRPr="00673497" w:rsidRDefault="00673497" w:rsidP="00673497">
      <w:r w:rsidRPr="00673497">
        <w:t>Tom opened it. He pulled out a bank book and two thick portfolio binders from a national financial trust.</w:t>
      </w:r>
    </w:p>
    <w:p w14:paraId="31193BF3" w14:textId="77777777" w:rsidR="00673497" w:rsidRPr="00673497" w:rsidRDefault="00673497" w:rsidP="00673497">
      <w:r w:rsidRPr="00673497">
        <w:t>He read the first document. He stopped. He read it again, his glasses sliding down his nose.</w:t>
      </w:r>
    </w:p>
    <w:p w14:paraId="301DA99A" w14:textId="77777777" w:rsidR="00673497" w:rsidRPr="00673497" w:rsidRDefault="00673497" w:rsidP="00673497">
      <w:r w:rsidRPr="00673497">
        <w:t>"Oh, Mom," Tom choked out, shaking his head in disbelief.</w:t>
      </w:r>
    </w:p>
    <w:p w14:paraId="7D0047FE" w14:textId="77777777" w:rsidR="00673497" w:rsidRPr="00673497" w:rsidRDefault="00673497" w:rsidP="00673497">
      <w:r w:rsidRPr="00673497">
        <w:t>"What is it?" Ellen asked, putting her hand on his arm.</w:t>
      </w:r>
    </w:p>
    <w:p w14:paraId="0ED6CD51" w14:textId="77777777" w:rsidR="00673497" w:rsidRPr="00673497" w:rsidRDefault="00673497" w:rsidP="00673497">
      <w:r w:rsidRPr="00673497">
        <w:t xml:space="preserve">"We thought she was scraping by on Social Security," Tom said, holding up the passbook for a local savings account. "She wasn't. She was hoarding it. Every birthday check we sent her, every bit of surplus... she saved it. There's </w:t>
      </w:r>
      <w:r w:rsidRPr="00673497">
        <w:rPr>
          <w:b/>
          <w:bCs/>
        </w:rPr>
        <w:t>$23,497.61</w:t>
      </w:r>
      <w:r w:rsidRPr="00673497">
        <w:t xml:space="preserve"> in here."</w:t>
      </w:r>
    </w:p>
    <w:p w14:paraId="618F616F" w14:textId="77777777" w:rsidR="00673497" w:rsidRPr="00673497" w:rsidRDefault="00673497" w:rsidP="00673497">
      <w:r w:rsidRPr="00673497">
        <w:t>He turned the page to a handwritten note clipped to the book.</w:t>
      </w:r>
    </w:p>
    <w:p w14:paraId="5499C454" w14:textId="77777777" w:rsidR="00673497" w:rsidRPr="00673497" w:rsidRDefault="00673497" w:rsidP="00673497">
      <w:r w:rsidRPr="00673497">
        <w:rPr>
          <w:i/>
          <w:iCs/>
        </w:rPr>
        <w:lastRenderedPageBreak/>
        <w:t>"Divide evenly between Patrick and Nichole. For books and pizza. Don't let them eat ramen."</w:t>
      </w:r>
    </w:p>
    <w:p w14:paraId="2A0D9EA9" w14:textId="77777777" w:rsidR="00673497" w:rsidRPr="00673497" w:rsidRDefault="00673497" w:rsidP="00673497">
      <w:r w:rsidRPr="00673497">
        <w:t>Patrick stared at the book. Twelve thousand dollars each. That covered books, fees, and food for their entire undergraduate career.</w:t>
      </w:r>
    </w:p>
    <w:p w14:paraId="678C928F" w14:textId="77777777" w:rsidR="00673497" w:rsidRPr="00673497" w:rsidRDefault="00673497" w:rsidP="00673497">
      <w:r w:rsidRPr="00673497">
        <w:t>"But that's not the big one," Tom said, his hands shaking as he opened the financial trust binders. He looked at Ellen, completely bewildered. "Did you know about this?"</w:t>
      </w:r>
    </w:p>
    <w:p w14:paraId="16DF57A3" w14:textId="77777777" w:rsidR="00673497" w:rsidRPr="00673497" w:rsidRDefault="00673497" w:rsidP="00673497">
      <w:r w:rsidRPr="00673497">
        <w:t>"Know about what?" Ellen asked, confused.</w:t>
      </w:r>
    </w:p>
    <w:p w14:paraId="1131B9F8" w14:textId="77777777" w:rsidR="00673497" w:rsidRPr="00673497" w:rsidRDefault="00673497" w:rsidP="00673497">
      <w:r w:rsidRPr="00673497">
        <w:t>"She didn't tell anybody," Tom whispered, sliding one binder to Patrick and one to Nichole. "Not even me. 529 College Savings Plans. She set these up the week you were born. April 1985. She put in a little bit every month for eighteen years. In absolute secret. Compound interest did the rest."</w:t>
      </w:r>
    </w:p>
    <w:p w14:paraId="3BB829F3" w14:textId="77777777" w:rsidR="00673497" w:rsidRPr="00673497" w:rsidRDefault="00673497" w:rsidP="00673497">
      <w:r w:rsidRPr="00673497">
        <w:t>Patrick looked at the bottom line of his statement.</w:t>
      </w:r>
    </w:p>
    <w:p w14:paraId="232E145D" w14:textId="77777777" w:rsidR="00673497" w:rsidRPr="00673497" w:rsidRDefault="00673497" w:rsidP="00673497">
      <w:r w:rsidRPr="00673497">
        <w:rPr>
          <w:b/>
          <w:bCs/>
        </w:rPr>
        <w:t>Total Portfolio Value: $61,273.75.</w:t>
      </w:r>
    </w:p>
    <w:p w14:paraId="39CFF965" w14:textId="77777777" w:rsidR="00673497" w:rsidRPr="00673497" w:rsidRDefault="00673497" w:rsidP="00673497">
      <w:r w:rsidRPr="00673497">
        <w:t xml:space="preserve">Nichole looked at hers. </w:t>
      </w:r>
      <w:r w:rsidRPr="00673497">
        <w:rPr>
          <w:b/>
          <w:bCs/>
        </w:rPr>
        <w:t>$61,273.75.</w:t>
      </w:r>
    </w:p>
    <w:p w14:paraId="7A9F67B6" w14:textId="77777777" w:rsidR="00673497" w:rsidRPr="00673497" w:rsidRDefault="00673497" w:rsidP="00673497">
      <w:r w:rsidRPr="00673497">
        <w:t>The room went silent.</w:t>
      </w:r>
    </w:p>
    <w:p w14:paraId="505AB105" w14:textId="77777777" w:rsidR="00673497" w:rsidRPr="00673497" w:rsidRDefault="00673497" w:rsidP="00673497">
      <w:r w:rsidRPr="00673497">
        <w:t>They had spent the last six months agonizing over out-of-state tuition, calculating gap year wages, and worrying about loans. Patrick had been ready to work double shifts at a grocery store to buy an elevator.</w:t>
      </w:r>
    </w:p>
    <w:p w14:paraId="4245E90E" w14:textId="77777777" w:rsidR="00673497" w:rsidRPr="00673497" w:rsidRDefault="00673497" w:rsidP="00673497">
      <w:r w:rsidRPr="00673497">
        <w:t>And the whole time, Grandma Helen had been sitting in her apartment in Newport, quietly building a war chest for a battle she knew was coming.</w:t>
      </w:r>
    </w:p>
    <w:p w14:paraId="0F0A8891" w14:textId="77777777" w:rsidR="00673497" w:rsidRPr="00673497" w:rsidRDefault="00673497" w:rsidP="00673497">
      <w:r w:rsidRPr="00673497">
        <w:t xml:space="preserve">Combined with the savings account, they each had nearly </w:t>
      </w:r>
      <w:r w:rsidRPr="00673497">
        <w:rPr>
          <w:b/>
          <w:bCs/>
        </w:rPr>
        <w:t>$73,000</w:t>
      </w:r>
      <w:r w:rsidRPr="00673497">
        <w:t>.</w:t>
      </w:r>
    </w:p>
    <w:p w14:paraId="2225EB49" w14:textId="77777777" w:rsidR="00673497" w:rsidRPr="00673497" w:rsidRDefault="00673497" w:rsidP="00673497">
      <w:r w:rsidRPr="00673497">
        <w:t>With the Rhode Island in-state tuition rate kicking in next September, this wasn't just "help." This was a full ride. BSU tuition, housing, and the astronomical rent at The Foundry Lofts were all officially covered.</w:t>
      </w:r>
    </w:p>
    <w:p w14:paraId="23C0035F" w14:textId="77777777" w:rsidR="00673497" w:rsidRPr="00673497" w:rsidRDefault="00673497" w:rsidP="00673497">
      <w:r w:rsidRPr="00673497">
        <w:t>Patrick looked at the empty wheelchair parked in the corner of the living room.</w:t>
      </w:r>
    </w:p>
    <w:p w14:paraId="184E21AA" w14:textId="77777777" w:rsidR="00673497" w:rsidRPr="00673497" w:rsidRDefault="00673497" w:rsidP="00673497">
      <w:r w:rsidRPr="00673497">
        <w:t>He realized then that the "Fortress" wasn't just the brick walls Uncle Mark had bought. It was the foundation Helen had laid down, dollar by dollar, for two decades.</w:t>
      </w:r>
    </w:p>
    <w:p w14:paraId="086E3B8C" w14:textId="77777777" w:rsidR="00673497" w:rsidRPr="00673497" w:rsidRDefault="00673497" w:rsidP="00673497">
      <w:r w:rsidRPr="00673497">
        <w:t>Nichole reached for her mouse. Her hand was shaking, but her eyes were dry and fierce.</w:t>
      </w:r>
    </w:p>
    <w:p w14:paraId="07EF1399" w14:textId="77777777" w:rsidR="00673497" w:rsidRPr="00673497" w:rsidRDefault="00673497" w:rsidP="00673497">
      <w:r w:rsidRPr="00673497">
        <w:rPr>
          <w:b/>
          <w:bCs/>
        </w:rPr>
        <w:t>"SHE. WAS. THE. ENGINE."</w:t>
      </w:r>
    </w:p>
    <w:p w14:paraId="79CF8EB9" w14:textId="77777777" w:rsidR="00673497" w:rsidRPr="00673497" w:rsidRDefault="00673497" w:rsidP="00673497">
      <w:r w:rsidRPr="00673497">
        <w:t>"Yeah," Patrick whispered, closing the binder. "She was."</w:t>
      </w:r>
    </w:p>
    <w:p w14:paraId="2AA34D9D" w14:textId="77777777" w:rsidR="00673497" w:rsidRPr="00673497" w:rsidRDefault="00673497" w:rsidP="00673497">
      <w:r w:rsidRPr="00673497">
        <w:lastRenderedPageBreak/>
        <w:t>Tom wiped his eyes and closed the lockbox.</w:t>
      </w:r>
    </w:p>
    <w:p w14:paraId="55E543FE" w14:textId="77777777" w:rsidR="00673497" w:rsidRPr="00673497" w:rsidRDefault="00673497" w:rsidP="00673497">
      <w:r w:rsidRPr="00673497">
        <w:t>"She wanted you to fly," Tom said. "So... no student loans. No debt. You guys just go to school and build the machine."</w:t>
      </w:r>
    </w:p>
    <w:p w14:paraId="576E5DCF" w14:textId="77777777" w:rsidR="00673497" w:rsidRPr="00673497" w:rsidRDefault="00673497" w:rsidP="00673497">
      <w:r w:rsidRPr="00673497">
        <w:t>Nichole looked at the binder. She tapped her screen.</w:t>
      </w:r>
    </w:p>
    <w:p w14:paraId="4011B5AD" w14:textId="77777777" w:rsidR="00673497" w:rsidRPr="00673497" w:rsidRDefault="00673497" w:rsidP="00673497">
      <w:r w:rsidRPr="00673497">
        <w:rPr>
          <w:b/>
          <w:bCs/>
        </w:rPr>
        <w:t>"WE. WILL. MAKE. IT. WORTH. IT."</w:t>
      </w:r>
    </w:p>
    <w:p w14:paraId="7F0D9EAE" w14:textId="77777777" w:rsidR="00E419AE" w:rsidRDefault="00E419AE" w:rsidP="00E419AE">
      <w:pPr>
        <w:pStyle w:val="Heading3"/>
      </w:pPr>
      <w:r>
        <w:t>Part 8: The Final Transfer</w:t>
      </w:r>
    </w:p>
    <w:p w14:paraId="488D85D0" w14:textId="77777777" w:rsidR="00E419AE" w:rsidRDefault="00E419AE" w:rsidP="00E419AE">
      <w:pPr>
        <w:pStyle w:val="Heading4"/>
      </w:pPr>
      <w:r>
        <w:rPr>
          <w:b/>
          <w:bCs/>
        </w:rPr>
        <w:t>Date:</w:t>
      </w:r>
      <w:r>
        <w:t xml:space="preserve"> January 3, 2004 </w:t>
      </w:r>
      <w:r>
        <w:rPr>
          <w:b/>
          <w:bCs/>
        </w:rPr>
        <w:t>Time:</w:t>
      </w:r>
      <w:r>
        <w:t xml:space="preserve"> 11:00 AM </w:t>
      </w:r>
      <w:r>
        <w:rPr>
          <w:b/>
          <w:bCs/>
        </w:rPr>
        <w:t>Location:</w:t>
      </w:r>
      <w:r>
        <w:t xml:space="preserve"> The Cemetery, Middletown, Rhode Island</w:t>
      </w:r>
    </w:p>
    <w:p w14:paraId="785363BC" w14:textId="77777777" w:rsidR="00E419AE" w:rsidRDefault="00E419AE" w:rsidP="00E419AE">
      <w:r>
        <w:t>The first week of January was brutally cold. A fresh layer of snow blanketed Aquidneck Island, and the wind coming off the bay was sharp enough to sting the eyes.</w:t>
      </w:r>
    </w:p>
    <w:p w14:paraId="32262812" w14:textId="77777777" w:rsidR="00E419AE" w:rsidRDefault="00E419AE" w:rsidP="00E419AE">
      <w:r>
        <w:t xml:space="preserve">But the new </w:t>
      </w:r>
      <w:r>
        <w:rPr>
          <w:b/>
          <w:bCs/>
        </w:rPr>
        <w:t>Liberty</w:t>
      </w:r>
      <w:r>
        <w:t xml:space="preserve"> commercial transport van didn't flinch. Its heavy-duty, all-wheel-drive chassis cut through the unplowed lanes of the historic cemetery with absolute authority.</w:t>
      </w:r>
    </w:p>
    <w:p w14:paraId="7CDC0F48" w14:textId="77777777" w:rsidR="00E419AE" w:rsidRDefault="00E419AE" w:rsidP="00E419AE">
      <w:r>
        <w:t>Patrick parked the van near the family plot. The heater was running at full blast, keeping the interior warm.</w:t>
      </w:r>
    </w:p>
    <w:p w14:paraId="214327B5" w14:textId="77777777" w:rsidR="00E419AE" w:rsidRDefault="00E419AE" w:rsidP="00E419AE">
      <w:r>
        <w:t>"Okay, final checks," Patrick said, stepping to the back.</w:t>
      </w:r>
    </w:p>
    <w:p w14:paraId="28570978" w14:textId="77777777" w:rsidR="00E419AE" w:rsidRDefault="00E419AE" w:rsidP="00E419AE">
      <w:r>
        <w:t>He bundled Nichole in her heaviest winter coat, layered a wool scarf around her neck, and secured her custom thermal blanket around her legs. He pulled a thick knit hat over her ears.</w:t>
      </w:r>
    </w:p>
    <w:p w14:paraId="2E131BB5" w14:textId="77777777" w:rsidR="00E419AE" w:rsidRDefault="00E419AE" w:rsidP="00E419AE">
      <w:r>
        <w:t>She looked like an astronaut ready for a spacewalk.</w:t>
      </w:r>
    </w:p>
    <w:p w14:paraId="2E1AC3CD" w14:textId="63C7E3EF" w:rsidR="00E419AE" w:rsidRDefault="2AE1327F" w:rsidP="00E419AE">
      <w:r>
        <w:t xml:space="preserve">"Ready, </w:t>
      </w:r>
      <w:r w:rsidR="157E1926">
        <w:t>Nikki</w:t>
      </w:r>
      <w:r>
        <w:t>?" Patrick asked.</w:t>
      </w:r>
    </w:p>
    <w:p w14:paraId="53D6492B" w14:textId="77777777" w:rsidR="00E419AE" w:rsidRDefault="00E419AE" w:rsidP="00E419AE">
      <w:r>
        <w:t>Nichole nodded. She was sad, but her heart was full.</w:t>
      </w:r>
    </w:p>
    <w:p w14:paraId="5EC1CB37" w14:textId="77777777" w:rsidR="00E419AE" w:rsidRDefault="00E419AE" w:rsidP="00E419AE">
      <w:r>
        <w:t>Patrick engaged the new dual-arm hydraulic lift. It hummed silently, lowering them out of the warm cabin and onto the frozen cemetery road.</w:t>
      </w:r>
    </w:p>
    <w:p w14:paraId="4B9DD997" w14:textId="77777777" w:rsidR="00E419AE" w:rsidRDefault="00E419AE" w:rsidP="00E419AE">
      <w:r>
        <w:t>They rolled toward the gravesite. The ground was hard-packed snow and frozen earth. In the old van, pushing the chair through this terrain would have been a grueling, exhausting fight.</w:t>
      </w:r>
    </w:p>
    <w:p w14:paraId="01B1632E" w14:textId="77777777" w:rsidR="00E419AE" w:rsidRDefault="00E419AE" w:rsidP="00E419AE">
      <w:r>
        <w:t>But with the new commercial-grade winter tires on the Titan AeroMotion, and Patrick wearing his heavy boots, they glided forward without missing a beat.</w:t>
      </w:r>
    </w:p>
    <w:p w14:paraId="0D368FB7" w14:textId="77777777" w:rsidR="00E419AE" w:rsidRDefault="00E419AE" w:rsidP="00E419AE">
      <w:r>
        <w:t>They joined the rest of the family at the green canvas tent set up over the open grave. Helen’s casket was silver, matching the wheelchair she had left behind in the living room.</w:t>
      </w:r>
    </w:p>
    <w:p w14:paraId="01341536" w14:textId="77777777" w:rsidR="00E419AE" w:rsidRDefault="00E419AE" w:rsidP="00E419AE">
      <w:r>
        <w:lastRenderedPageBreak/>
        <w:t>The service was short and stripped of tragedy. The priest read the obituary that Helen had typed out herself. It was practical, loving, and focused entirely on how proud she was to see her family reunited on the island.</w:t>
      </w:r>
    </w:p>
    <w:p w14:paraId="461E65CA" w14:textId="77777777" w:rsidR="00E419AE" w:rsidRDefault="00E419AE" w:rsidP="00E419AE">
      <w:r>
        <w:t>When the prayers concluded, the funeral director gestured for the family to say their final goodbyes.</w:t>
      </w:r>
    </w:p>
    <w:p w14:paraId="1733D546" w14:textId="77777777" w:rsidR="00E419AE" w:rsidRDefault="00E419AE" w:rsidP="00E419AE">
      <w:r>
        <w:t>Tom and Ellen stepped up, placing a single white rose on the casket. Uncle Mark and Aunt Carol followed.</w:t>
      </w:r>
    </w:p>
    <w:p w14:paraId="3A89A324" w14:textId="77777777" w:rsidR="00E419AE" w:rsidRDefault="00E419AE" w:rsidP="00E419AE">
      <w:r>
        <w:t>Then, Patrick pushed Nichole to the edge of the grave.</w:t>
      </w:r>
    </w:p>
    <w:p w14:paraId="4D446535" w14:textId="77777777" w:rsidR="00E419AE" w:rsidRDefault="00E419AE" w:rsidP="00E419AE">
      <w:r>
        <w:t>Next to Helen's plot was a headstone from 1992—Grandpa Arthur Bennett. After twelve years, the set was complete again.</w:t>
      </w:r>
    </w:p>
    <w:p w14:paraId="53EB86E2" w14:textId="77777777" w:rsidR="00E419AE" w:rsidRDefault="00E419AE" w:rsidP="00E419AE">
      <w:r>
        <w:t>Nichole looked at the silver casket. For eighteen years, this woman had quietly deferred her own comforts. She had skipped vacations. She had lived in a small, cramped apartment. She had saved her Social Security checks.</w:t>
      </w:r>
    </w:p>
    <w:p w14:paraId="0DA263C5" w14:textId="77777777" w:rsidR="00E419AE" w:rsidRDefault="00E419AE" w:rsidP="00E419AE">
      <w:r>
        <w:t>She had done it all in absolute silence, waiting in the shadows so that when the day came, her grandchildren could buy their freedom.</w:t>
      </w:r>
    </w:p>
    <w:p w14:paraId="29DA43FA" w14:textId="77777777" w:rsidR="00E419AE" w:rsidRDefault="00E419AE" w:rsidP="00E419AE">
      <w:r>
        <w:t>Patrick reached into his pocket. He pulled out the passbook for the local savings account that Tom had given him for safekeeping.</w:t>
      </w:r>
    </w:p>
    <w:p w14:paraId="356E8545" w14:textId="77777777" w:rsidR="00E419AE" w:rsidRDefault="00E419AE" w:rsidP="00E419AE">
      <w:r>
        <w:t>Patrick rested his hand on the cold silver metal of the casket.</w:t>
      </w:r>
    </w:p>
    <w:p w14:paraId="6BFB6B6D" w14:textId="77777777" w:rsidR="00E419AE" w:rsidRDefault="00E419AE" w:rsidP="00E419AE">
      <w:r>
        <w:t>"Thank you, Grandma," Patrick whispered, his breath visible in the freezing air. "We won't waste a single penny. I promise."</w:t>
      </w:r>
    </w:p>
    <w:p w14:paraId="275519C1" w14:textId="77777777" w:rsidR="00E419AE" w:rsidRDefault="00E419AE" w:rsidP="00E419AE">
      <w:r>
        <w:t>Nichole unzipped her coat just enough to free her right hand. She reached for her mouse.</w:t>
      </w:r>
    </w:p>
    <w:p w14:paraId="06C9BCD6" w14:textId="77777777" w:rsidR="00E419AE" w:rsidRDefault="00E419AE" w:rsidP="00E419AE">
      <w:r>
        <w:t>She didn't use the standard text-to-speech module. She had spent the last two days coding a specific audio file for this exact moment.</w:t>
      </w:r>
    </w:p>
    <w:p w14:paraId="045E084E" w14:textId="77777777" w:rsidR="00E419AE" w:rsidRDefault="00E419AE" w:rsidP="00E419AE">
      <w:r>
        <w:t>She clicked the mouse.</w:t>
      </w:r>
    </w:p>
    <w:p w14:paraId="26715268" w14:textId="77777777" w:rsidR="00E419AE" w:rsidRDefault="00E419AE" w:rsidP="00E419AE">
      <w:r>
        <w:rPr>
          <w:b/>
          <w:bCs/>
        </w:rPr>
        <w:t>"SLEEP. WELL. GRANDMA. THE. MACHINE. IS. FUNDED."</w:t>
      </w:r>
    </w:p>
    <w:p w14:paraId="647330DA" w14:textId="77777777" w:rsidR="00E419AE" w:rsidRDefault="00E419AE" w:rsidP="00E419AE">
      <w:r>
        <w:t xml:space="preserve">The synthetic voice cut through the winter wind. It wasn't just a goodbye. It was a status report. </w:t>
      </w:r>
      <w:r>
        <w:rPr>
          <w:i/>
          <w:iCs/>
        </w:rPr>
        <w:t>Mission accomplished.</w:t>
      </w:r>
    </w:p>
    <w:p w14:paraId="32260991" w14:textId="77777777" w:rsidR="00E419AE" w:rsidRDefault="00E419AE" w:rsidP="00E419AE">
      <w:r>
        <w:t>Tom smiled through his tears, putting his arm around Ellen.</w:t>
      </w:r>
    </w:p>
    <w:p w14:paraId="7849C881" w14:textId="77777777" w:rsidR="00E419AE" w:rsidRDefault="00E419AE" w:rsidP="00E419AE">
      <w:r>
        <w:t>"Alright," Uncle Mark said, his voice thick as he clapped Patrick on the shoulder. "Let's get her inside. Mom would kill us if she knew we let Nikki catch a cold out here."</w:t>
      </w:r>
    </w:p>
    <w:p w14:paraId="419DEBFB" w14:textId="77777777" w:rsidR="00E419AE" w:rsidRDefault="00E419AE" w:rsidP="00E419AE">
      <w:r>
        <w:lastRenderedPageBreak/>
        <w:t>Patrick nodded. He turned the heavy chair around and pushed Nichole back toward the waiting, idling van.</w:t>
      </w:r>
    </w:p>
    <w:p w14:paraId="6272E468" w14:textId="77777777" w:rsidR="00E419AE" w:rsidRDefault="00E419AE" w:rsidP="00E419AE">
      <w:r>
        <w:t>The gap year had taken their grandmother, but she hadn't left them behind. She had launched them.</w:t>
      </w:r>
    </w:p>
    <w:p w14:paraId="73C55738" w14:textId="77777777" w:rsidR="00637711" w:rsidRPr="00637711" w:rsidRDefault="00637711" w:rsidP="00637711">
      <w:pPr>
        <w:pStyle w:val="Heading2"/>
        <w:rPr>
          <w:rFonts w:eastAsia="Times New Roman"/>
        </w:rPr>
      </w:pPr>
      <w:r w:rsidRPr="00637711">
        <w:rPr>
          <w:rFonts w:eastAsia="Times New Roman"/>
        </w:rPr>
        <w:t>Chapter 2: The Commuter Protocol</w:t>
      </w:r>
    </w:p>
    <w:p w14:paraId="74AFFAAC" w14:textId="77777777" w:rsidR="00637711" w:rsidRPr="00637711" w:rsidRDefault="00637711" w:rsidP="00637711">
      <w:pPr>
        <w:pStyle w:val="Heading3"/>
        <w:rPr>
          <w:rFonts w:eastAsia="Times New Roman"/>
        </w:rPr>
      </w:pPr>
      <w:r w:rsidRPr="00637711">
        <w:rPr>
          <w:rFonts w:eastAsia="Times New Roman"/>
        </w:rPr>
        <w:t>Part 1: The Intake</w:t>
      </w:r>
    </w:p>
    <w:p w14:paraId="1E3097F1" w14:textId="77777777" w:rsidR="00637711" w:rsidRPr="00637711" w:rsidRDefault="00637711" w:rsidP="00637711">
      <w:pPr>
        <w:pStyle w:val="Heading4"/>
        <w:rPr>
          <w:rFonts w:eastAsia="Times New Roman"/>
        </w:rPr>
      </w:pPr>
      <w:r w:rsidRPr="00637711">
        <w:rPr>
          <w:rFonts w:eastAsia="Times New Roman"/>
          <w:b/>
          <w:bCs/>
        </w:rPr>
        <w:t>Date:</w:t>
      </w:r>
      <w:r w:rsidRPr="00637711">
        <w:rPr>
          <w:rFonts w:eastAsia="Times New Roman"/>
        </w:rPr>
        <w:t xml:space="preserve"> January 22, 2004 </w:t>
      </w:r>
      <w:r w:rsidRPr="00637711">
        <w:rPr>
          <w:rFonts w:eastAsia="Times New Roman"/>
          <w:b/>
          <w:bCs/>
        </w:rPr>
        <w:t>Time:</w:t>
      </w:r>
      <w:r w:rsidRPr="00637711">
        <w:rPr>
          <w:rFonts w:eastAsia="Times New Roman"/>
        </w:rPr>
        <w:t xml:space="preserve"> 9:45 AM </w:t>
      </w:r>
      <w:r w:rsidRPr="00637711">
        <w:rPr>
          <w:rFonts w:eastAsia="Times New Roman"/>
          <w:b/>
          <w:bCs/>
        </w:rPr>
        <w:t>Location:</w:t>
      </w:r>
      <w:r w:rsidRPr="00637711">
        <w:rPr>
          <w:rFonts w:eastAsia="Times New Roman"/>
        </w:rPr>
        <w:t xml:space="preserve"> Office of Access &amp; Equity, BSU Student Union (Level C)</w:t>
      </w:r>
    </w:p>
    <w:p w14:paraId="4941AAFA" w14:textId="77777777" w:rsidR="00637711" w:rsidRPr="00637711" w:rsidRDefault="00637711" w:rsidP="00637711">
      <w:r w:rsidRPr="00637711">
        <w:t>It was fifteen degrees outside, a bitter, bone-chilling January morning where the sea spray off Narragansett Bay froze instantly on the docks.</w:t>
      </w:r>
    </w:p>
    <w:p w14:paraId="77491C06" w14:textId="77777777" w:rsidR="00637711" w:rsidRPr="00637711" w:rsidRDefault="00637711" w:rsidP="00637711">
      <w:r w:rsidRPr="00637711">
        <w:t>Patrick and Nichole didn’t care.</w:t>
      </w:r>
    </w:p>
    <w:p w14:paraId="4AC4FEE6" w14:textId="77777777" w:rsidR="00637711" w:rsidRPr="00637711" w:rsidRDefault="00637711" w:rsidP="00637711">
      <w:r w:rsidRPr="00637711">
        <w:t xml:space="preserve">They had taken the OSTA Route 60 bus from Portsmouth, transferred to the heated BTA </w:t>
      </w:r>
      <w:r w:rsidRPr="00637711">
        <w:rPr>
          <w:i/>
          <w:iCs/>
        </w:rPr>
        <w:t>Newport Flyer</w:t>
      </w:r>
      <w:r w:rsidRPr="00637711">
        <w:t xml:space="preserve"> ferry, and disembarked at the Narraganset Esplanade Station. From there, they took the elevator down to the concourse and rolled directly into </w:t>
      </w:r>
      <w:r w:rsidRPr="00637711">
        <w:rPr>
          <w:i/>
          <w:iCs/>
        </w:rPr>
        <w:t>The Bull Run</w:t>
      </w:r>
      <w:r w:rsidRPr="00637711">
        <w:t>—BSU’s massive, climate-controlled subterranean tunnel network.</w:t>
      </w:r>
    </w:p>
    <w:p w14:paraId="0273ACFA" w14:textId="77777777" w:rsidR="00637711" w:rsidRPr="00637711" w:rsidRDefault="00637711" w:rsidP="00637711">
      <w:r w:rsidRPr="00637711">
        <w:t>Nichole’s heavy winter coat was already unzipped. She was warm, dry, and rolling effortlessly across the smooth concrete.</w:t>
      </w:r>
    </w:p>
    <w:p w14:paraId="2ABFAA1E" w14:textId="77777777" w:rsidR="00637711" w:rsidRPr="00637711" w:rsidRDefault="00637711" w:rsidP="00637711">
      <w:r w:rsidRPr="00637711">
        <w:t>They arrived at the Office of Access &amp; Equity beneath the Student Union. The waiting area was bright and buzzing with student life.</w:t>
      </w:r>
    </w:p>
    <w:p w14:paraId="15EE1CB1" w14:textId="77777777" w:rsidR="00637711" w:rsidRPr="00637711" w:rsidRDefault="00637711" w:rsidP="00637711">
      <w:r w:rsidRPr="00637711">
        <w:t>At 10:00 AM, a woman with a warm smile and a BSU fleece jacket stepped out of an office.</w:t>
      </w:r>
    </w:p>
    <w:p w14:paraId="6ACF69F8" w14:textId="77777777" w:rsidR="00637711" w:rsidRPr="00637711" w:rsidRDefault="00637711" w:rsidP="00637711">
      <w:r w:rsidRPr="00637711">
        <w:t>"Patrick and Nichole?" she asked, looking at both of them. "I'm Sarah Mitchell, Lead Access Coordinator. Come on back."</w:t>
      </w:r>
    </w:p>
    <w:p w14:paraId="32214DB9" w14:textId="77777777" w:rsidR="00637711" w:rsidRPr="00637711" w:rsidRDefault="00637711" w:rsidP="00637711">
      <w:r w:rsidRPr="00637711">
        <w:t>Unlike the mahogany-paneled interrogation room at Putney College, Sarah’s office was practically furnished. The desk was standard height, but there was a massive open space next to it where Sarah had intentionally removed the guest chairs to create a clear turning radius for wheelchairs.</w:t>
      </w:r>
    </w:p>
    <w:p w14:paraId="42AF8AFF" w14:textId="77777777" w:rsidR="00637711" w:rsidRPr="00637711" w:rsidRDefault="00637711" w:rsidP="00637711">
      <w:r w:rsidRPr="00637711">
        <w:t>Patrick parked Nichole in the open space and sat in the single remaining chair next to her.</w:t>
      </w:r>
    </w:p>
    <w:p w14:paraId="63743BD7" w14:textId="77777777" w:rsidR="00637711" w:rsidRPr="00637711" w:rsidRDefault="00637711" w:rsidP="00637711">
      <w:r w:rsidRPr="00637711">
        <w:t>"Alright," Sarah said, opening a file. "I see here you are applying for dual admission for Fall 2004. Patrick for Engineering, Nichole for Technical Communication. Fantastic pairing. Now, let’s talk logistics. Where are you two currently living?"</w:t>
      </w:r>
    </w:p>
    <w:p w14:paraId="7D2893D3" w14:textId="77777777" w:rsidR="00637711" w:rsidRPr="00637711" w:rsidRDefault="00637711" w:rsidP="00637711">
      <w:r w:rsidRPr="00637711">
        <w:lastRenderedPageBreak/>
        <w:t>"Portsmouth," Patrick answered. "95 West Main Road. We live with our parents, our aunt, and our uncle. It’s a... robust family unit."</w:t>
      </w:r>
    </w:p>
    <w:p w14:paraId="18BBF500" w14:textId="77777777" w:rsidR="00637711" w:rsidRPr="00637711" w:rsidRDefault="00637711" w:rsidP="00637711">
      <w:r w:rsidRPr="00637711">
        <w:t>Sarah smiled. "Multigenerational. I love it. Now, for your freshman year, standard BSU policy requires students to live in the residence halls. We have fully accessible dorms in South Hall."</w:t>
      </w:r>
    </w:p>
    <w:p w14:paraId="7DB2B153" w14:textId="77777777" w:rsidR="00637711" w:rsidRPr="00637711" w:rsidRDefault="00637711" w:rsidP="00637711">
      <w:r w:rsidRPr="00637711">
        <w:t>Nichole felt a familiar spike of adrenaline. Her shoulders tensed.</w:t>
      </w:r>
    </w:p>
    <w:p w14:paraId="4B49C36C" w14:textId="77777777" w:rsidR="00637711" w:rsidRPr="00637711" w:rsidRDefault="00637711" w:rsidP="00637711">
      <w:r w:rsidRPr="00637711">
        <w:t>She remembered the Roosevelt Rehabilitation Center, where the guide had told them that males and females were strictly segregated into separate buildings for "liability". She remembered the Putney College dorm room with its two narrow Twin XL beds separated by twelve feet of cold linoleum.</w:t>
      </w:r>
    </w:p>
    <w:p w14:paraId="67DAF341" w14:textId="77777777" w:rsidR="00637711" w:rsidRPr="00637711" w:rsidRDefault="00637711" w:rsidP="00637711">
      <w:r w:rsidRPr="00637711">
        <w:t>To institutional administrators, separating them was "safety." To Nichole, it was abandonment.</w:t>
      </w:r>
    </w:p>
    <w:p w14:paraId="55B2E977" w14:textId="77777777" w:rsidR="00637711" w:rsidRPr="00637711" w:rsidRDefault="00637711" w:rsidP="00637711">
      <w:r w:rsidRPr="00637711">
        <w:t>She reached for her mouse and clicked her screen.</w:t>
      </w:r>
    </w:p>
    <w:p w14:paraId="4BB366CD" w14:textId="77777777" w:rsidR="00637711" w:rsidRPr="00637711" w:rsidRDefault="00637711" w:rsidP="00637711">
      <w:r w:rsidRPr="00637711">
        <w:rPr>
          <w:b/>
          <w:bCs/>
        </w:rPr>
        <w:t>"NO. DORMS."</w:t>
      </w:r>
    </w:p>
    <w:p w14:paraId="3C7BA7E1" w14:textId="77777777" w:rsidR="00637711" w:rsidRPr="00637711" w:rsidRDefault="00637711" w:rsidP="00637711">
      <w:r w:rsidRPr="00637711">
        <w:t>Sarah paused. She didn't look offended. She looked curious. "Bad experiences?"</w:t>
      </w:r>
    </w:p>
    <w:p w14:paraId="6EE441AB" w14:textId="77777777" w:rsidR="00637711" w:rsidRPr="00637711" w:rsidRDefault="00637711" w:rsidP="00637711">
      <w:r w:rsidRPr="00637711">
        <w:t>"The worst," Patrick said, his voice tightening. "Look, we have a system. We call it the Machine. I handle her transfers, her physical regulation, and her safety. We share a room. We share a bed, actually, to manage her nighttime spasticity. At the other schools we toured, they tried to separate us. They called me a 'liability' and wanted to assign her a random female aide. We can't do that."</w:t>
      </w:r>
    </w:p>
    <w:p w14:paraId="45B842A5" w14:textId="77777777" w:rsidR="00637711" w:rsidRPr="00637711" w:rsidRDefault="00637711" w:rsidP="00637711">
      <w:r w:rsidRPr="00637711">
        <w:t>Sarah leaned back in her chair. She didn't lecture them on independence. She didn't quote a safeguarding policy.</w:t>
      </w:r>
    </w:p>
    <w:p w14:paraId="48E181A4" w14:textId="77777777" w:rsidR="00637711" w:rsidRPr="00637711" w:rsidRDefault="00637711" w:rsidP="00637711">
      <w:r w:rsidRPr="00637711">
        <w:t>"You're a functional unit," Sarah nodded, completely validating their existence. "And honestly, the system you have in place is vastly superior to anything the state can provide. Why break what works? Portsmouth is within the thirty-mile commuter radius. You live with legal guardians. You officially qualify for the Commuter Exemption. No dorms for you."</w:t>
      </w:r>
    </w:p>
    <w:p w14:paraId="0E375848" w14:textId="77777777" w:rsidR="00637711" w:rsidRPr="00637711" w:rsidRDefault="00637711" w:rsidP="00637711">
      <w:r w:rsidRPr="00637711">
        <w:t>Nichole let out a long, shuddering sigh of relief. She looked at Patrick. The fight they had been expecting didn't happen.</w:t>
      </w:r>
    </w:p>
    <w:p w14:paraId="7C42849D" w14:textId="77777777" w:rsidR="00637711" w:rsidRPr="00637711" w:rsidRDefault="00637711" w:rsidP="00637711">
      <w:r w:rsidRPr="00637711">
        <w:t>Sarah typed the exemption into their digital file. "Okay, next item: transportation. As exempt commuters, you have a daily commute. Freshman are strictly forbidden from having cars on campus. However..."</w:t>
      </w:r>
    </w:p>
    <w:p w14:paraId="1EE67FA9" w14:textId="77777777" w:rsidR="00637711" w:rsidRPr="00637711" w:rsidRDefault="00637711" w:rsidP="00637711">
      <w:r w:rsidRPr="00637711">
        <w:t>Sarah pulled out a special red laminated placard.</w:t>
      </w:r>
    </w:p>
    <w:p w14:paraId="0BBC3D35" w14:textId="77777777" w:rsidR="00637711" w:rsidRPr="00637711" w:rsidRDefault="00637711" w:rsidP="00637711">
      <w:r w:rsidRPr="00637711">
        <w:lastRenderedPageBreak/>
        <w:t>"For students with a documented medical need, I can issue a Dean’s Waiver. This grants you a Premium Accessible Parking Pass. You can drive your van right onto the central quad and park next to any academic building."</w:t>
      </w:r>
    </w:p>
    <w:p w14:paraId="4F84C051" w14:textId="77777777" w:rsidR="00637711" w:rsidRPr="00637711" w:rsidRDefault="00637711" w:rsidP="00637711">
      <w:r w:rsidRPr="00637711">
        <w:t>Patrick looked at the red pass. It was the golden ticket of college life. A car on campus.</w:t>
      </w:r>
    </w:p>
    <w:p w14:paraId="32D2C7C2" w14:textId="77777777" w:rsidR="00637711" w:rsidRPr="00637711" w:rsidRDefault="00637711" w:rsidP="00637711">
      <w:r w:rsidRPr="00637711">
        <w:t xml:space="preserve">But then, he looked out the office window. Through the glass, he could see the underground concourse of the Narragansett Esplanade Station. He saw the escalators leading to the Metro, and the warm, dry corridors of </w:t>
      </w:r>
      <w:r w:rsidRPr="00637711">
        <w:rPr>
          <w:i/>
          <w:iCs/>
        </w:rPr>
        <w:t>The Bull Run</w:t>
      </w:r>
      <w:r w:rsidRPr="00637711">
        <w:t>.</w:t>
      </w:r>
    </w:p>
    <w:p w14:paraId="5B461945" w14:textId="77777777" w:rsidR="00637711" w:rsidRPr="00637711" w:rsidRDefault="00637711" w:rsidP="00637711">
      <w:r w:rsidRPr="00637711">
        <w:t>If he drove the van to campus, he would have to scrape ice off the windshield in Portsmouth. He would have to drive across the terrifying, wind-battered Newport Pell Bridge in the snow. He would have to park the van in the freezing air, unload Nichole on an icy ramp, and push her across a freezing parking lot to get to the building.</w:t>
      </w:r>
    </w:p>
    <w:p w14:paraId="2B4443F5" w14:textId="77777777" w:rsidR="00637711" w:rsidRPr="00637711" w:rsidRDefault="00637711" w:rsidP="00637711">
      <w:r w:rsidRPr="00637711">
        <w:t>The car wasn't freedom. The car was exposure.</w:t>
      </w:r>
    </w:p>
    <w:p w14:paraId="74EFEA50" w14:textId="77777777" w:rsidR="00637711" w:rsidRPr="00637711" w:rsidRDefault="00637711" w:rsidP="00637711">
      <w:r w:rsidRPr="00637711">
        <w:t>Patrick looked at Nichole.</w:t>
      </w:r>
    </w:p>
    <w:p w14:paraId="32FCF6E0" w14:textId="77777777" w:rsidR="00637711" w:rsidRPr="00637711" w:rsidRDefault="00637711" w:rsidP="00637711">
      <w:r w:rsidRPr="00637711">
        <w:t>Nichole shook her head. She pointed to the window, toward the transit station.</w:t>
      </w:r>
    </w:p>
    <w:p w14:paraId="2D97B3F0" w14:textId="77777777" w:rsidR="00637711" w:rsidRPr="00637711" w:rsidRDefault="00637711" w:rsidP="00637711">
      <w:r w:rsidRPr="00637711">
        <w:rPr>
          <w:b/>
          <w:bCs/>
        </w:rPr>
        <w:t>"WE. USE. THE. GRID,"</w:t>
      </w:r>
      <w:r w:rsidRPr="00637711">
        <w:t xml:space="preserve"> Nichole typed.</w:t>
      </w:r>
    </w:p>
    <w:p w14:paraId="2FDEB962" w14:textId="77777777" w:rsidR="00637711" w:rsidRPr="00637711" w:rsidRDefault="00637711" w:rsidP="00637711">
      <w:r w:rsidRPr="00637711">
        <w:t>Patrick grinned at Sarah. "Thank you, Ms. Mitchell. It’s an incredibly generous offer. But we're going to decline the parking pass. We prefer the train and the ferry."</w:t>
      </w:r>
    </w:p>
    <w:p w14:paraId="0E7AAB1D" w14:textId="77777777" w:rsidR="00637711" w:rsidRPr="00637711" w:rsidRDefault="00637711" w:rsidP="00637711">
      <w:r w:rsidRPr="00637711">
        <w:t>Sarah raised an eyebrow, impressed. "Sticking to the transit network? Brave choice."</w:t>
      </w:r>
    </w:p>
    <w:p w14:paraId="7B25C8CD" w14:textId="1BF49805" w:rsidR="00637711" w:rsidRPr="00637711" w:rsidRDefault="00637711" w:rsidP="00637711">
      <w:r w:rsidRPr="00637711">
        <w:t>"Smart choice," Patrick corrected. "Down here in the tunnels, it never snows."</w:t>
      </w:r>
    </w:p>
    <w:p w14:paraId="7395677E" w14:textId="77777777" w:rsidR="00637711" w:rsidRPr="00637711" w:rsidRDefault="00637711" w:rsidP="00637711">
      <w:pPr>
        <w:pStyle w:val="Heading3"/>
        <w:rPr>
          <w:rFonts w:eastAsia="Times New Roman"/>
        </w:rPr>
      </w:pPr>
      <w:r w:rsidRPr="00637711">
        <w:rPr>
          <w:rFonts w:eastAsia="Times New Roman"/>
        </w:rPr>
        <w:t>Part 2: The Application</w:t>
      </w:r>
    </w:p>
    <w:p w14:paraId="45B032C0" w14:textId="77777777" w:rsidR="00637711" w:rsidRPr="00637711" w:rsidRDefault="00637711" w:rsidP="00637711">
      <w:pPr>
        <w:pStyle w:val="Heading4"/>
        <w:rPr>
          <w:rFonts w:eastAsia="Times New Roman"/>
        </w:rPr>
      </w:pPr>
      <w:r w:rsidRPr="00637711">
        <w:rPr>
          <w:rFonts w:eastAsia="Times New Roman"/>
          <w:b/>
          <w:bCs/>
        </w:rPr>
        <w:t>Time:</w:t>
      </w:r>
      <w:r w:rsidRPr="00637711">
        <w:rPr>
          <w:rFonts w:eastAsia="Times New Roman"/>
        </w:rPr>
        <w:t xml:space="preserve"> 11:15 AM </w:t>
      </w:r>
      <w:r w:rsidRPr="00637711">
        <w:rPr>
          <w:rFonts w:eastAsia="Times New Roman"/>
          <w:b/>
          <w:bCs/>
        </w:rPr>
        <w:t>Location:</w:t>
      </w:r>
      <w:r w:rsidRPr="00637711">
        <w:rPr>
          <w:rFonts w:eastAsia="Times New Roman"/>
        </w:rPr>
        <w:t xml:space="preserve"> Office of Undergraduate Admissions, BSU</w:t>
      </w:r>
    </w:p>
    <w:p w14:paraId="1397D1D6" w14:textId="77777777" w:rsidR="00637711" w:rsidRPr="00637711" w:rsidRDefault="00637711" w:rsidP="00637711">
      <w:r w:rsidRPr="00637711">
        <w:t>Leaving the disability office with their signed Commuter Waivers in hand, Patrick pushed Nichole up to the main administration building.</w:t>
      </w:r>
    </w:p>
    <w:p w14:paraId="4259A94D" w14:textId="77777777" w:rsidR="00637711" w:rsidRPr="00637711" w:rsidRDefault="00637711" w:rsidP="00637711">
      <w:r w:rsidRPr="00637711">
        <w:t>They didn't mail their applications. They wanted to do this in person.</w:t>
      </w:r>
    </w:p>
    <w:p w14:paraId="04C0CF69" w14:textId="77777777" w:rsidR="00637711" w:rsidRPr="00637711" w:rsidRDefault="00637711" w:rsidP="00637711">
      <w:r w:rsidRPr="00637711">
        <w:t>They rolled up to the intake desk. Patrick pulled the two thick manila envelopes from his backpack.</w:t>
      </w:r>
    </w:p>
    <w:p w14:paraId="73E199DA" w14:textId="77777777" w:rsidR="00637711" w:rsidRPr="00637711" w:rsidRDefault="00637711" w:rsidP="00637711">
      <w:r w:rsidRPr="00637711">
        <w:t>Inside were their transcripts, their essays, and the doctor's notes detailing their physical limitations—not as excuses, but as constraints they had successfully engineered their way around.</w:t>
      </w:r>
    </w:p>
    <w:p w14:paraId="30D82E91" w14:textId="77777777" w:rsidR="00637711" w:rsidRPr="00637711" w:rsidRDefault="00637711" w:rsidP="00637711">
      <w:r w:rsidRPr="00637711">
        <w:lastRenderedPageBreak/>
        <w:t>"Application drop-off," Patrick said to the registrar, sliding the envelopes across the counter. "For the Fall 2004 semester."</w:t>
      </w:r>
    </w:p>
    <w:p w14:paraId="707F3994" w14:textId="77777777" w:rsidR="00637711" w:rsidRPr="00637711" w:rsidRDefault="00637711" w:rsidP="00637711">
      <w:r w:rsidRPr="00637711">
        <w:t xml:space="preserve">The clerk stamped both envelopes with a heavy </w:t>
      </w:r>
      <w:r w:rsidRPr="00637711">
        <w:rPr>
          <w:i/>
          <w:iCs/>
        </w:rPr>
        <w:t>THUD</w:t>
      </w:r>
      <w:r w:rsidRPr="00637711">
        <w:t xml:space="preserve">. </w:t>
      </w:r>
      <w:r w:rsidRPr="00637711">
        <w:rPr>
          <w:b/>
          <w:bCs/>
        </w:rPr>
        <w:t>RECEIVED: JAN 22 2004.</w:t>
      </w:r>
    </w:p>
    <w:p w14:paraId="5BD0D8DA" w14:textId="77777777" w:rsidR="00637711" w:rsidRPr="00637711" w:rsidRDefault="00637711" w:rsidP="00637711">
      <w:r w:rsidRPr="00637711">
        <w:t>"Notifications go out in April," the clerk smiled. "Good luck."</w:t>
      </w:r>
    </w:p>
    <w:p w14:paraId="761C0739" w14:textId="77777777" w:rsidR="00637711" w:rsidRPr="00637711" w:rsidRDefault="00637711" w:rsidP="00637711">
      <w:r w:rsidRPr="00637711">
        <w:t>Patrick pushed Nichole away from the desk. They stopped in the center of the warm lobby.</w:t>
      </w:r>
    </w:p>
    <w:p w14:paraId="2C4E025B" w14:textId="77777777" w:rsidR="00637711" w:rsidRPr="00637711" w:rsidRDefault="00637711" w:rsidP="00637711">
      <w:r w:rsidRPr="00637711">
        <w:t>The Gap Year wasn't a delay anymore. The medical team was set. The transit routes were timed. The Fortress was built, and the 529 plans were fully funded.</w:t>
      </w:r>
    </w:p>
    <w:p w14:paraId="47BD1F12" w14:textId="77777777" w:rsidR="00637711" w:rsidRPr="00637711" w:rsidRDefault="00637711" w:rsidP="00637711">
      <w:r w:rsidRPr="00637711">
        <w:t>Nichole looked at the "RECEIVED" stamp on her receipt. She was officially in the queue.</w:t>
      </w:r>
    </w:p>
    <w:p w14:paraId="3D5DD05A" w14:textId="77777777" w:rsidR="00637711" w:rsidRPr="00637711" w:rsidRDefault="00637711" w:rsidP="00637711">
      <w:r w:rsidRPr="00637711">
        <w:t>She tapped her screen.</w:t>
      </w:r>
    </w:p>
    <w:p w14:paraId="530EEC3A" w14:textId="77777777" w:rsidR="00637711" w:rsidRPr="00637711" w:rsidRDefault="00637711" w:rsidP="00637711">
      <w:r w:rsidRPr="00637711">
        <w:rPr>
          <w:b/>
          <w:bCs/>
        </w:rPr>
        <w:t>"WE. ARE. READY."</w:t>
      </w:r>
    </w:p>
    <w:p w14:paraId="7E895D9C" w14:textId="77777777" w:rsidR="00637711" w:rsidRPr="00637711" w:rsidRDefault="00637711" w:rsidP="00637711">
      <w:r w:rsidRPr="00637711">
        <w:t>"Yeah," Patrick said, squeezing her shoulder. "We're ready. Now all we have to do is wait for the mail."</w:t>
      </w:r>
    </w:p>
    <w:p w14:paraId="272ACD3E" w14:textId="39E7067E" w:rsidR="00EB143E" w:rsidRDefault="00EB143E" w:rsidP="00EB143E">
      <w:pPr>
        <w:pStyle w:val="Heading3"/>
      </w:pPr>
      <w:r>
        <w:t>Part 3: The Hardship Loophole</w:t>
      </w:r>
    </w:p>
    <w:p w14:paraId="6B7B014A" w14:textId="77777777" w:rsidR="00256F42" w:rsidRDefault="00256F42" w:rsidP="00256F42">
      <w:pPr>
        <w:pStyle w:val="Heading4"/>
      </w:pPr>
      <w:r>
        <w:rPr>
          <w:b/>
          <w:bCs/>
        </w:rPr>
        <w:t>Date:</w:t>
      </w:r>
      <w:r>
        <w:t xml:space="preserve"> January 22, 2004 </w:t>
      </w:r>
      <w:r>
        <w:rPr>
          <w:b/>
          <w:bCs/>
        </w:rPr>
        <w:t>Time:</w:t>
      </w:r>
      <w:r>
        <w:t xml:space="preserve"> 12:30 PM </w:t>
      </w:r>
      <w:r>
        <w:rPr>
          <w:b/>
          <w:bCs/>
        </w:rPr>
        <w:t>Location:</w:t>
      </w:r>
      <w:r>
        <w:t xml:space="preserve"> The Bull Pen Cafeteria, BSU Student Union</w:t>
      </w:r>
    </w:p>
    <w:p w14:paraId="68ED597C" w14:textId="77777777" w:rsidR="00256F42" w:rsidRDefault="00256F42" w:rsidP="00256F42">
      <w:r>
        <w:t xml:space="preserve">Patrick sat at a cafeteria table, staring at the Commuter Waiver they had just secured. Next to it, he placed the glossy brochure for </w:t>
      </w:r>
      <w:r>
        <w:rPr>
          <w:i/>
          <w:iCs/>
        </w:rPr>
        <w:t>The Foundry Lofts</w:t>
      </w:r>
      <w:r>
        <w:t>.</w:t>
      </w:r>
    </w:p>
    <w:p w14:paraId="748ECF92" w14:textId="77777777" w:rsidR="00256F42" w:rsidRDefault="00256F42" w:rsidP="00256F42">
      <w:r>
        <w:t>He rubbed his temples. "There's a flaw in the code, Nikki."</w:t>
      </w:r>
    </w:p>
    <w:p w14:paraId="25BE18F7" w14:textId="77777777" w:rsidR="00256F42" w:rsidRDefault="00256F42" w:rsidP="00256F42">
      <w:r>
        <w:t>Nichole looked up from her sandwich, tilting her head.</w:t>
      </w:r>
    </w:p>
    <w:p w14:paraId="08D0780D" w14:textId="77777777" w:rsidR="00256F42" w:rsidRDefault="00256F42" w:rsidP="00256F42">
      <w:r>
        <w:t xml:space="preserve">"The Commuter Waiver," Patrick said, tapping the official university paper. "The fine print says it’s only valid if we live </w:t>
      </w:r>
      <w:r>
        <w:rPr>
          <w:i/>
          <w:iCs/>
        </w:rPr>
        <w:t>with</w:t>
      </w:r>
      <w:r>
        <w:t xml:space="preserve"> Mom and Dad. If we sign the lease for The Foundry Lofts in August, we are officially living alone. That breaks the waiver. The housing department will force us into the freshman dorms."</w:t>
      </w:r>
    </w:p>
    <w:p w14:paraId="409A46AA" w14:textId="77777777" w:rsidR="00256F42" w:rsidRDefault="00256F42" w:rsidP="00256F42">
      <w:r>
        <w:t>Nichole frowned. The dorms were the ultimate trap. State code meant single beds. Separate rooms. Vulnerability.</w:t>
      </w:r>
    </w:p>
    <w:p w14:paraId="7995CD95" w14:textId="77777777" w:rsidR="00256F42" w:rsidRDefault="00256F42" w:rsidP="00256F42">
      <w:r>
        <w:t xml:space="preserve">She looked at her brother. They couldn't stay in Portsmouth; the ferry was too vulnerable to the weather. They </w:t>
      </w:r>
      <w:r>
        <w:rPr>
          <w:i/>
          <w:iCs/>
        </w:rPr>
        <w:t>had</w:t>
      </w:r>
      <w:r>
        <w:t xml:space="preserve"> to get to the Lofts.</w:t>
      </w:r>
    </w:p>
    <w:p w14:paraId="02FCC791" w14:textId="77777777" w:rsidR="00256F42" w:rsidRDefault="00256F42" w:rsidP="00256F42">
      <w:r>
        <w:t>She tapped her screen.</w:t>
      </w:r>
    </w:p>
    <w:p w14:paraId="3680B182" w14:textId="77777777" w:rsidR="00256F42" w:rsidRDefault="00256F42" w:rsidP="00256F42">
      <w:r>
        <w:rPr>
          <w:b/>
          <w:bCs/>
        </w:rPr>
        <w:t>"GO. BACK. TO. SARAH."</w:t>
      </w:r>
    </w:p>
    <w:p w14:paraId="62666296" w14:textId="6F86F9AC" w:rsidR="00256F42" w:rsidRPr="00256F42" w:rsidRDefault="00256F42" w:rsidP="00256F42">
      <w:r>
        <w:lastRenderedPageBreak/>
        <w:t>"Yeah," Patrick nodded, packing up their bags. "We need an engineer for the bureaucracy."</w:t>
      </w:r>
    </w:p>
    <w:p w14:paraId="30108F81" w14:textId="77777777" w:rsidR="00EB143E" w:rsidRDefault="00EB143E" w:rsidP="00EB143E">
      <w:pPr>
        <w:pStyle w:val="Heading4"/>
      </w:pPr>
      <w:r>
        <w:rPr>
          <w:b/>
          <w:bCs/>
        </w:rPr>
        <w:t>Date:</w:t>
      </w:r>
      <w:r>
        <w:t xml:space="preserve"> January 22, 2004 </w:t>
      </w:r>
      <w:r>
        <w:rPr>
          <w:b/>
          <w:bCs/>
        </w:rPr>
        <w:t>Time:</w:t>
      </w:r>
      <w:r>
        <w:t xml:space="preserve"> 12:45 PM </w:t>
      </w:r>
      <w:r>
        <w:rPr>
          <w:b/>
          <w:bCs/>
        </w:rPr>
        <w:t>Location:</w:t>
      </w:r>
      <w:r>
        <w:t xml:space="preserve"> Office of Access &amp; Equity, BSU Student Union</w:t>
      </w:r>
    </w:p>
    <w:p w14:paraId="065E0263" w14:textId="77777777" w:rsidR="00EB143E" w:rsidRDefault="00EB143E" w:rsidP="00EB143E">
      <w:r>
        <w:t>Sarah Mitchell looked up from her desk as Patrick rolled Nichole back into her office.</w:t>
      </w:r>
    </w:p>
    <w:p w14:paraId="5F8E3E1E" w14:textId="77777777" w:rsidR="00EB143E" w:rsidRDefault="00EB143E" w:rsidP="00EB143E">
      <w:r>
        <w:t>"Forget something?" Sarah smiled.</w:t>
      </w:r>
    </w:p>
    <w:p w14:paraId="6EF200E7" w14:textId="77777777" w:rsidR="00EB143E" w:rsidRDefault="00EB143E" w:rsidP="00EB143E">
      <w:r>
        <w:t xml:space="preserve">"A legal paradox," Patrick said, sitting down and sliding a glossy property brochure onto her desk. "We don't want to commute from Portsmouth. That was our backup plan. The primary mission is to live here. We want to sign a lease for </w:t>
      </w:r>
      <w:r>
        <w:rPr>
          <w:i/>
          <w:iCs/>
        </w:rPr>
        <w:t>The Lofts at The Foundry</w:t>
      </w:r>
      <w:r>
        <w:t>."</w:t>
      </w:r>
    </w:p>
    <w:p w14:paraId="55198F5C" w14:textId="77777777" w:rsidR="00EB143E" w:rsidRDefault="00EB143E" w:rsidP="00EB143E">
      <w:r>
        <w:t>Sarah picked up the brochure. Her eyebrows raised in pleasant surprise.</w:t>
      </w:r>
    </w:p>
    <w:p w14:paraId="509D9669" w14:textId="77777777" w:rsidR="00EB143E" w:rsidRDefault="00EB143E" w:rsidP="00EB143E">
      <w:r>
        <w:t xml:space="preserve">"The Foundry? Wow. That is definitely not student housing," Sarah said, tapping the brochure. "Patrick, I spend half my day listening to freshmen complain about the 'party houses' just off campus. They are loud, the landlords rip kids off with predatory by-the-bed leasing, and there’s a Braxton PD cruiser out there every Friday night breaking up a fight. But </w:t>
      </w:r>
      <w:r>
        <w:rPr>
          <w:i/>
          <w:iCs/>
        </w:rPr>
        <w:t>The Foundry</w:t>
      </w:r>
      <w:r>
        <w:t>..."</w:t>
      </w:r>
    </w:p>
    <w:p w14:paraId="48A019C1" w14:textId="77777777" w:rsidR="00EB143E" w:rsidRDefault="00EB143E" w:rsidP="00EB143E">
      <w:r>
        <w:t>Sarah looked at Nichole, realizing the strategic brilliance of the choice.</w:t>
      </w:r>
    </w:p>
    <w:p w14:paraId="4108D243" w14:textId="77777777" w:rsidR="00EB143E" w:rsidRDefault="00EB143E" w:rsidP="00EB143E">
      <w:r>
        <w:t>"I look at police call logs for off-campus safety," Sarah said. "The Foundry gets almost zero calls for service. It’s quiet. It’s secure. And best of all, it has direct elevator access down into the city's side of The Braxton Link."</w:t>
      </w:r>
    </w:p>
    <w:p w14:paraId="0A772351" w14:textId="77777777" w:rsidR="00EB143E" w:rsidRDefault="00EB143E" w:rsidP="00EB143E">
      <w:r>
        <w:t xml:space="preserve">Patrick nodded. "Exactly. It connects right to The Bull Run. We </w:t>
      </w:r>
      <w:r>
        <w:rPr>
          <w:i/>
          <w:iCs/>
        </w:rPr>
        <w:t>could</w:t>
      </w:r>
      <w:r>
        <w:t xml:space="preserve"> technically roll the entire way from the apartment to our classrooms underground without ever getting on a train."</w:t>
      </w:r>
    </w:p>
    <w:p w14:paraId="17929F23" w14:textId="77777777" w:rsidR="00EB143E" w:rsidRDefault="00EB143E" w:rsidP="00EB143E">
      <w:r>
        <w:t>Nichole made a low, tired grunt at the thought. It was three subway stops away. Doing that purely under their own physical power would take over an hour and leave them both exhausted before their first lecture.</w:t>
      </w:r>
    </w:p>
    <w:p w14:paraId="6EEFCAD8" w14:textId="77777777" w:rsidR="00EB143E" w:rsidRDefault="00EB143E" w:rsidP="00EB143E">
      <w:r>
        <w:t>She tapped her screen.</w:t>
      </w:r>
    </w:p>
    <w:p w14:paraId="0045A51A" w14:textId="77777777" w:rsidR="00EB143E" w:rsidRDefault="00EB143E" w:rsidP="00EB143E">
      <w:r>
        <w:rPr>
          <w:b/>
          <w:bCs/>
        </w:rPr>
        <w:t>"THE. METRO. DOES. THE. HEAVY. LIFTING."</w:t>
      </w:r>
    </w:p>
    <w:p w14:paraId="0ADB87D4" w14:textId="77777777" w:rsidR="00EB143E" w:rsidRDefault="00EB143E" w:rsidP="00EB143E">
      <w:r>
        <w:t>"Right," Patrick agreed. "The underground walk is the emergency backup. The primary route is taking the Blue Line from Foundry Square Station to the campus station. But to make this work, we need your help with the bureaucracy."</w:t>
      </w:r>
    </w:p>
    <w:p w14:paraId="22F67808" w14:textId="77777777" w:rsidR="00EB143E" w:rsidRDefault="00EB143E" w:rsidP="00EB143E">
      <w:r>
        <w:t>"What's the issue?" Sarah asked.</w:t>
      </w:r>
    </w:p>
    <w:p w14:paraId="64678C9B" w14:textId="77777777" w:rsidR="00EB143E" w:rsidRDefault="00EB143E" w:rsidP="00EB143E">
      <w:r>
        <w:lastRenderedPageBreak/>
        <w:t xml:space="preserve">"The Commuter Waiver," Patrick explained. "The fine print says it’s only valid if we live </w:t>
      </w:r>
      <w:r>
        <w:rPr>
          <w:i/>
          <w:iCs/>
        </w:rPr>
        <w:t>with</w:t>
      </w:r>
      <w:r>
        <w:t xml:space="preserve"> Mom and Dad. If we sign this lease in August, we are officially living alone as independent adults. That breaks the waiver. The housing department will force us into the freshman dorms."</w:t>
      </w:r>
    </w:p>
    <w:p w14:paraId="738A12B9" w14:textId="77777777" w:rsidR="00EB143E" w:rsidRDefault="00EB143E" w:rsidP="00EB143E">
      <w:r>
        <w:t>Sarah sighed, the reality of the university gridlock setting in. "That is accurate. As independent adults, your Commuter Waiver would be voided. You'd have to live on campus."</w:t>
      </w:r>
    </w:p>
    <w:p w14:paraId="12FD47D5" w14:textId="77777777" w:rsidR="00EB143E" w:rsidRDefault="00EB143E" w:rsidP="00EB143E">
      <w:r>
        <w:t>"Which brings us to the paradox," Patrick said, leaning forward. "State safety code requires all of your accessible dorm units in South Hall to be equipped with single-occupancy, adjustable Twin XL medical beds, correct?"</w:t>
      </w:r>
    </w:p>
    <w:p w14:paraId="19B97D30" w14:textId="77777777" w:rsidR="00EB143E" w:rsidRDefault="00EB143E" w:rsidP="00EB143E">
      <w:r>
        <w:t>"Correct," Sarah confirmed.</w:t>
      </w:r>
    </w:p>
    <w:p w14:paraId="7C0466DC" w14:textId="77777777" w:rsidR="00EB143E" w:rsidRDefault="00EB143E" w:rsidP="00EB143E">
      <w:r>
        <w:t>"Nichole has severe nighttime flexor spasticity," Patrick said, his voice dropping into serious, clinical advocacy. "For eighteen years, my job has been to lay next to her, wrap my arm around her, and use my body weight to anchor her spasms so she can sleep without tearing a hip muscle. I cannot do that from a separate Twin XL bed across the room. We need a shared King bed."</w:t>
      </w:r>
    </w:p>
    <w:p w14:paraId="4FEB109D" w14:textId="77777777" w:rsidR="00EB143E" w:rsidRDefault="00EB143E" w:rsidP="00EB143E">
      <w:r>
        <w:t>The room went quiet.</w:t>
      </w:r>
    </w:p>
    <w:p w14:paraId="07E93945" w14:textId="77777777" w:rsidR="00EB143E" w:rsidRDefault="00EB143E" w:rsidP="00EB143E">
      <w:r>
        <w:t>"So here is the problem, Sarah," Patrick said gently. "BSU mandates that we live on campus. But state law mandates that your dorms cannot accommodate our specific, documented medical need. You can't put a King bed in a freshman dorm."</w:t>
      </w:r>
    </w:p>
    <w:p w14:paraId="1946C491" w14:textId="77777777" w:rsidR="00EB143E" w:rsidRDefault="00EB143E" w:rsidP="00EB143E">
      <w:r>
        <w:t>Sarah stared at Patrick. A slow, deeply impressed smile spread across her face. He had just successfully boxed the State of Rhode Island into a legal corner.</w:t>
      </w:r>
    </w:p>
    <w:p w14:paraId="4AEFA081" w14:textId="77777777" w:rsidR="00EB143E" w:rsidRDefault="00EB143E" w:rsidP="00EB143E">
      <w:r>
        <w:t>"You've done your homework, Patrick," Sarah said.</w:t>
      </w:r>
    </w:p>
    <w:p w14:paraId="65ED46AF" w14:textId="77777777" w:rsidR="00EB143E" w:rsidRDefault="00EB143E" w:rsidP="00EB143E">
      <w:r>
        <w:t>She turned to her computer and began typing rapidly.</w:t>
      </w:r>
    </w:p>
    <w:p w14:paraId="5ABD8EE6" w14:textId="77777777" w:rsidR="00EB143E" w:rsidRDefault="00EB143E" w:rsidP="00EB143E">
      <w:r>
        <w:t xml:space="preserve">"Under the Americans with Disabilities Act, and Section 504 of the Rehabilitation Act," Sarah recited, quoting the federal law, "if a university cannot reasonably provide a documented medical accommodation within its own housing system, the university </w:t>
      </w:r>
      <w:r>
        <w:rPr>
          <w:i/>
          <w:iCs/>
        </w:rPr>
        <w:t>must</w:t>
      </w:r>
      <w:r>
        <w:t xml:space="preserve"> grant the student an exemption to secure that accommodation elsewhere."</w:t>
      </w:r>
    </w:p>
    <w:p w14:paraId="351FF9E7" w14:textId="77777777" w:rsidR="00EB143E" w:rsidRDefault="00EB143E" w:rsidP="00EB143E">
      <w:r>
        <w:t>Sarah hit 'Print'.</w:t>
      </w:r>
    </w:p>
    <w:p w14:paraId="26C2DF6C" w14:textId="77777777" w:rsidR="00EB143E" w:rsidRDefault="00EB143E" w:rsidP="00EB143E">
      <w:r>
        <w:t xml:space="preserve">She walked over to the printer and pulled out a new, blank form. The header read: </w:t>
      </w:r>
      <w:r>
        <w:rPr>
          <w:b/>
          <w:bCs/>
        </w:rPr>
        <w:t>OFF-CAMPUS MEDICAL HARDSHIP WAIVER.</w:t>
      </w:r>
    </w:p>
    <w:p w14:paraId="1D01F72C" w14:textId="77777777" w:rsidR="00EB143E" w:rsidRDefault="00EB143E" w:rsidP="00EB143E">
      <w:r>
        <w:lastRenderedPageBreak/>
        <w:t>"BSU cannot legally force you into a dorm room that causes Nichole physical harm," Sarah explained, signing the bottom of the form. "Since we cannot provide a co-habitation suite, you are hereby granted full permission to lease the apartment at The Foundry Lofts, or anywhere else you want, on day one."</w:t>
      </w:r>
    </w:p>
    <w:p w14:paraId="6F740AA7" w14:textId="77777777" w:rsidR="00EB143E" w:rsidRDefault="00EB143E" w:rsidP="00EB143E">
      <w:r>
        <w:t>Nichole let out a sharp, triumphant sound. She looked at Patrick, her eyes blazing with victory. They hadn't just dodged the system; they had used the system's own rigidity to protect themselves.</w:t>
      </w:r>
    </w:p>
    <w:p w14:paraId="51C9A74C" w14:textId="77777777" w:rsidR="00EB143E" w:rsidRDefault="00EB143E" w:rsidP="00EB143E">
      <w:r>
        <w:t>She reached for her mouse.</w:t>
      </w:r>
    </w:p>
    <w:p w14:paraId="4023E766" w14:textId="77777777" w:rsidR="00EB143E" w:rsidRDefault="00EB143E" w:rsidP="00EB143E">
      <w:r>
        <w:rPr>
          <w:b/>
          <w:bCs/>
        </w:rPr>
        <w:t>"CHECKMATE."</w:t>
      </w:r>
    </w:p>
    <w:p w14:paraId="3C711743" w14:textId="77777777" w:rsidR="00EB143E" w:rsidRDefault="00EB143E" w:rsidP="00EB143E">
      <w:r>
        <w:t>"Checkmate indeed," Sarah laughed, handing Patrick the signed Hardship Waiver. "Go lease your fortress, you two. I'll see you in the fall."</w:t>
      </w:r>
    </w:p>
    <w:p w14:paraId="59962BB2" w14:textId="77777777" w:rsidR="00EB143E" w:rsidRDefault="00EB143E" w:rsidP="00EB143E">
      <w:r>
        <w:t>Patrick folded the paper and tucked it into his jacket like it was a winning lottery ticket. The final piece of the grid was locked in. The Foundry Lofts were officially cleared for launch.</w:t>
      </w:r>
    </w:p>
    <w:p w14:paraId="36253591" w14:textId="77777777" w:rsidR="00597049" w:rsidRDefault="00597049" w:rsidP="00597049">
      <w:pPr>
        <w:pStyle w:val="Heading3"/>
      </w:pPr>
      <w:r>
        <w:t>Part 4: The Liability Lie</w:t>
      </w:r>
    </w:p>
    <w:p w14:paraId="4C84BF69" w14:textId="77777777" w:rsidR="00597049" w:rsidRDefault="00597049" w:rsidP="00597049">
      <w:pPr>
        <w:pStyle w:val="Heading4"/>
      </w:pPr>
      <w:r>
        <w:rPr>
          <w:b/>
          <w:bCs/>
        </w:rPr>
        <w:t>Date:</w:t>
      </w:r>
      <w:r>
        <w:t xml:space="preserve"> January 22, 2004 </w:t>
      </w:r>
      <w:r>
        <w:rPr>
          <w:b/>
          <w:bCs/>
        </w:rPr>
        <w:t>Time:</w:t>
      </w:r>
      <w:r>
        <w:t xml:space="preserve"> 1:00 PM </w:t>
      </w:r>
      <w:r>
        <w:rPr>
          <w:b/>
          <w:bCs/>
        </w:rPr>
        <w:t>Location:</w:t>
      </w:r>
      <w:r>
        <w:t xml:space="preserve"> Office of Access &amp; Equity, BSU Student Union</w:t>
      </w:r>
    </w:p>
    <w:p w14:paraId="1BB000C7" w14:textId="77777777" w:rsidR="00597049" w:rsidRDefault="00597049" w:rsidP="00597049">
      <w:r>
        <w:t>Patrick stared at the paper in his hand.</w:t>
      </w:r>
    </w:p>
    <w:p w14:paraId="4A1A9FC5" w14:textId="77777777" w:rsidR="00597049" w:rsidRDefault="00597049" w:rsidP="00597049">
      <w:r>
        <w:rPr>
          <w:b/>
          <w:bCs/>
        </w:rPr>
        <w:t>OFF-CAMPUS MEDICAL HARDSHIP WAIVER.</w:t>
      </w:r>
    </w:p>
    <w:p w14:paraId="7A701B5C" w14:textId="77777777" w:rsidR="00597049" w:rsidRDefault="00597049" w:rsidP="00597049">
      <w:r>
        <w:t>It was a simple form. Standard font. A single signature at the bottom. It had taken Sarah Mitchell less than five minutes to type up, print, and sign.</w:t>
      </w:r>
    </w:p>
    <w:p w14:paraId="39D68D9C" w14:textId="77777777" w:rsidR="00597049" w:rsidRDefault="00597049" w:rsidP="00597049">
      <w:r>
        <w:t>Patrick felt a strange, hot pressure building in his chest. It wasn't relief anymore. It was anger.</w:t>
      </w:r>
    </w:p>
    <w:p w14:paraId="770376CE" w14:textId="77777777" w:rsidR="00597049" w:rsidRDefault="00597049" w:rsidP="00597049">
      <w:r>
        <w:t>He looked up at Sarah.</w:t>
      </w:r>
    </w:p>
    <w:p w14:paraId="5AF1B492" w14:textId="77777777" w:rsidR="00597049" w:rsidRDefault="00597049" w:rsidP="00597049">
      <w:r>
        <w:t>"Can I ask you a question?" Patrick asked, his voice tight. "Off the record?"</w:t>
      </w:r>
    </w:p>
    <w:p w14:paraId="05A928EC" w14:textId="77777777" w:rsidR="00597049" w:rsidRDefault="00597049" w:rsidP="00597049">
      <w:r>
        <w:t>"Sure," Sarah said, leaning back in her chair.</w:t>
      </w:r>
    </w:p>
    <w:p w14:paraId="45939E15" w14:textId="77777777" w:rsidR="00597049" w:rsidRDefault="00597049" w:rsidP="00597049">
      <w:r>
        <w:t xml:space="preserve">"We toured a specialty college in Vermont last summer. Putney College," Patrick said. "Their whole campus is supposed to be designed specifically for students with disabilities. It’s supposed to be the gold standard. But when we asked to stay together, they told us that federal safeguarding laws </w:t>
      </w:r>
      <w:r>
        <w:rPr>
          <w:i/>
          <w:iCs/>
        </w:rPr>
        <w:t>required</w:t>
      </w:r>
      <w:r>
        <w:t xml:space="preserve"> them to separate us. They called me a 'liability.' They made it sound like their hands were tied by the government."</w:t>
      </w:r>
    </w:p>
    <w:p w14:paraId="4B2455E2" w14:textId="77777777" w:rsidR="00597049" w:rsidRDefault="00597049" w:rsidP="00597049">
      <w:r>
        <w:t>He held up the waiver Sarah had just signed.</w:t>
      </w:r>
    </w:p>
    <w:p w14:paraId="4BFF992A" w14:textId="77777777" w:rsidR="00597049" w:rsidRDefault="00597049" w:rsidP="00597049">
      <w:r>
        <w:lastRenderedPageBreak/>
        <w:t xml:space="preserve">"But you just handed us this. You cited the exact same federal laws—the ADA and the Rehabilitation Act—and you used them to keep us together. You made it sound like the law requires you </w:t>
      </w:r>
      <w:r>
        <w:rPr>
          <w:i/>
          <w:iCs/>
        </w:rPr>
        <w:t>to</w:t>
      </w:r>
      <w:r>
        <w:t xml:space="preserve"> accommodate us."</w:t>
      </w:r>
    </w:p>
    <w:p w14:paraId="27A3C6D6" w14:textId="77777777" w:rsidR="00597049" w:rsidRDefault="00597049" w:rsidP="00597049">
      <w:r>
        <w:t>Patrick’s grip on the paper tightened, wrinkling the edge.</w:t>
      </w:r>
    </w:p>
    <w:p w14:paraId="510FCCC5" w14:textId="77777777" w:rsidR="00597049" w:rsidRDefault="00597049" w:rsidP="00597049">
      <w:r>
        <w:t>"So who is lying? The specialty disability college? Or you?"</w:t>
      </w:r>
    </w:p>
    <w:p w14:paraId="662F70EA" w14:textId="77777777" w:rsidR="00597049" w:rsidRDefault="00597049" w:rsidP="00597049">
      <w:r>
        <w:t>Sarah sighed. She took off her glasses and rubbed the bridge of her nose. She didn't look surprised. In fact, she looked like she had heard this exact story before.</w:t>
      </w:r>
    </w:p>
    <w:p w14:paraId="450BA88F" w14:textId="77777777" w:rsidR="00597049" w:rsidRDefault="00597049" w:rsidP="00597049">
      <w:r>
        <w:t>"Putney College," Sarah nodded slowly. "The sanctuary in the woods."</w:t>
      </w:r>
    </w:p>
    <w:p w14:paraId="6B4E50D6" w14:textId="77777777" w:rsidR="00597049" w:rsidRDefault="00597049" w:rsidP="00597049">
      <w:r>
        <w:t>She looked at Patrick, the "administrator" mask dropping away to reveal a fiercely pragmatic advocate.</w:t>
      </w:r>
    </w:p>
    <w:p w14:paraId="3680083F" w14:textId="77777777" w:rsidR="00597049" w:rsidRDefault="00597049" w:rsidP="00597049">
      <w:r>
        <w:t>"Patrick, Putney College is a private institution specifically built to cater to neurodivergent and physically disabled students. They do a lot of good work. But they have a fatal flaw: they are ideologues. They have a very rigid, pre-packaged curriculum for what they think 'independent living' looks like. To them, independence means complete separation from your family, period."</w:t>
      </w:r>
    </w:p>
    <w:p w14:paraId="68C91EF1" w14:textId="77777777" w:rsidR="00597049" w:rsidRDefault="00597049" w:rsidP="00597049">
      <w:r>
        <w:t>Sarah gestured to the waiver in Patrick's hand.</w:t>
      </w:r>
    </w:p>
    <w:p w14:paraId="06B4FD63" w14:textId="77777777" w:rsidR="00597049" w:rsidRDefault="00597049" w:rsidP="00597049">
      <w:r>
        <w:t xml:space="preserve">"When an institution like Putney tells you something is a 'liability,' what they are actually saying is: </w:t>
      </w:r>
      <w:r>
        <w:rPr>
          <w:i/>
          <w:iCs/>
        </w:rPr>
        <w:t>'You don't fit our model, and we don't want to do the paperwork to make an exception.'</w:t>
      </w:r>
      <w:r>
        <w:t>"</w:t>
      </w:r>
    </w:p>
    <w:p w14:paraId="68697FC7" w14:textId="77777777" w:rsidR="00597049" w:rsidRDefault="00597049" w:rsidP="00597049">
      <w:r>
        <w:t>She looked at Nichole.</w:t>
      </w:r>
    </w:p>
    <w:p w14:paraId="3257D3B4" w14:textId="77777777" w:rsidR="00597049" w:rsidRDefault="00597049" w:rsidP="00597049">
      <w:r>
        <w:t>"Putney looked at your eighteen-year bond, and because it didn't match their textbook definition of 'standardized independence,' they called it a risk factor. They tried to force you into their box, and used the word 'liability' to cover their refusal to adapt."</w:t>
      </w:r>
    </w:p>
    <w:p w14:paraId="6E617522" w14:textId="77777777" w:rsidR="00597049" w:rsidRDefault="00597049" w:rsidP="00597049">
      <w:r>
        <w:t>Sarah leaned forward, her eyes hard and serious.</w:t>
      </w:r>
    </w:p>
    <w:p w14:paraId="2BD783E7" w14:textId="77777777" w:rsidR="00597049" w:rsidRDefault="00597049" w:rsidP="00597049">
      <w:r>
        <w:t xml:space="preserve">"Here at Braxton, we are a public land-grant university. We answer to the taxpayers. And the law says that Nichole has the right to the 'least restrictive environment.' Forcing her into a single bed against her medical needs isn't safety. It's institutional negligence. Putney could have written this exact waiver. They absolutely had the legal power to do it. They just </w:t>
      </w:r>
      <w:r>
        <w:rPr>
          <w:i/>
          <w:iCs/>
        </w:rPr>
        <w:t>chose</w:t>
      </w:r>
      <w:r>
        <w:t xml:space="preserve"> not to."</w:t>
      </w:r>
    </w:p>
    <w:p w14:paraId="05EBF3A3" w14:textId="77777777" w:rsidR="00597049" w:rsidRDefault="00597049" w:rsidP="00597049">
      <w:r>
        <w:t>Patrick felt the blood rush to his face.</w:t>
      </w:r>
    </w:p>
    <w:p w14:paraId="47EE68F7" w14:textId="77777777" w:rsidR="00597049" w:rsidRDefault="00597049" w:rsidP="00597049">
      <w:r>
        <w:lastRenderedPageBreak/>
        <w:t>Putney hadn't been protecting Nichole. They had been protecting their own philosophy. The very school that claimed to be a sanctuary for the disabled had looked at the most successful care model the twins had ever known and called it a threat. They had chosen to break Nichole’s heart rather than print a single piece of paper.</w:t>
      </w:r>
    </w:p>
    <w:p w14:paraId="203DA0C7" w14:textId="77777777" w:rsidR="00597049" w:rsidRDefault="00597049" w:rsidP="00597049">
      <w:r>
        <w:t>Nichole reached for her mouse. She had been listening intently.</w:t>
      </w:r>
    </w:p>
    <w:p w14:paraId="774DABFC" w14:textId="77777777" w:rsidR="00597049" w:rsidRDefault="00597049" w:rsidP="00597049">
      <w:r>
        <w:t xml:space="preserve">She clicked on a folder on her desktop that she had named </w:t>
      </w:r>
      <w:r>
        <w:rPr>
          <w:b/>
          <w:bCs/>
        </w:rPr>
        <w:t>ARCHIVE</w:t>
      </w:r>
      <w:r>
        <w:t>. She found the file for Putney College.</w:t>
      </w:r>
    </w:p>
    <w:p w14:paraId="79CBDD80" w14:textId="77777777" w:rsidR="00597049" w:rsidRDefault="00597049" w:rsidP="00597049">
      <w:r>
        <w:t xml:space="preserve">She dragged it to the </w:t>
      </w:r>
      <w:r>
        <w:rPr>
          <w:b/>
          <w:bCs/>
        </w:rPr>
        <w:t>Recycle Bin</w:t>
      </w:r>
      <w:r>
        <w:t>.</w:t>
      </w:r>
    </w:p>
    <w:p w14:paraId="1CFD7A8D" w14:textId="77777777" w:rsidR="00597049" w:rsidRDefault="00597049" w:rsidP="00597049">
      <w:r>
        <w:rPr>
          <w:b/>
          <w:bCs/>
        </w:rPr>
        <w:t>"DELETE,"</w:t>
      </w:r>
      <w:r>
        <w:t xml:space="preserve"> her synthetic voice announced.</w:t>
      </w:r>
    </w:p>
    <w:p w14:paraId="43534139" w14:textId="77777777" w:rsidR="00597049" w:rsidRDefault="00597049" w:rsidP="00597049">
      <w:r>
        <w:t>Patrick looked at the screen. He let out a short, sharp laugh.</w:t>
      </w:r>
    </w:p>
    <w:p w14:paraId="6BFA04EA" w14:textId="77777777" w:rsidR="00597049" w:rsidRDefault="00597049" w:rsidP="00597049">
      <w:r>
        <w:t>"Yeah," Patrick said, carefully folding the BSU waiver and placing it in his internal jacket pocket, right next to his heart. "Delete."</w:t>
      </w:r>
    </w:p>
    <w:p w14:paraId="719B83B5" w14:textId="77777777" w:rsidR="00597049" w:rsidRDefault="00597049" w:rsidP="00597049">
      <w:r>
        <w:t>He looked at Sarah. "Thank you for telling me the truth."</w:t>
      </w:r>
    </w:p>
    <w:p w14:paraId="7618BCF3" w14:textId="77777777" w:rsidR="00597049" w:rsidRDefault="00597049" w:rsidP="00597049">
      <w:r>
        <w:t>"It's what we do here," Sarah smiled, putting her glasses back on. "Now get out of here. You have a lease to sign."</w:t>
      </w:r>
    </w:p>
    <w:p w14:paraId="2E159C68" w14:textId="77777777" w:rsidR="00597049" w:rsidRDefault="00597049" w:rsidP="00597049">
      <w:r>
        <w:t>Patrick grabbed the handles of the Titan AeroMotion. He didn't just push the chair; he propelled it with a new, fierce energy.</w:t>
      </w:r>
    </w:p>
    <w:p w14:paraId="0E1E0B70" w14:textId="77777777" w:rsidR="00597049" w:rsidRDefault="00597049" w:rsidP="00597049">
      <w:r>
        <w:t>They rolled out of the office and back into the tunnel.</w:t>
      </w:r>
    </w:p>
    <w:p w14:paraId="31A9905F" w14:textId="77777777" w:rsidR="00597049" w:rsidRDefault="00597049" w:rsidP="00597049">
      <w:r>
        <w:t>"You were right, Nikki," Patrick whispered as they merged into the student traffic of The Bull Run. "They disrespected us. And we are never, ever going back."</w:t>
      </w:r>
    </w:p>
    <w:p w14:paraId="51144754" w14:textId="77777777" w:rsidR="00597049" w:rsidRDefault="00597049" w:rsidP="00597049">
      <w:r>
        <w:t>Nichole didn't look back. She looked forward, toward the subway station, toward the city, and toward the apartment that was waiting for them.</w:t>
      </w:r>
    </w:p>
    <w:p w14:paraId="120151E9" w14:textId="77777777" w:rsidR="00597049" w:rsidRDefault="00597049" w:rsidP="00597049">
      <w:r>
        <w:rPr>
          <w:b/>
          <w:bCs/>
        </w:rPr>
        <w:t>"FORWARD,"</w:t>
      </w:r>
      <w:r>
        <w:t xml:space="preserve"> she tapped. </w:t>
      </w:r>
      <w:r>
        <w:rPr>
          <w:b/>
          <w:bCs/>
        </w:rPr>
        <w:t>"THE. MACHINE. MOVES. FORWARD."</w:t>
      </w:r>
    </w:p>
    <w:p w14:paraId="74B62FCB" w14:textId="77777777" w:rsidR="00C701D6" w:rsidRDefault="00C701D6" w:rsidP="00C701D6">
      <w:pPr>
        <w:pStyle w:val="Heading3"/>
      </w:pPr>
      <w:r>
        <w:t>Part 8: The Bridge Fund</w:t>
      </w:r>
    </w:p>
    <w:p w14:paraId="0C54798F" w14:textId="77777777" w:rsidR="00C701D6" w:rsidRDefault="00C701D6" w:rsidP="00C701D6">
      <w:pPr>
        <w:pStyle w:val="Heading4"/>
      </w:pPr>
      <w:r>
        <w:rPr>
          <w:b/>
          <w:bCs/>
        </w:rPr>
        <w:t>Date:</w:t>
      </w:r>
      <w:r>
        <w:t xml:space="preserve"> April 15, 2004 </w:t>
      </w:r>
      <w:r>
        <w:rPr>
          <w:b/>
          <w:bCs/>
        </w:rPr>
        <w:t>Time:</w:t>
      </w:r>
      <w:r>
        <w:t xml:space="preserve"> 4:30 PM </w:t>
      </w:r>
      <w:r>
        <w:rPr>
          <w:b/>
          <w:bCs/>
        </w:rPr>
        <w:t>Location:</w:t>
      </w:r>
      <w:r>
        <w:t xml:space="preserve"> The Kitchen, 95 West Main Road, Portsmouth, Rhode Island</w:t>
      </w:r>
    </w:p>
    <w:p w14:paraId="1FC80B56" w14:textId="77777777" w:rsidR="00C701D6" w:rsidRDefault="00C701D6" w:rsidP="00C701D6">
      <w:r>
        <w:t>The mail arrived at 4:00 PM. By 4:30 PM, the kitchen table at the Fortress was covered in confetti, and Uncle Mark was pouring sparkling cider into everyone's glasses.</w:t>
      </w:r>
    </w:p>
    <w:p w14:paraId="5867B869" w14:textId="5552ED22" w:rsidR="00C701D6" w:rsidRDefault="50829034" w:rsidP="00C701D6">
      <w:r>
        <w:t>Sitting in the center of the table were two heavy, navy blue folders em</w:t>
      </w:r>
      <w:r w:rsidR="157E1926">
        <w:t>Nikki</w:t>
      </w:r>
      <w:r>
        <w:t>ed</w:t>
      </w:r>
      <w:ins w:id="0" w:author="Microsoft Word" w:date="2026-01-27T16:01:00Z" w16du:dateUtc="2026-01-27T21:01:00Z">
        <w:r w:rsidR="00C701D6">
          <w:t>embossed</w:t>
        </w:r>
      </w:ins>
      <w:r>
        <w:t xml:space="preserve"> with the silver Bull seal: </w:t>
      </w:r>
      <w:r w:rsidRPr="6CFD8102">
        <w:rPr>
          <w:b/>
          <w:bCs/>
        </w:rPr>
        <w:t>BRAXTON STATE UNIVERSITY - OFFICE OF ADMISSIONS.</w:t>
      </w:r>
    </w:p>
    <w:p w14:paraId="1E1A69A4" w14:textId="77777777" w:rsidR="00C701D6" w:rsidRDefault="00C701D6" w:rsidP="00C701D6">
      <w:r>
        <w:lastRenderedPageBreak/>
        <w:t>"Double acceptance," Tom announced, holding up the letters. "Patrick into the College of Engineering. Nichole into the College of Arts and Sciences, Department of Technical Communication. It’s official. You are Braxton Bulls."</w:t>
      </w:r>
    </w:p>
    <w:p w14:paraId="765375B7" w14:textId="77777777" w:rsidR="00C701D6" w:rsidRDefault="00C701D6" w:rsidP="00C701D6">
      <w:r>
        <w:t xml:space="preserve">Nichole sat at the end of the table. Her </w:t>
      </w:r>
      <w:r>
        <w:rPr>
          <w:b/>
          <w:bCs/>
        </w:rPr>
        <w:t>Apex ConvertiBook</w:t>
      </w:r>
      <w:r>
        <w:t xml:space="preserve"> was detached from her wheelchair tray and resting on the table in front of her. She clicked her </w:t>
      </w:r>
      <w:r>
        <w:rPr>
          <w:b/>
          <w:bCs/>
        </w:rPr>
        <w:t>Quantum OptiMouse</w:t>
      </w:r>
      <w:r>
        <w:t>.</w:t>
      </w:r>
    </w:p>
    <w:p w14:paraId="7AD7F612" w14:textId="77777777" w:rsidR="00C701D6" w:rsidRDefault="00C701D6" w:rsidP="00C701D6">
      <w:r>
        <w:rPr>
          <w:b/>
          <w:bCs/>
        </w:rPr>
        <w:t>"BENNETT. DYNAMICS. IS. OPEN. FOR. BUSINESS."</w:t>
      </w:r>
      <w:r>
        <w:t xml:space="preserve"> The family cheered, the sound echoing through the wide hallways of the Fortress.</w:t>
      </w:r>
    </w:p>
    <w:p w14:paraId="4A0815D6" w14:textId="77777777" w:rsidR="00C701D6" w:rsidRDefault="00C701D6" w:rsidP="00C701D6">
      <w:r>
        <w:t>"Okay, the fun part is over," Patrick said, pulling out a thick binder and setting it on the table. He looked at his father. "Now we talk logistics. The Foundry Lofts. We need to secure the unit now, before the summer rush. What did the property manager say the rent is for the two-bedroom accessible unit?"</w:t>
      </w:r>
    </w:p>
    <w:p w14:paraId="333A91FA" w14:textId="77777777" w:rsidR="00C701D6" w:rsidRDefault="00C701D6" w:rsidP="00C701D6">
      <w:r>
        <w:t>Tom opened his ledger. "You picked a premium location, Pat. Downtown grid, direct underground subway access, secured building. In 2004, that goes for a premium. The rent is $2,250 a month."</w:t>
      </w:r>
    </w:p>
    <w:p w14:paraId="68FEF87D" w14:textId="77777777" w:rsidR="00C701D6" w:rsidRDefault="00C701D6" w:rsidP="00C701D6">
      <w:r>
        <w:t>Aunt Carol let out a low whistle. "Ouch. That's Boston prices."</w:t>
      </w:r>
    </w:p>
    <w:p w14:paraId="188FB6FE" w14:textId="77777777" w:rsidR="00C701D6" w:rsidRDefault="00C701D6" w:rsidP="00C701D6">
      <w:r>
        <w:t>"It's steep," Tom agreed. "Which brings us to the IRS tax code."</w:t>
      </w:r>
    </w:p>
    <w:p w14:paraId="5C6BF11C" w14:textId="77777777" w:rsidR="00C701D6" w:rsidRDefault="00C701D6" w:rsidP="00C701D6">
      <w:r>
        <w:t>Tom flipped to a page highlighted in yellow.</w:t>
      </w:r>
    </w:p>
    <w:p w14:paraId="340D99E9" w14:textId="77777777" w:rsidR="00C701D6" w:rsidRDefault="00C701D6" w:rsidP="00C701D6">
      <w:r>
        <w:t>"We have $122,000 sitting in Grandma's 529 College Savings Plans," Tom explained. "But under the law, those funds are locked. We cannot withdraw a single penny for off-campus housing until you two are officially enrolled at least half-time. That doesn't happen until you register for classes in August."</w:t>
      </w:r>
    </w:p>
    <w:p w14:paraId="08D65837" w14:textId="77777777" w:rsidR="00C701D6" w:rsidRDefault="00C701D6" w:rsidP="00C701D6">
      <w:r>
        <w:t>"So we can't use the 529 money to sign the lease today," Patrick realized, his engineering brain seeing the gap in the bridge. "If we wait until August, the unit will be gone."</w:t>
      </w:r>
    </w:p>
    <w:p w14:paraId="2202DDEB" w14:textId="77777777" w:rsidR="00C701D6" w:rsidRDefault="00C701D6" w:rsidP="00C701D6">
      <w:r>
        <w:t>"Exactly," Tom smiled. "Which is why your grandmother was a genius. She didn't just leave you a college fund. She left you a bridge fund."</w:t>
      </w:r>
    </w:p>
    <w:p w14:paraId="63085317" w14:textId="77777777" w:rsidR="00C701D6" w:rsidRDefault="00C701D6" w:rsidP="00C701D6">
      <w:r>
        <w:t>Tom pulled out the passbook for the separate, traditional cash savings account Helen had left them.</w:t>
      </w:r>
    </w:p>
    <w:p w14:paraId="51688793" w14:textId="77777777" w:rsidR="00C701D6" w:rsidRDefault="00C701D6" w:rsidP="00C701D6">
      <w:r>
        <w:rPr>
          <w:b/>
          <w:bCs/>
        </w:rPr>
        <w:t>Balance: $23,497.61.</w:t>
      </w:r>
    </w:p>
    <w:p w14:paraId="3225F3A9" w14:textId="77777777" w:rsidR="00C701D6" w:rsidRDefault="00C701D6" w:rsidP="00C701D6">
      <w:r>
        <w:t>"The landlord at The Foundry requires a standard security deposit of one month's rent, plus the first month up front," Tom calculated, tapping his calculator. "That's $4,500 to get the keys. That leaves us with about nineteen thousand dollars."</w:t>
      </w:r>
    </w:p>
    <w:p w14:paraId="75016B64" w14:textId="77777777" w:rsidR="00C701D6" w:rsidRDefault="00C701D6" w:rsidP="00C701D6">
      <w:r>
        <w:lastRenderedPageBreak/>
        <w:t>Patrick looked at the math. "We prepay."</w:t>
      </w:r>
    </w:p>
    <w:p w14:paraId="5281C2BA" w14:textId="77777777" w:rsidR="00C701D6" w:rsidRDefault="00C701D6" w:rsidP="00C701D6">
      <w:r>
        <w:t>"We prepay," Tom nodded. "We walk into that leasing office, and we drop $22,500 on the table. We pay the security deposit and the first nine months of rent in absolute cash. It locks the apartment down instantly, proves you are premium tenants, and covers your housing all the way through next May."</w:t>
      </w:r>
    </w:p>
    <w:p w14:paraId="57184CE2" w14:textId="77777777" w:rsidR="00C701D6" w:rsidRDefault="00C701D6" w:rsidP="00C701D6">
      <w:r>
        <w:t>Nichole looked at the passbook on the table.</w:t>
      </w:r>
    </w:p>
    <w:p w14:paraId="5A4A68D8" w14:textId="77777777" w:rsidR="00C701D6" w:rsidRDefault="00C701D6" w:rsidP="00C701D6">
      <w:r>
        <w:t xml:space="preserve">Her grandmother hadn't just left them money; she had left them </w:t>
      </w:r>
      <w:r>
        <w:rPr>
          <w:i/>
          <w:iCs/>
        </w:rPr>
        <w:t>timing</w:t>
      </w:r>
      <w:r>
        <w:t>. The cash account was the exact key they needed to unlock the system before the official gears of the university started turning.</w:t>
      </w:r>
    </w:p>
    <w:p w14:paraId="73A51223" w14:textId="77777777" w:rsidR="00C701D6" w:rsidRDefault="00C701D6" w:rsidP="00C701D6">
      <w:r>
        <w:t>"And the 529 plans?" Ellen asked.</w:t>
      </w:r>
    </w:p>
    <w:p w14:paraId="1EB5C998" w14:textId="77777777" w:rsidR="00C701D6" w:rsidRDefault="00C701D6" w:rsidP="00C701D6">
      <w:r>
        <w:t>"Once August hits, the 529s unlock," Patrick said, the master plan clicking into place. "We use that money to buy the BSU Platinum Meal Plan directly from the university. That covers our food, so we never have to grocery shop in the winter. We use the rest for tuition, books, and the sophomore year rent."</w:t>
      </w:r>
    </w:p>
    <w:p w14:paraId="3F038FE1" w14:textId="77777777" w:rsidR="00C701D6" w:rsidRDefault="00C701D6" w:rsidP="00C701D6">
      <w:r>
        <w:t>Patrick looked at Nichole.</w:t>
      </w:r>
    </w:p>
    <w:p w14:paraId="06B38568" w14:textId="696008F1" w:rsidR="00C701D6" w:rsidRDefault="50829034" w:rsidP="00C701D6">
      <w:r>
        <w:t xml:space="preserve">"Nine months of rent, paid in full," Patrick said. "With five hundred bucks left over for pizza. We don't just have an apartment, </w:t>
      </w:r>
      <w:r w:rsidR="157E1926">
        <w:t>Nikki</w:t>
      </w:r>
      <w:r>
        <w:t>.</w:t>
      </w:r>
      <w:ins w:id="1" w:author="Microsoft Word" w:date="2026-01-27T16:01:00Z" w16du:dateUtc="2026-01-27T21:01:00Z">
        <w:r w:rsidR="00C701D6">
          <w:t>Boss.</w:t>
        </w:r>
      </w:ins>
      <w:r>
        <w:t xml:space="preserve"> We own the grid for the entire freshman year."</w:t>
      </w:r>
    </w:p>
    <w:p w14:paraId="30119204" w14:textId="77777777" w:rsidR="00C701D6" w:rsidRDefault="00C701D6" w:rsidP="00C701D6">
      <w:r>
        <w:t>Nichole felt a wave of absolute security wash over her. No loans. No begging for waivers. No hoping the bus ran on time.</w:t>
      </w:r>
    </w:p>
    <w:p w14:paraId="2D1B75E0" w14:textId="77777777" w:rsidR="00C701D6" w:rsidRDefault="00C701D6" w:rsidP="00C701D6">
      <w:r>
        <w:t>She tapped her screen.</w:t>
      </w:r>
    </w:p>
    <w:p w14:paraId="1185E4B9" w14:textId="77777777" w:rsidR="00C701D6" w:rsidRDefault="00C701D6" w:rsidP="00C701D6">
      <w:r>
        <w:rPr>
          <w:b/>
          <w:bCs/>
        </w:rPr>
        <w:t>"CALL. THE. LANDLORD."</w:t>
      </w:r>
    </w:p>
    <w:p w14:paraId="58A45895" w14:textId="77777777" w:rsidR="00C701D6" w:rsidRDefault="00C701D6" w:rsidP="00C701D6">
      <w:r>
        <w:t>"Done," Tom said, closing the ledger with a satisfying thud. "Tomorrow morning, we buy the Fortress."</w:t>
      </w:r>
    </w:p>
    <w:p w14:paraId="6195A19E" w14:textId="77777777" w:rsidR="00464AB5" w:rsidRDefault="00464AB5" w:rsidP="00464AB5">
      <w:pPr>
        <w:pStyle w:val="Heading3"/>
      </w:pPr>
      <w:r>
        <w:t>Part 9: The Foundry</w:t>
      </w:r>
    </w:p>
    <w:p w14:paraId="4466165F" w14:textId="77777777" w:rsidR="00464AB5" w:rsidRDefault="00464AB5" w:rsidP="00464AB5">
      <w:pPr>
        <w:pStyle w:val="Heading4"/>
      </w:pPr>
      <w:r>
        <w:rPr>
          <w:b/>
          <w:bCs/>
        </w:rPr>
        <w:t>Date:</w:t>
      </w:r>
      <w:r>
        <w:t xml:space="preserve"> April 16, 2004 </w:t>
      </w:r>
      <w:r>
        <w:rPr>
          <w:b/>
          <w:bCs/>
        </w:rPr>
        <w:t>Time:</w:t>
      </w:r>
      <w:r>
        <w:t xml:space="preserve"> 10:00 AM </w:t>
      </w:r>
      <w:r>
        <w:rPr>
          <w:b/>
          <w:bCs/>
        </w:rPr>
        <w:t>Location:</w:t>
      </w:r>
      <w:r>
        <w:t xml:space="preserve"> The Bennett Machine Transit Grid (Portsmouth to Braxton)</w:t>
      </w:r>
    </w:p>
    <w:p w14:paraId="1B750A8A" w14:textId="77777777" w:rsidR="00464AB5" w:rsidRDefault="00464AB5" w:rsidP="00464AB5">
      <w:r>
        <w:t>The next morning, the Rhode Island sky broke with an uncharacteristic April heatwave. The temperature was seventy-two degrees, the sun was blazing, and the winter coats were officially packed away.</w:t>
      </w:r>
    </w:p>
    <w:p w14:paraId="7422034E" w14:textId="77777777" w:rsidR="00464AB5" w:rsidRDefault="00464AB5" w:rsidP="00464AB5">
      <w:r>
        <w:t>It was the perfect day to show the family the grid.</w:t>
      </w:r>
    </w:p>
    <w:p w14:paraId="57E5C9DC" w14:textId="77777777" w:rsidR="00464AB5" w:rsidRDefault="00464AB5" w:rsidP="00464AB5">
      <w:r>
        <w:lastRenderedPageBreak/>
        <w:t>Patrick and Nichole didn't drive the Liberty van. They wanted to let the family into their world.</w:t>
      </w:r>
    </w:p>
    <w:p w14:paraId="257DE6CC" w14:textId="77777777" w:rsidR="00464AB5" w:rsidRDefault="00464AB5" w:rsidP="00464AB5">
      <w:r>
        <w:t>The entire clan—Tom, Ellen, Uncle Mark, Aunt Carol, and the twins—walked to the end of the driveway on West Main Road. At 10:15 AM, the massive white-and-blue OSTA Route 60 bus pulled up.</w:t>
      </w:r>
    </w:p>
    <w:p w14:paraId="6A0BECD5" w14:textId="77777777" w:rsidR="00464AB5" w:rsidRDefault="00464AB5" w:rsidP="00464AB5">
      <w:r>
        <w:t>As the heavy ramp deployed, Patrick pushed Nichole on board. The rest of the family followed, dropping their fare into the box.</w:t>
      </w:r>
    </w:p>
    <w:p w14:paraId="6689A794" w14:textId="77777777" w:rsidR="00464AB5" w:rsidRDefault="00464AB5" w:rsidP="00464AB5">
      <w:r>
        <w:t>"This is it, huh?" Ellen smiled, holding onto the handrail as the bus rolled south. "The lifeline."</w:t>
      </w:r>
    </w:p>
    <w:p w14:paraId="49EED0CD" w14:textId="77777777" w:rsidR="00464AB5" w:rsidRDefault="00464AB5" w:rsidP="00464AB5">
      <w:r>
        <w:t>"Step one," Patrick confirmed.</w:t>
      </w:r>
    </w:p>
    <w:p w14:paraId="69CD21DC" w14:textId="77777777" w:rsidR="00464AB5" w:rsidRDefault="00464AB5" w:rsidP="00464AB5">
      <w:r>
        <w:t>They rode the bus into Newport, disembarking at the Gateway Center. They walked the single block to Perrotti Park, the warm harbor breeze washing over them. At the ferry dock, Patrick and Nichole tapped their BTA RegionLink cards at the turnstiles. Tom bought paper tickets for the adults.</w:t>
      </w:r>
    </w:p>
    <w:p w14:paraId="7D98E982" w14:textId="77777777" w:rsidR="00464AB5" w:rsidRDefault="00464AB5" w:rsidP="00464AB5">
      <w:r>
        <w:t xml:space="preserve">They boarded the </w:t>
      </w:r>
      <w:r>
        <w:rPr>
          <w:i/>
          <w:iCs/>
        </w:rPr>
        <w:t>Newport Flyer</w:t>
      </w:r>
      <w:r>
        <w:t>. As the catamaran roared across Narragansett Bay, Uncle Mark and Tom stood on the open-air upper deck, marveling at the speed, while Nichole sat inside near the massive windows with the women.</w:t>
      </w:r>
    </w:p>
    <w:p w14:paraId="6E431257" w14:textId="77777777" w:rsidR="00464AB5" w:rsidRDefault="00464AB5" w:rsidP="00464AB5">
      <w:r>
        <w:t>"Twenty-eight minutes," Aunt Carol said, checking her watch as the Braxton skyline loomed ahead. "No traffic. No bridge tolls. Unbelievable."</w:t>
      </w:r>
    </w:p>
    <w:p w14:paraId="1E238606" w14:textId="77777777" w:rsidR="00464AB5" w:rsidRDefault="00464AB5" w:rsidP="00464AB5">
      <w:r>
        <w:t xml:space="preserve">They disembarked at the Narragansett Esplanade Station. Instead of entering </w:t>
      </w:r>
      <w:r>
        <w:rPr>
          <w:i/>
          <w:iCs/>
        </w:rPr>
        <w:t>The Bull Run</w:t>
      </w:r>
      <w:r>
        <w:t xml:space="preserve"> toward the campus, Patrick led the family to the central glass elevators and took them all the way down to Level M: The Deep.</w:t>
      </w:r>
    </w:p>
    <w:p w14:paraId="53D955BE" w14:textId="77777777" w:rsidR="00464AB5" w:rsidRDefault="00464AB5" w:rsidP="00464AB5">
      <w:r>
        <w:t>A Blue Line Metro train was waiting. They rolled onto the heavy-rail car, the air-conditioning providing a cool relief from the spring heat.</w:t>
      </w:r>
    </w:p>
    <w:p w14:paraId="53BB3164" w14:textId="77777777" w:rsidR="00464AB5" w:rsidRDefault="00464AB5" w:rsidP="00464AB5">
      <w:r>
        <w:t>"Three stops," Patrick announced.</w:t>
      </w:r>
    </w:p>
    <w:p w14:paraId="4F629B39" w14:textId="77777777" w:rsidR="00464AB5" w:rsidRDefault="00464AB5" w:rsidP="00464AB5">
      <w:r>
        <w:rPr>
          <w:i/>
          <w:iCs/>
        </w:rPr>
        <w:t>Whoosh.</w:t>
      </w:r>
      <w:r>
        <w:t xml:space="preserve"> The train sped through the dark tunnels under the city.</w:t>
      </w:r>
    </w:p>
    <w:p w14:paraId="14E9C801" w14:textId="77777777" w:rsidR="00464AB5" w:rsidRDefault="00464AB5" w:rsidP="00464AB5">
      <w:r>
        <w:t>"Now arriving at... Foundry Square," the automated voice chimed.</w:t>
      </w:r>
    </w:p>
    <w:p w14:paraId="67AA9039" w14:textId="77777777" w:rsidR="00464AB5" w:rsidRDefault="00464AB5" w:rsidP="00464AB5">
      <w:pPr>
        <w:pStyle w:val="Heading4"/>
      </w:pPr>
      <w:r>
        <w:rPr>
          <w:b/>
          <w:bCs/>
        </w:rPr>
        <w:t>Time:</w:t>
      </w:r>
      <w:r>
        <w:t xml:space="preserve"> 11:30 AM </w:t>
      </w:r>
      <w:r>
        <w:rPr>
          <w:b/>
          <w:bCs/>
        </w:rPr>
        <w:t>Location:</w:t>
      </w:r>
      <w:r>
        <w:t xml:space="preserve"> The Braxton Link (Foundry Square Station)</w:t>
      </w:r>
    </w:p>
    <w:p w14:paraId="156BCDF3" w14:textId="77777777" w:rsidR="00464AB5" w:rsidRDefault="00464AB5" w:rsidP="00464AB5">
      <w:r>
        <w:t>They exited the train onto the island platform and took the elevator up to Basement Level 1.</w:t>
      </w:r>
    </w:p>
    <w:p w14:paraId="63C8A4B0" w14:textId="77777777" w:rsidR="00464AB5" w:rsidRDefault="00464AB5" w:rsidP="00464AB5">
      <w:r>
        <w:t xml:space="preserve">The doors opened into </w:t>
      </w:r>
      <w:r>
        <w:rPr>
          <w:i/>
          <w:iCs/>
        </w:rPr>
        <w:t>The Braxton Link</w:t>
      </w:r>
      <w:r>
        <w:t>. It was a wide, brightly lit subterranean avenue lined with commercial storefronts.</w:t>
      </w:r>
    </w:p>
    <w:p w14:paraId="2362E3BC" w14:textId="77777777" w:rsidR="00464AB5" w:rsidRDefault="00464AB5" w:rsidP="00464AB5">
      <w:r>
        <w:lastRenderedPageBreak/>
        <w:t>"Okay, look to your left," Patrick said, pointing down the corridor.</w:t>
      </w:r>
    </w:p>
    <w:p w14:paraId="23C75713" w14:textId="77777777" w:rsidR="00464AB5" w:rsidRDefault="00464AB5" w:rsidP="00464AB5">
      <w:r>
        <w:t xml:space="preserve">There was a glass-walled commercial bank branch: </w:t>
      </w:r>
      <w:r>
        <w:rPr>
          <w:b/>
          <w:bCs/>
        </w:rPr>
        <w:t>New England Regional Credit Union</w:t>
      </w:r>
      <w:r>
        <w:t>.</w:t>
      </w:r>
    </w:p>
    <w:p w14:paraId="31643B16" w14:textId="77777777" w:rsidR="00464AB5" w:rsidRDefault="00464AB5" w:rsidP="00464AB5">
      <w:r>
        <w:t>"That's our bank," Tom noted, surprised. "That's convenient."</w:t>
      </w:r>
    </w:p>
    <w:p w14:paraId="6D3B83E5" w14:textId="77777777" w:rsidR="00464AB5" w:rsidRDefault="00464AB5" w:rsidP="00464AB5">
      <w:r>
        <w:t>"It's not just convenient, Dad," Patrick grinned. "Look what's right next to it."</w:t>
      </w:r>
    </w:p>
    <w:p w14:paraId="1F3FDE48" w14:textId="77777777" w:rsidR="00464AB5" w:rsidRDefault="00464AB5" w:rsidP="00464AB5">
      <w:r>
        <w:t xml:space="preserve">Directly adjacent to the credit union was a heavy, secure steel door with a polished brass plaque: </w:t>
      </w:r>
      <w:r>
        <w:rPr>
          <w:b/>
          <w:bCs/>
        </w:rPr>
        <w:t>THE FOUNDRY LOFTS - RESIDENT ENTRANCE.</w:t>
      </w:r>
    </w:p>
    <w:p w14:paraId="703F2DD2" w14:textId="77777777" w:rsidR="00464AB5" w:rsidRDefault="00464AB5" w:rsidP="00464AB5">
      <w:r>
        <w:t>"The bank and the apartment building share the same basement," Patrick explained. "It's all one footprint."</w:t>
      </w:r>
    </w:p>
    <w:p w14:paraId="42CDBDEF" w14:textId="77777777" w:rsidR="00464AB5" w:rsidRDefault="00464AB5" w:rsidP="00464AB5">
      <w:r>
        <w:t>They took the adjacent elevator up to the street-level leasing office.</w:t>
      </w:r>
    </w:p>
    <w:p w14:paraId="69FC6232" w14:textId="77777777" w:rsidR="00464AB5" w:rsidRDefault="00464AB5" w:rsidP="00464AB5">
      <w:r>
        <w:t>The building was a converted 19th-century textile mill—soaring ceilings, exposed brick walls, and massive industrial windows. The property manager, a sharp-dressed man named Mr. Caldwell, greeted the large party warmly.</w:t>
      </w:r>
    </w:p>
    <w:p w14:paraId="12501958" w14:textId="77777777" w:rsidR="00464AB5" w:rsidRDefault="00464AB5" w:rsidP="00464AB5">
      <w:r>
        <w:t>"We got your call," Mr. Caldwell smiled, looking at Patrick and Nichole. "Dual admission to BSU. Congratulations. Let's go look at the model unit."</w:t>
      </w:r>
    </w:p>
    <w:p w14:paraId="25E8FE24" w14:textId="77777777" w:rsidR="00464AB5" w:rsidRDefault="00464AB5" w:rsidP="00464AB5">
      <w:r>
        <w:t>Mr. Caldwell led them down a wide, carpeted hallway. "All our hallways are minimum six feet wide to meet modern code," he explained.</w:t>
      </w:r>
    </w:p>
    <w:p w14:paraId="766A7541" w14:textId="77777777" w:rsidR="00464AB5" w:rsidRDefault="00464AB5" w:rsidP="00464AB5">
      <w:r>
        <w:t>He unlocked the door to a two-bedroom corner unit.</w:t>
      </w:r>
    </w:p>
    <w:p w14:paraId="6D213812" w14:textId="77777777" w:rsidR="00464AB5" w:rsidRDefault="00464AB5" w:rsidP="00464AB5">
      <w:r>
        <w:t>Nichole rolled inside. The space was flooded with natural light from twelve-foot windows overlooking the city. The floors were polished concrete—zero-resistance for her wheels. The kitchen counters were open underneath the sink, and the master bathroom featured a massive, zero-threshold roll-in shower.</w:t>
      </w:r>
    </w:p>
    <w:p w14:paraId="2E70F550" w14:textId="77777777" w:rsidR="00464AB5" w:rsidRDefault="00464AB5" w:rsidP="00464AB5">
      <w:r>
        <w:t>It was stunning. It was an absolute Fortress.</w:t>
      </w:r>
    </w:p>
    <w:p w14:paraId="3E7FD1C2" w14:textId="77777777" w:rsidR="00464AB5" w:rsidRDefault="00464AB5" w:rsidP="00464AB5">
      <w:r>
        <w:t xml:space="preserve">Nichole looked at Patrick. She made a soft, high-pitched </w:t>
      </w:r>
      <w:r>
        <w:rPr>
          <w:i/>
          <w:iCs/>
        </w:rPr>
        <w:t>keening</w:t>
      </w:r>
      <w:r>
        <w:t xml:space="preserve"> sound of pure joy. She tapped her screen.</w:t>
      </w:r>
    </w:p>
    <w:p w14:paraId="489ED532" w14:textId="77777777" w:rsidR="00464AB5" w:rsidRDefault="00464AB5" w:rsidP="00464AB5">
      <w:r>
        <w:rPr>
          <w:b/>
          <w:bCs/>
        </w:rPr>
        <w:t>"THIS. IS. THE. ONE."</w:t>
      </w:r>
    </w:p>
    <w:p w14:paraId="1065B137" w14:textId="77777777" w:rsidR="00464AB5" w:rsidRDefault="00464AB5" w:rsidP="00464AB5">
      <w:r>
        <w:t>"We have this exact floor plan available on the 4th floor for immediate move-in," Mr. Caldwell said. "Of course, there is a standard application fee of fifty dollars per person, and we do run credit."</w:t>
      </w:r>
    </w:p>
    <w:p w14:paraId="284C3A7D" w14:textId="77777777" w:rsidR="00464AB5" w:rsidRDefault="00464AB5" w:rsidP="00464AB5">
      <w:r>
        <w:t>Tom stepped forward. "We can fill out the application right now. But regarding the financials... we prefer to simplify things."</w:t>
      </w:r>
    </w:p>
    <w:p w14:paraId="0F6C8709" w14:textId="77777777" w:rsidR="00464AB5" w:rsidRDefault="00464AB5" w:rsidP="00464AB5">
      <w:pPr>
        <w:pStyle w:val="Heading4"/>
      </w:pPr>
      <w:r>
        <w:rPr>
          <w:b/>
          <w:bCs/>
        </w:rPr>
        <w:lastRenderedPageBreak/>
        <w:t>Time:</w:t>
      </w:r>
      <w:r>
        <w:t xml:space="preserve"> 1:00 PM </w:t>
      </w:r>
      <w:r>
        <w:rPr>
          <w:b/>
          <w:bCs/>
        </w:rPr>
        <w:t>Location:</w:t>
      </w:r>
      <w:r>
        <w:t xml:space="preserve"> The Leasing Office</w:t>
      </w:r>
    </w:p>
    <w:p w14:paraId="51850B88" w14:textId="77777777" w:rsidR="00464AB5" w:rsidRPr="00464AB5" w:rsidRDefault="00464AB5" w:rsidP="00464AB5">
      <w:r w:rsidRPr="00464AB5">
        <w:t>While the twins filled out the paperwork, Tom and Mark took the elevator back down to the basement level. They walked into the New England Regional Credit Union branch.</w:t>
      </w:r>
    </w:p>
    <w:p w14:paraId="78184123" w14:textId="77777777" w:rsidR="00464AB5" w:rsidRPr="00464AB5" w:rsidRDefault="00464AB5" w:rsidP="00464AB5">
      <w:r w:rsidRPr="00464AB5">
        <w:t>Ten minutes later, they returned. Tom placed a certified cashier's check on Mr. Caldwell's desk.</w:t>
      </w:r>
    </w:p>
    <w:p w14:paraId="5587C8A9" w14:textId="77777777" w:rsidR="00464AB5" w:rsidRPr="00464AB5" w:rsidRDefault="00464AB5" w:rsidP="00464AB5">
      <w:r w:rsidRPr="00464AB5">
        <w:t>The check was made out for exactly $23,397.61 (Grandma Helen's savings, minus the $100 application fees).</w:t>
      </w:r>
    </w:p>
    <w:p w14:paraId="5529D947" w14:textId="77777777" w:rsidR="00464AB5" w:rsidRPr="00464AB5" w:rsidRDefault="00464AB5" w:rsidP="00464AB5">
      <w:r w:rsidRPr="00464AB5">
        <w:t>Mr. Caldwell looked at the check. He looked at Tom.</w:t>
      </w:r>
    </w:p>
    <w:p w14:paraId="4181697C" w14:textId="77777777" w:rsidR="00464AB5" w:rsidRPr="00464AB5" w:rsidRDefault="00464AB5" w:rsidP="00464AB5">
      <w:r w:rsidRPr="00464AB5">
        <w:t>"This is... substantial," Mr. Caldwell said.</w:t>
      </w:r>
    </w:p>
    <w:p w14:paraId="1CB89B15" w14:textId="77777777" w:rsidR="00464AB5" w:rsidRPr="00464AB5" w:rsidRDefault="00464AB5" w:rsidP="00464AB5">
      <w:r w:rsidRPr="00464AB5">
        <w:t>"The rent is $2,250 a month," Tom said in his best accountant voice. "That check covers the required security deposit of $2,250, the first month's rent of $2,250, and prepays their rent for the next eight and a half months. They are paid in full until next May."</w:t>
      </w:r>
    </w:p>
    <w:p w14:paraId="712230B8" w14:textId="77777777" w:rsidR="00464AB5" w:rsidRPr="00464AB5" w:rsidRDefault="00464AB5" w:rsidP="00464AB5">
      <w:r w:rsidRPr="00464AB5">
        <w:t>Mr. Caldwell didn't even run the credit check. Cash of that magnitude erased all doubts.</w:t>
      </w:r>
    </w:p>
    <w:p w14:paraId="47B3F69C" w14:textId="77777777" w:rsidR="00464AB5" w:rsidRPr="00464AB5" w:rsidRDefault="45717500" w:rsidP="00464AB5">
      <w:r>
        <w:t>"Well," Mr. Caldwell smiled, pulling the lease agreement from his desk. "I believe your application is approved. Sign here, please."</w:t>
      </w:r>
    </w:p>
    <w:p w14:paraId="64682B2F" w14:textId="02B2C860" w:rsidR="363156F0" w:rsidRDefault="363156F0" w:rsidP="52EB6D1F">
      <w:pPr>
        <w:pStyle w:val="Heading3"/>
      </w:pPr>
      <w:r w:rsidRPr="52EB6D1F">
        <w:t>Part 10: The Early Deployment</w:t>
      </w:r>
    </w:p>
    <w:p w14:paraId="42B04235" w14:textId="2F4B6930" w:rsidR="363156F0" w:rsidRDefault="363156F0" w:rsidP="52EB6D1F">
      <w:pPr>
        <w:pStyle w:val="Heading4"/>
      </w:pPr>
      <w:r w:rsidRPr="52EB6D1F">
        <w:t>Date: April 17, 2004 Time: 9:00 AM Location: The Loading Dock, The Foundry Lofts</w:t>
      </w:r>
    </w:p>
    <w:p w14:paraId="323E9AFD" w14:textId="05007E63" w:rsidR="363156F0" w:rsidRDefault="363156F0" w:rsidP="52EB6D1F">
      <w:r w:rsidRPr="52EB6D1F">
        <w:t>"Why wait?" Patrick had asked at dinner the night before. "The meter is running. The keys work. Let's launch."</w:t>
      </w:r>
    </w:p>
    <w:p w14:paraId="18C0534D" w14:textId="712D01C9" w:rsidR="363156F0" w:rsidRDefault="363156F0" w:rsidP="52EB6D1F">
      <w:r w:rsidRPr="52EB6D1F">
        <w:t>So they didn't wait for August. They launched the next morning.</w:t>
      </w:r>
    </w:p>
    <w:p w14:paraId="01DC017D" w14:textId="2F3C6E9D" w:rsidR="363156F0" w:rsidRDefault="363156F0" w:rsidP="52EB6D1F">
      <w:r w:rsidRPr="52EB6D1F">
        <w:t>The heavy-duty Liberty van was parked in the dedicated loading bay of The Foundry. Next to it was Uncle Mark’s pickup truck, the bed piled high with boxes marked OFFICE and CLOTHES.</w:t>
      </w:r>
    </w:p>
    <w:p w14:paraId="0E8F1BE5" w14:textId="717D5F6F" w:rsidR="363156F0" w:rsidRDefault="363156F0" w:rsidP="52EB6D1F">
      <w:r w:rsidRPr="52EB6D1F">
        <w:t>They weren't moving "dorm stuff." They were moving an entire ecosystem.</w:t>
      </w:r>
    </w:p>
    <w:p w14:paraId="05C733EB" w14:textId="3536AF42" w:rsidR="363156F0" w:rsidRDefault="363156F0" w:rsidP="52EB6D1F">
      <w:r w:rsidRPr="52EB6D1F">
        <w:t>The freight elevator at The Foundry was massive—originally designed to haul pallets of cotton bales, now perfect for hauling a life.</w:t>
      </w:r>
    </w:p>
    <w:p w14:paraId="4766B77E" w14:textId="085B1987" w:rsidR="363156F0" w:rsidRDefault="363156F0" w:rsidP="52EB6D1F">
      <w:pPr>
        <w:pStyle w:val="Heading4"/>
      </w:pPr>
      <w:r w:rsidRPr="52EB6D1F">
        <w:t>Time: 11:30 AM Location: The Master Bedroom (Unit 404)</w:t>
      </w:r>
    </w:p>
    <w:p w14:paraId="0789E7CC" w14:textId="120C5895" w:rsidR="363156F0" w:rsidRDefault="363156F0" w:rsidP="52EB6D1F">
      <w:r w:rsidRPr="52EB6D1F">
        <w:t>The first order of business was the anchor.</w:t>
      </w:r>
    </w:p>
    <w:p w14:paraId="56C827B4" w14:textId="5E6314C6" w:rsidR="363156F0" w:rsidRDefault="363156F0" w:rsidP="52EB6D1F">
      <w:r w:rsidRPr="52EB6D1F">
        <w:lastRenderedPageBreak/>
        <w:t>Tom and Uncle Mark wrestled the new King-sized mattress through the doorway. It was a high-density memory foam model—firm enough for transfers, soft enough to prevent pressure sores.</w:t>
      </w:r>
    </w:p>
    <w:p w14:paraId="627A47D2" w14:textId="47B99069" w:rsidR="363156F0" w:rsidRDefault="363156F0" w:rsidP="52EB6D1F">
      <w:r w:rsidRPr="52EB6D1F">
        <w:t>They dropped it onto the low-profile platform frame Patrick had assembled.</w:t>
      </w:r>
    </w:p>
    <w:p w14:paraId="66020F0F" w14:textId="5F05DE4D" w:rsidR="363156F0" w:rsidRDefault="363156F0" w:rsidP="52EB6D1F">
      <w:r w:rsidRPr="52EB6D1F">
        <w:t>"Center of the room," Patrick directed. "We need turning radius on both sides."</w:t>
      </w:r>
    </w:p>
    <w:p w14:paraId="6A79FD2C" w14:textId="5615EBEB" w:rsidR="363156F0" w:rsidRDefault="363156F0" w:rsidP="52EB6D1F">
      <w:r w:rsidRPr="52EB6D1F">
        <w:t>Nichole rolled into the room. She inspected the setup. For the first time, their sleeping arrangement wasn't a compromise or a "medical necessity" squeezed into a guest room. It was the centerpiece of the master suite.</w:t>
      </w:r>
    </w:p>
    <w:p w14:paraId="40ECDB3C" w14:textId="0F8E0DA1" w:rsidR="363156F0" w:rsidRDefault="363156F0" w:rsidP="52EB6D1F">
      <w:r w:rsidRPr="52EB6D1F">
        <w:t>To the left of the bed, they set up the charging station: outlets for the Apex ConvertiBook, the Titan AeroMotion batteries, and the emergency backup suction machine.</w:t>
      </w:r>
    </w:p>
    <w:p w14:paraId="0B2C22FE" w14:textId="38B613E4" w:rsidR="363156F0" w:rsidRDefault="363156F0" w:rsidP="52EB6D1F">
      <w:r w:rsidRPr="52EB6D1F">
        <w:t>It wasn't just a bedroom. It was the Recharge Bay.</w:t>
      </w:r>
    </w:p>
    <w:p w14:paraId="03F774EF" w14:textId="05AD142F" w:rsidR="363156F0" w:rsidRDefault="363156F0" w:rsidP="52EB6D1F">
      <w:pPr>
        <w:pStyle w:val="Heading4"/>
      </w:pPr>
      <w:r w:rsidRPr="52EB6D1F">
        <w:t>Time: 1:00 PM Location: The Second Bedroom (The Command Center)</w:t>
      </w:r>
    </w:p>
    <w:p w14:paraId="77EF1EE4" w14:textId="1C943FF4" w:rsidR="363156F0" w:rsidRDefault="363156F0" w:rsidP="52EB6D1F">
      <w:r w:rsidRPr="52EB6D1F">
        <w:t>While the women unpacked the kitchen, Patrick and Nichole took over the second bedroom.</w:t>
      </w:r>
    </w:p>
    <w:p w14:paraId="3201B588" w14:textId="155F15F8" w:rsidR="363156F0" w:rsidRDefault="363156F0" w:rsidP="52EB6D1F">
      <w:r w:rsidRPr="52EB6D1F">
        <w:t>This wasn't a guest room. This was Bennett Dynamics HQ.</w:t>
      </w:r>
    </w:p>
    <w:p w14:paraId="3F2A0415" w14:textId="65CF09BD" w:rsidR="363156F0" w:rsidRDefault="363156F0" w:rsidP="52EB6D1F">
      <w:r w:rsidRPr="52EB6D1F">
        <w:t>"Desks against the south wall," Patrick ordered, directing Uncle Mark.</w:t>
      </w:r>
    </w:p>
    <w:p w14:paraId="66DAFCE9" w14:textId="17F85ACE" w:rsidR="363156F0" w:rsidRDefault="363156F0" w:rsidP="52EB6D1F">
      <w:r w:rsidRPr="52EB6D1F">
        <w:t>They set up a long, continuous L-shaped workstation.</w:t>
      </w:r>
    </w:p>
    <w:p w14:paraId="4AB800FF" w14:textId="3EF6A94F" w:rsidR="363156F0" w:rsidRDefault="363156F0" w:rsidP="52EB6D1F">
      <w:pPr>
        <w:pStyle w:val="ListParagraph"/>
        <w:numPr>
          <w:ilvl w:val="0"/>
          <w:numId w:val="17"/>
        </w:numPr>
        <w:rPr>
          <w:rFonts w:ascii="Aptos" w:eastAsia="Aptos" w:hAnsi="Aptos" w:cs="Aptos"/>
        </w:rPr>
      </w:pPr>
      <w:r w:rsidRPr="52EB6D1F">
        <w:t>Station 1 (Patrick): Dual monitors for CAD work and engineering schematics.</w:t>
      </w:r>
    </w:p>
    <w:p w14:paraId="5D074679" w14:textId="172A3FE7" w:rsidR="363156F0" w:rsidRDefault="363156F0" w:rsidP="52EB6D1F">
      <w:pPr>
        <w:pStyle w:val="ListParagraph"/>
        <w:numPr>
          <w:ilvl w:val="0"/>
          <w:numId w:val="17"/>
        </w:numPr>
        <w:rPr>
          <w:rFonts w:ascii="Aptos" w:eastAsia="Aptos" w:hAnsi="Aptos" w:cs="Aptos"/>
        </w:rPr>
      </w:pPr>
      <w:r w:rsidRPr="52EB6D1F">
        <w:t>Station 2 (Nichole): A custom-height cutout section where her wheelchair could roll directly under the desk. Her monitor was mounted on an articulating arm that could swing down to her eye level.</w:t>
      </w:r>
    </w:p>
    <w:p w14:paraId="33361FAB" w14:textId="3803997B" w:rsidR="363156F0" w:rsidRDefault="363156F0" w:rsidP="52EB6D1F">
      <w:r w:rsidRPr="52EB6D1F">
        <w:t>They ran the ethernet cables. They plugged in the server tower.</w:t>
      </w:r>
    </w:p>
    <w:p w14:paraId="528E69CB" w14:textId="199EC822" w:rsidR="363156F0" w:rsidRDefault="363156F0" w:rsidP="52EB6D1F">
      <w:r w:rsidRPr="52EB6D1F">
        <w:t>Nichole clicked her mouse, and the screens flickered to life. The room hummed with the sound of cooling fans.</w:t>
      </w:r>
    </w:p>
    <w:p w14:paraId="103761CE" w14:textId="136F7573" w:rsidR="363156F0" w:rsidRDefault="363156F0" w:rsidP="52EB6D1F">
      <w:r w:rsidRPr="52EB6D1F">
        <w:t>She tapped her screen.</w:t>
      </w:r>
    </w:p>
    <w:p w14:paraId="18E908DE" w14:textId="7131C29D" w:rsidR="363156F0" w:rsidRDefault="363156F0" w:rsidP="52EB6D1F">
      <w:r w:rsidRPr="52EB6D1F">
        <w:t>"THE. NETWORK. IS. LIVE."</w:t>
      </w:r>
    </w:p>
    <w:p w14:paraId="4238E091" w14:textId="70659F3C" w:rsidR="363156F0" w:rsidRDefault="363156F0" w:rsidP="52EB6D1F">
      <w:pPr>
        <w:pStyle w:val="Heading4"/>
      </w:pPr>
      <w:r w:rsidRPr="52EB6D1F">
        <w:t>Time: 2:30 PM Location: The Kitchen</w:t>
      </w:r>
    </w:p>
    <w:p w14:paraId="02E723DE" w14:textId="32E1504E" w:rsidR="363156F0" w:rsidRDefault="363156F0" w:rsidP="52EB6D1F">
      <w:r w:rsidRPr="52EB6D1F">
        <w:t>Aunt Carol and Ellen were marveling at the appliances.</w:t>
      </w:r>
    </w:p>
    <w:p w14:paraId="4DA16AA4" w14:textId="7120FB1C" w:rsidR="363156F0" w:rsidRDefault="363156F0" w:rsidP="52EB6D1F">
      <w:r w:rsidRPr="52EB6D1F">
        <w:t>"Look at this stove, Nikki," Ellen called out.</w:t>
      </w:r>
    </w:p>
    <w:p w14:paraId="46022AE2" w14:textId="2E526CEA" w:rsidR="363156F0" w:rsidRDefault="363156F0" w:rsidP="52EB6D1F">
      <w:r w:rsidRPr="52EB6D1F">
        <w:lastRenderedPageBreak/>
        <w:t>Nichole rolled into the kitchen. The stove was a high-end electric model, but the controls weren't on a back panel where she would have to reach over hot burners. They were mounted on the front face, oversized and easy to turn with the side of a hand.</w:t>
      </w:r>
    </w:p>
    <w:p w14:paraId="1708AC3D" w14:textId="746A606F" w:rsidR="363156F0" w:rsidRDefault="363156F0" w:rsidP="52EB6D1F">
      <w:r w:rsidRPr="52EB6D1F">
        <w:t>"And the washer," Carol pointed to the laundry closet.</w:t>
      </w:r>
    </w:p>
    <w:p w14:paraId="60D74BE6" w14:textId="52E796E5" w:rsidR="363156F0" w:rsidRDefault="363156F0" w:rsidP="52EB6D1F">
      <w:r w:rsidRPr="52EB6D1F">
        <w:t>It was a front-loading industrial drum. Nichole could roll right up to it, open the door, and pull wet clothes out without standing up. The dryer was stacked right next to it, also at seated height.</w:t>
      </w:r>
    </w:p>
    <w:p w14:paraId="50CAEBFE" w14:textId="706C482C" w:rsidR="363156F0" w:rsidRDefault="363156F0" w:rsidP="52EB6D1F">
      <w:r w:rsidRPr="52EB6D1F">
        <w:t>"And the dishwasher," Patrick noted, opening the machine. "Full size. No more washing dishes in a bathroom sink."</w:t>
      </w:r>
    </w:p>
    <w:p w14:paraId="7A0C2F3B" w14:textId="5D4D83B1" w:rsidR="363156F0" w:rsidRDefault="363156F0" w:rsidP="52EB6D1F">
      <w:r w:rsidRPr="52EB6D1F">
        <w:t>It was a fully accessible ecosystem. For the first time, Nichole could theoretically cook a meal (or at least heat one up) and do her own laundry without asking for a single pair of standing legs to help her.</w:t>
      </w:r>
    </w:p>
    <w:p w14:paraId="30498869" w14:textId="04F10FFA" w:rsidR="363156F0" w:rsidRDefault="363156F0" w:rsidP="52EB6D1F">
      <w:pPr>
        <w:pStyle w:val="Heading4"/>
      </w:pPr>
      <w:r w:rsidRPr="52EB6D1F">
        <w:t>Time: 6:00 PM Location: The Living Room</w:t>
      </w:r>
    </w:p>
    <w:p w14:paraId="42394C79" w14:textId="2AEAB38B" w:rsidR="363156F0" w:rsidRDefault="363156F0" w:rsidP="52EB6D1F">
      <w:r w:rsidRPr="52EB6D1F">
        <w:t>The sun was setting through the massive industrial windows, painting the loft in orange and purple light. The boxes were flattened. The pizza boxes were open on the coffee table.</w:t>
      </w:r>
    </w:p>
    <w:p w14:paraId="42121F06" w14:textId="0BD9DA2A" w:rsidR="363156F0" w:rsidRDefault="363156F0" w:rsidP="52EB6D1F">
      <w:r w:rsidRPr="52EB6D1F">
        <w:t>The family stood around, the mood shifting from "work" to "goodbye."</w:t>
      </w:r>
    </w:p>
    <w:p w14:paraId="526AC845" w14:textId="25ED4BB1" w:rsidR="363156F0" w:rsidRDefault="363156F0" w:rsidP="52EB6D1F">
      <w:r w:rsidRPr="52EB6D1F">
        <w:t>This wasn't dropping kids off at a dorm for a semester. This was moving adults into their permanent residence.</w:t>
      </w:r>
    </w:p>
    <w:p w14:paraId="1DC31B82" w14:textId="183602FE" w:rsidR="363156F0" w:rsidRDefault="363156F0" w:rsidP="52EB6D1F">
      <w:r w:rsidRPr="52EB6D1F">
        <w:t>"Well," Tom said, jingling his keys. "You guys have everything? Food? Meds? Emergency numbers?"</w:t>
      </w:r>
    </w:p>
    <w:p w14:paraId="38D54891" w14:textId="054FDCB0" w:rsidR="363156F0" w:rsidRDefault="363156F0" w:rsidP="52EB6D1F">
      <w:r w:rsidRPr="52EB6D1F">
        <w:t>"We're good, Dad," Patrick said. He looked calm. He looked ready.</w:t>
      </w:r>
    </w:p>
    <w:p w14:paraId="096347E9" w14:textId="78102924" w:rsidR="363156F0" w:rsidRDefault="363156F0" w:rsidP="52EB6D1F">
      <w:r w:rsidRPr="52EB6D1F">
        <w:t>Ellen walked over to Nichole. She bent down and hugged her daughter.</w:t>
      </w:r>
    </w:p>
    <w:p w14:paraId="20AD6538" w14:textId="6437478E" w:rsidR="363156F0" w:rsidRDefault="363156F0" w:rsidP="52EB6D1F">
      <w:r w:rsidRPr="52EB6D1F">
        <w:t>"You call us," Ellen whispered. "For anything. The ferry ride is only twenty minutes."</w:t>
      </w:r>
    </w:p>
    <w:p w14:paraId="3A274645" w14:textId="2500556A" w:rsidR="363156F0" w:rsidRDefault="363156F0" w:rsidP="52EB6D1F">
      <w:r w:rsidRPr="52EB6D1F">
        <w:t>Nichole squeezed her mother’s hand. She typed quickly.</w:t>
      </w:r>
    </w:p>
    <w:p w14:paraId="5EBA2AA2" w14:textId="41C95116" w:rsidR="363156F0" w:rsidRDefault="363156F0" w:rsidP="52EB6D1F">
      <w:r w:rsidRPr="52EB6D1F">
        <w:t>"WE. ARE. ONLINE. GO. HOME. RELAX."</w:t>
      </w:r>
    </w:p>
    <w:p w14:paraId="57F2EBAE" w14:textId="2A1616E8" w:rsidR="363156F0" w:rsidRDefault="363156F0" w:rsidP="52EB6D1F">
      <w:r w:rsidRPr="52EB6D1F">
        <w:t>Uncle Mark clapped Patrick on the shoulder. "Hold down the fort, Engineer."</w:t>
      </w:r>
    </w:p>
    <w:p w14:paraId="7BEA6F0A" w14:textId="5805AAAA" w:rsidR="363156F0" w:rsidRDefault="363156F0" w:rsidP="52EB6D1F">
      <w:r w:rsidRPr="52EB6D1F">
        <w:t>The family filed out. The heavy steel door clicked shut. The deadbolt slid home with a solid thunk.</w:t>
      </w:r>
    </w:p>
    <w:p w14:paraId="39B4AA06" w14:textId="6877AAF4" w:rsidR="363156F0" w:rsidRDefault="363156F0" w:rsidP="52EB6D1F">
      <w:pPr>
        <w:pStyle w:val="Heading4"/>
      </w:pPr>
      <w:r w:rsidRPr="52EB6D1F">
        <w:lastRenderedPageBreak/>
        <w:t>Time: 8:00 PM</w:t>
      </w:r>
    </w:p>
    <w:p w14:paraId="7334D002" w14:textId="1CAF5B84" w:rsidR="363156F0" w:rsidRDefault="363156F0" w:rsidP="52EB6D1F">
      <w:r w:rsidRPr="52EB6D1F">
        <w:t>The apartment was quiet. The only sound was the low hum of the refrigerator and the distant rumble of the city below.</w:t>
      </w:r>
    </w:p>
    <w:p w14:paraId="0EC35F1F" w14:textId="7DCF8C17" w:rsidR="363156F0" w:rsidRDefault="363156F0" w:rsidP="52EB6D1F">
      <w:r w:rsidRPr="52EB6D1F">
        <w:t>Patrick walked over to the windows. He looked down at Foundry Square. He could see the entrance to the subway station. He could see the lights of the city.</w:t>
      </w:r>
    </w:p>
    <w:p w14:paraId="2240C6E4" w14:textId="2A4177AB" w:rsidR="363156F0" w:rsidRDefault="363156F0" w:rsidP="52EB6D1F">
      <w:r w:rsidRPr="52EB6D1F">
        <w:t>Nichole rolled up beside him.</w:t>
      </w:r>
    </w:p>
    <w:p w14:paraId="7D384FAF" w14:textId="6BFE659A" w:rsidR="363156F0" w:rsidRDefault="363156F0" w:rsidP="52EB6D1F">
      <w:r w:rsidRPr="52EB6D1F">
        <w:t>They were nineteen years old. They had an apartment, a fully funded bank account, a secured grid, and four months to explore the city before a single professor told them what to do.</w:t>
      </w:r>
    </w:p>
    <w:p w14:paraId="16442353" w14:textId="12901674" w:rsidR="363156F0" w:rsidRDefault="754328CE" w:rsidP="52EB6D1F">
      <w:r>
        <w:t xml:space="preserve">"We did it, </w:t>
      </w:r>
      <w:r w:rsidR="157E1926">
        <w:t>Nikki</w:t>
      </w:r>
      <w:r>
        <w:t>," Patrick whispered, looking at the reflection of his sister in the glass. "We're free."</w:t>
      </w:r>
    </w:p>
    <w:p w14:paraId="5D068A61" w14:textId="3152C51D" w:rsidR="363156F0" w:rsidRDefault="363156F0" w:rsidP="52EB6D1F">
      <w:r w:rsidRPr="52EB6D1F">
        <w:t>Nichole didn't look at the reflection. She looked at the city.</w:t>
      </w:r>
    </w:p>
    <w:p w14:paraId="31BFB4FD" w14:textId="1801A676" w:rsidR="363156F0" w:rsidRDefault="363156F0" w:rsidP="52EB6D1F">
      <w:r w:rsidRPr="52EB6D1F">
        <w:t>She tapped her armrest.</w:t>
      </w:r>
    </w:p>
    <w:p w14:paraId="16D98E95" w14:textId="1A2885AB" w:rsidR="363156F0" w:rsidRDefault="363156F0" w:rsidP="52EB6D1F">
      <w:r w:rsidRPr="52EB6D1F">
        <w:t>"PLAYER. ONE. READY."</w:t>
      </w:r>
    </w:p>
    <w:p w14:paraId="4BF022BE" w14:textId="27CF8B58" w:rsidR="363156F0" w:rsidRDefault="363156F0" w:rsidP="52EB6D1F">
      <w:r w:rsidRPr="52EB6D1F">
        <w:t>Patrick grinned. "Player Two ready."</w:t>
      </w:r>
    </w:p>
    <w:p w14:paraId="427E8168" w14:textId="7B1805C3" w:rsidR="363156F0" w:rsidRDefault="363156F0" w:rsidP="52EB6D1F">
      <w:r w:rsidRPr="52EB6D1F">
        <w:t>He turned away from the window.</w:t>
      </w:r>
    </w:p>
    <w:p w14:paraId="78BBDA17" w14:textId="32C93936" w:rsidR="363156F0" w:rsidRDefault="363156F0" w:rsidP="52EB6D1F">
      <w:r w:rsidRPr="52EB6D1F">
        <w:t>"How about we test that front-loading washer? I think I sweated through this shirt."</w:t>
      </w:r>
    </w:p>
    <w:p w14:paraId="16B4FD57" w14:textId="1E8E5C4C" w:rsidR="363156F0" w:rsidRDefault="363156F0" w:rsidP="52EB6D1F">
      <w:r w:rsidRPr="52EB6D1F">
        <w:t>Nichole spun her chair around, her motor whining happily on the polished concrete.</w:t>
      </w:r>
    </w:p>
    <w:p w14:paraId="162777B2" w14:textId="62082D29" w:rsidR="363156F0" w:rsidRDefault="363156F0" w:rsidP="52EB6D1F">
      <w:r w:rsidRPr="52EB6D1F">
        <w:t>"GAME. ON."</w:t>
      </w:r>
    </w:p>
    <w:p w14:paraId="5E088A93" w14:textId="77777777" w:rsidR="00464AB5" w:rsidRPr="00464AB5" w:rsidRDefault="45717500" w:rsidP="52EB6D1F">
      <w:r>
        <w:t>Patrick and Nichole signed the lease. As their pens hit the paper, the final piece of the Gap Year locked into place.</w:t>
      </w:r>
    </w:p>
    <w:p w14:paraId="08B90352" w14:textId="77777777" w:rsidR="00464AB5" w:rsidRPr="00464AB5" w:rsidRDefault="45717500" w:rsidP="52EB6D1F">
      <w:r>
        <w:t>Mr. Caldwell handed Patrick two heavy black electronic key fobs.</w:t>
      </w:r>
    </w:p>
    <w:p w14:paraId="3CC11311" w14:textId="77777777" w:rsidR="00464AB5" w:rsidRPr="00464AB5" w:rsidRDefault="45717500" w:rsidP="52EB6D1F">
      <w:r>
        <w:t>"These give you access to the main lobby, the elevators, your apartment door, and the basement entrance to the Metro station," Mr. Caldwell said. "Welcome to The Foundry."</w:t>
      </w:r>
    </w:p>
    <w:p w14:paraId="56054871" w14:textId="77777777" w:rsidR="00464AB5" w:rsidRPr="00464AB5" w:rsidRDefault="45717500" w:rsidP="52EB6D1F">
      <w:r>
        <w:t>Nichole stared at the little black fob in Patrick’s hand. It was the key to the city.</w:t>
      </w:r>
    </w:p>
    <w:p w14:paraId="23B90C04" w14:textId="77777777" w:rsidR="00464AB5" w:rsidRPr="00464AB5" w:rsidRDefault="45717500" w:rsidP="52EB6D1F">
      <w:r>
        <w:t>As they rolled out of the leasing office and into the sun-drenched lobby, the family erupted into cheers. Aunt Carol hugged Ellen, and Tom shook Patrick's hand.</w:t>
      </w:r>
    </w:p>
    <w:p w14:paraId="0D0EBDB0" w14:textId="77777777" w:rsidR="00464AB5" w:rsidRPr="00464AB5" w:rsidRDefault="45717500" w:rsidP="52EB6D1F">
      <w:r>
        <w:t>Uncle Mark walked over and leaned down next to Nichole's chair.</w:t>
      </w:r>
    </w:p>
    <w:p w14:paraId="098FC050" w14:textId="77777777" w:rsidR="00464AB5" w:rsidRPr="00464AB5" w:rsidRDefault="45717500" w:rsidP="52EB6D1F">
      <w:r>
        <w:lastRenderedPageBreak/>
        <w:t>"You guys have your own castle now," Mark said, his voice thick with pride. "But remember the rules of the grid. Redundancy. The Bennett Wing back in Portsmouth? That mini-apartment is yours forever. For the holidays, for the summer, or if you just want to come home and use the tub. You always have a base on the island."</w:t>
      </w:r>
    </w:p>
    <w:p w14:paraId="6AD17974" w14:textId="77777777" w:rsidR="00464AB5" w:rsidRPr="00464AB5" w:rsidRDefault="45717500" w:rsidP="52EB6D1F">
      <w:r>
        <w:t>Nichole reached up and patted her uncle's cheek. She clicked her mouse.</w:t>
      </w:r>
    </w:p>
    <w:p w14:paraId="012D406B" w14:textId="77777777" w:rsidR="00464AB5" w:rsidRPr="00464AB5" w:rsidRDefault="45717500" w:rsidP="52EB6D1F">
      <w:r>
        <w:t>"THE. MACHINE. HAS. TWO. HOMES. NOW."</w:t>
      </w:r>
    </w:p>
    <w:p w14:paraId="400D044A" w14:textId="77777777" w:rsidR="00464AB5" w:rsidRPr="00464AB5" w:rsidRDefault="45717500" w:rsidP="52EB6D1F">
      <w:r>
        <w:t>"Exactly," Patrick grinned, looking around the lobby of their new building. "Now... we just have to figure out how to move all our stuff on the subway."</w:t>
      </w:r>
    </w:p>
    <w:p w14:paraId="5C39338B" w14:textId="18AE421D" w:rsidR="00673497" w:rsidRDefault="1506982C" w:rsidP="52EB6D1F">
      <w:pPr>
        <w:pStyle w:val="Heading3"/>
      </w:pPr>
      <w:r w:rsidRPr="52EB6D1F">
        <w:t>Part 11: The Zero-Barrier Routine</w:t>
      </w:r>
    </w:p>
    <w:p w14:paraId="64984DF7" w14:textId="1BF5EE4C" w:rsidR="00673497" w:rsidRDefault="1506982C" w:rsidP="52EB6D1F">
      <w:pPr>
        <w:pStyle w:val="Heading4"/>
      </w:pPr>
      <w:r w:rsidRPr="52EB6D1F">
        <w:t>Date: April 17, 2004 Time: 9:30 PM Location: The Master Bath, Unit 404</w:t>
      </w:r>
    </w:p>
    <w:p w14:paraId="044AC9E5" w14:textId="2645D4A2" w:rsidR="00673497" w:rsidRDefault="1506982C" w:rsidP="52EB6D1F">
      <w:r w:rsidRPr="52EB6D1F">
        <w:t>The pizza boxes were in the recycling bin. The screens in the Command Center were asleep. The city outside was a grid of amber lights, but inside Unit 404, the world had shrunk down to the master suite.</w:t>
      </w:r>
    </w:p>
    <w:p w14:paraId="0B7023CC" w14:textId="4E413814" w:rsidR="00673497" w:rsidRDefault="1506982C" w:rsidP="52EB6D1F">
      <w:r w:rsidRPr="52EB6D1F">
        <w:t>For eighteen years, "bath time" had been a tactical operation. At home, it meant locking the door, checking the lock twice, and whispering so the rest of the family wouldn't hear the mechanics of their privacy. In the dorms they had toured, it would have been a logistical nightmare of shower shoes and communal hallways.</w:t>
      </w:r>
    </w:p>
    <w:p w14:paraId="7846EE3E" w14:textId="17F46C72" w:rsidR="00673497" w:rsidRDefault="1506982C" w:rsidP="52EB6D1F">
      <w:r w:rsidRPr="52EB6D1F">
        <w:t>But here, in the Foundry, there were no locks to check. There were no footsteps in the hallway.</w:t>
      </w:r>
    </w:p>
    <w:p w14:paraId="501163D2" w14:textId="26826563" w:rsidR="00673497" w:rsidRDefault="1506982C" w:rsidP="52EB6D1F">
      <w:r w:rsidRPr="52EB6D1F">
        <w:t>"Shower protocol," Patrick announced softly.</w:t>
      </w:r>
    </w:p>
    <w:p w14:paraId="64C1D4CF" w14:textId="038A3EDA" w:rsidR="00673497" w:rsidRDefault="1506982C" w:rsidP="52EB6D1F">
      <w:r w:rsidRPr="52EB6D1F">
        <w:t>He pushed the Titan AeroMotion into the bathroom. The room was designed for this. The roll-in shower was massive, tiled in slate, with a trench drain that ran the entire length of the back wall. There was no lip to bump over. It was just a seamless transition from dry to wet.</w:t>
      </w:r>
    </w:p>
    <w:p w14:paraId="5079AB8E" w14:textId="36903DE4" w:rsidR="00673497" w:rsidRDefault="1506982C" w:rsidP="52EB6D1F">
      <w:r w:rsidRPr="52EB6D1F">
        <w:t>Patrick parked Nichole in the center of the shower area. He didn't have to rush. He didn't have to listen for Aunt Carol knocking to ask a question.</w:t>
      </w:r>
    </w:p>
    <w:p w14:paraId="1B8D843E" w14:textId="324990E1" w:rsidR="00673497" w:rsidRDefault="1506982C" w:rsidP="52EB6D1F">
      <w:r w:rsidRPr="52EB6D1F">
        <w:t>He began the undressing sequence. It was efficient, practiced muscle memory. He removed her shoes, her socks, her pants, and her shirt, placing them in the hamper.</w:t>
      </w:r>
    </w:p>
    <w:p w14:paraId="0550A35B" w14:textId="230E63CD" w:rsidR="00673497" w:rsidRDefault="1506982C" w:rsidP="52EB6D1F">
      <w:r w:rsidRPr="52EB6D1F">
        <w:t>Then, for the first time in their adult lives, the routine shifted.</w:t>
      </w:r>
    </w:p>
    <w:p w14:paraId="786D3FE8" w14:textId="0F81E7B2" w:rsidR="00673497" w:rsidRDefault="1506982C" w:rsidP="52EB6D1F">
      <w:r w:rsidRPr="52EB6D1F">
        <w:t>Usually, Patrick would stay fully clothed, rolling up his sleeves and getting soaked in the process, maintaining the "caregiver" barrier even in private.</w:t>
      </w:r>
    </w:p>
    <w:p w14:paraId="339CF8F5" w14:textId="1D9D9702" w:rsidR="00673497" w:rsidRDefault="1506982C" w:rsidP="52EB6D1F">
      <w:r w:rsidRPr="52EB6D1F">
        <w:lastRenderedPageBreak/>
        <w:t>But tonight, the apartment was theirs. The humidity was rising. The privacy was absolute.</w:t>
      </w:r>
    </w:p>
    <w:p w14:paraId="355D8D11" w14:textId="58E7D2E1" w:rsidR="00673497" w:rsidRDefault="1506982C" w:rsidP="52EB6D1F">
      <w:r w:rsidRPr="52EB6D1F">
        <w:t>Patrick stood up. He didn't turn away. He simply stripped off his t-shirt and tossed it into the hamper. He kicked off his jeans.</w:t>
      </w:r>
    </w:p>
    <w:p w14:paraId="07F6E3B8" w14:textId="303855B0" w:rsidR="00673497" w:rsidRDefault="1506982C" w:rsidP="52EB6D1F">
      <w:r w:rsidRPr="52EB6D1F">
        <w:t>He stood there, unguarded, in the warm, steamy air of the bathroom. It wasn't about exposure; it was about utility. Why stay wet and uncomfortable when they were the only two people on earth that mattered?</w:t>
      </w:r>
    </w:p>
    <w:p w14:paraId="58361A17" w14:textId="1BA0FA06" w:rsidR="00673497" w:rsidRDefault="1506982C" w:rsidP="52EB6D1F">
      <w:r w:rsidRPr="52EB6D1F">
        <w:t>He turned on the water. The handheld wand extended on a long chrome hose.</w:t>
      </w:r>
    </w:p>
    <w:p w14:paraId="4535395C" w14:textId="1E22E17C" w:rsidR="00673497" w:rsidRDefault="1506982C" w:rsidP="52EB6D1F">
      <w:r w:rsidRPr="52EB6D1F">
        <w:t>"Temperature check," Patrick said, spraying the water over his own forearm first. "Good?"</w:t>
      </w:r>
    </w:p>
    <w:p w14:paraId="5CBCCE30" w14:textId="7B881B2E" w:rsidR="00673497" w:rsidRDefault="1506982C" w:rsidP="52EB6D1F">
      <w:r w:rsidRPr="52EB6D1F">
        <w:t>He sprayed a gentle mist over Nichole’s shoulder. She nodded, leaning her head back, closing her eyes as the warm water washed away the dust of the move.</w:t>
      </w:r>
    </w:p>
    <w:p w14:paraId="2B985A18" w14:textId="5D2A7F2E" w:rsidR="00673497" w:rsidRDefault="1506982C" w:rsidP="52EB6D1F">
      <w:r w:rsidRPr="52EB6D1F">
        <w:t>Patrick washed her with the efficiency of a mechanic detailing a high-performance engine, but with the tenderness of a brother. He soaped the sponge, washing her back, her arms, her legs. He checked her skin for any pressure marks from the long day in the chair.</w:t>
      </w:r>
    </w:p>
    <w:p w14:paraId="6F635653" w14:textId="2848FA77" w:rsidR="00673497" w:rsidRDefault="1506982C" w:rsidP="52EB6D1F">
      <w:r w:rsidRPr="52EB6D1F">
        <w:t>"All clear," he murmured. "Skin integrity is 100%."</w:t>
      </w:r>
    </w:p>
    <w:p w14:paraId="2EFF582E" w14:textId="374F6B93" w:rsidR="00673497" w:rsidRDefault="1506982C" w:rsidP="52EB6D1F">
      <w:r w:rsidRPr="52EB6D1F">
        <w:t>He rinsed her off, the water swirling into the trench drain.</w:t>
      </w:r>
    </w:p>
    <w:p w14:paraId="51C419D1" w14:textId="26ED3248" w:rsidR="00673497" w:rsidRDefault="1506982C" w:rsidP="52EB6D1F">
      <w:r w:rsidRPr="52EB6D1F">
        <w:t>Then, without pausing, he turned the spray on himself. He washed the sweat of the move off his own chest and arms, standing right there in the shower space with her.</w:t>
      </w:r>
    </w:p>
    <w:p w14:paraId="1E7A35B6" w14:textId="33B0F9EC" w:rsidR="00673497" w:rsidRDefault="1506982C" w:rsidP="52EB6D1F">
      <w:r w:rsidRPr="52EB6D1F">
        <w:t>There was no shame. There was no awkwardness. There was just the Bennett Machine, stripped down to its rawest, most honest form. They were two halves of the same whole, cleaning the gears for the next day.</w:t>
      </w:r>
    </w:p>
    <w:p w14:paraId="5AC00266" w14:textId="0C5ECABD" w:rsidR="00673497" w:rsidRDefault="1506982C" w:rsidP="52EB6D1F">
      <w:r w:rsidRPr="52EB6D1F">
        <w:t>Patrick turned off the water. The silence returned, heavy and warm.</w:t>
      </w:r>
    </w:p>
    <w:p w14:paraId="1AE8FC8C" w14:textId="6AAEC65F" w:rsidR="00673497" w:rsidRDefault="1506982C" w:rsidP="52EB6D1F">
      <w:r w:rsidRPr="52EB6D1F">
        <w:t>He grabbed two thick towels from the heated rack. He wrapped Nichole first, tucking the terrycloth around her shoulders to keep the chill off. Then he grabbed one for himself, drying his hair roughly.</w:t>
      </w:r>
    </w:p>
    <w:p w14:paraId="4B2F8802" w14:textId="4C5D5334" w:rsidR="00673497" w:rsidRDefault="1506982C" w:rsidP="52EB6D1F">
      <w:r w:rsidRPr="52EB6D1F">
        <w:t>"New system works," Patrick said, his voice echoing slightly in the tiled room.</w:t>
      </w:r>
    </w:p>
    <w:p w14:paraId="5528C5EE" w14:textId="64971B1B" w:rsidR="00673497" w:rsidRDefault="1506982C" w:rsidP="52EB6D1F">
      <w:r w:rsidRPr="52EB6D1F">
        <w:t>Nichole looked at him—her engine, her protector, standing there dripping wet and completely unburdened by the outside world.</w:t>
      </w:r>
    </w:p>
    <w:p w14:paraId="189075A5" w14:textId="5D799595" w:rsidR="00673497" w:rsidRDefault="1506982C" w:rsidP="52EB6D1F">
      <w:r w:rsidRPr="52EB6D1F">
        <w:t>She made a soft sound of agreement.</w:t>
      </w:r>
    </w:p>
    <w:p w14:paraId="0BE0C7B0" w14:textId="4C8B8DC9" w:rsidR="00673497" w:rsidRDefault="1506982C" w:rsidP="52EB6D1F">
      <w:r w:rsidRPr="52EB6D1F">
        <w:lastRenderedPageBreak/>
        <w:t>They dried off in the quiet luxury of their fortress, then moved to the bedroom. Patrick transferred her into the fresh sheets of the King bed, adjusting her pillows, anchoring her legs with the heavy duvet.</w:t>
      </w:r>
    </w:p>
    <w:p w14:paraId="316AFE49" w14:textId="685F7382" w:rsidR="00673497" w:rsidRDefault="1506982C" w:rsidP="52EB6D1F">
      <w:r w:rsidRPr="52EB6D1F">
        <w:t>He climbed in beside her, pulling the covers up.</w:t>
      </w:r>
    </w:p>
    <w:p w14:paraId="33199BD0" w14:textId="52356515" w:rsidR="00673497" w:rsidRDefault="1506982C" w:rsidP="52EB6D1F">
      <w:r w:rsidRPr="52EB6D1F">
        <w:t>"Lights," Patrick whispered.</w:t>
      </w:r>
    </w:p>
    <w:p w14:paraId="54961BBD" w14:textId="556F9638" w:rsidR="00673497" w:rsidRDefault="1506982C" w:rsidP="52EB6D1F">
      <w:r w:rsidRPr="52EB6D1F">
        <w:t>He hit the switch on the wall. The room went dark, save for the glow of the city outside.</w:t>
      </w:r>
    </w:p>
    <w:p w14:paraId="05A6B32C" w14:textId="4A9B9ACE" w:rsidR="00673497" w:rsidRDefault="1506982C" w:rsidP="52EB6D1F">
      <w:r w:rsidRPr="52EB6D1F">
        <w:t>For the first time, they didn't just sleep. They rested.</w:t>
      </w:r>
    </w:p>
    <w:p w14:paraId="1F1576CC" w14:textId="777AD932" w:rsidR="50999475" w:rsidRDefault="50999475" w:rsidP="52EB6D1F">
      <w:pPr>
        <w:pStyle w:val="Heading2"/>
      </w:pPr>
      <w:r w:rsidRPr="52EB6D1F">
        <w:t>Chapter 3: Exploring Braxton</w:t>
      </w:r>
    </w:p>
    <w:p w14:paraId="1E81B00D" w14:textId="207780B8" w:rsidR="0BA6E28A" w:rsidRDefault="0BA6E28A" w:rsidP="52EB6D1F">
      <w:pPr>
        <w:pStyle w:val="Heading3"/>
      </w:pPr>
      <w:r w:rsidRPr="52EB6D1F">
        <w:t>Part 1: The Zero-Friction Protocol</w:t>
      </w:r>
    </w:p>
    <w:p w14:paraId="440748C8" w14:textId="4227E448" w:rsidR="0BA6E28A" w:rsidRDefault="0BA6E28A" w:rsidP="52EB6D1F">
      <w:pPr>
        <w:pStyle w:val="Heading4"/>
      </w:pPr>
      <w:r w:rsidRPr="52EB6D1F">
        <w:t>Date: April 18, 2004 Time: 8:30 AM Location: The Master Suite, Unit 404</w:t>
      </w:r>
    </w:p>
    <w:p w14:paraId="4E2BDA05" w14:textId="0FBB523F" w:rsidR="0BA6E28A" w:rsidRDefault="0BA6E28A" w:rsidP="52EB6D1F">
      <w:r w:rsidRPr="52EB6D1F">
        <w:t>The sun hit the industrial windows of The Foundry Lofts, filling the room with a warm, brilliant light.</w:t>
      </w:r>
    </w:p>
    <w:p w14:paraId="108F2078" w14:textId="573F76D7" w:rsidR="0BA6E28A" w:rsidRDefault="0BA6E28A" w:rsidP="52EB6D1F">
      <w:r w:rsidRPr="52EB6D1F">
        <w:t>Patrick opened his eyes. For a second, he panicked. He reached out, expecting to feel the familiar tangle of flannel pajama pants twisted around Nichole’s legs—the result of a night battling her extensor spasms.</w:t>
      </w:r>
    </w:p>
    <w:p w14:paraId="60DEC2F4" w14:textId="77B82B55" w:rsidR="0BA6E28A" w:rsidRDefault="0BA6E28A" w:rsidP="52EB6D1F">
      <w:r w:rsidRPr="52EB6D1F">
        <w:t>But there was no flannel. There was no twisting.</w:t>
      </w:r>
    </w:p>
    <w:p w14:paraId="16BBCAC8" w14:textId="07422C29" w:rsidR="0BA6E28A" w:rsidRDefault="0BA6E28A" w:rsidP="52EB6D1F">
      <w:r w:rsidRPr="52EB6D1F">
        <w:t>He looked over. Nichole was still asleep, her breathing deep and rhythmic. The heavy duvet was pulled up to her shoulders, but beneath it, she was completely unencumbered.</w:t>
      </w:r>
    </w:p>
    <w:p w14:paraId="4F8E255E" w14:textId="3C8F1811" w:rsidR="0BA6E28A" w:rsidRDefault="0BA6E28A" w:rsidP="52EB6D1F">
      <w:r w:rsidRPr="52EB6D1F">
        <w:t>Without the friction of cotton pajamas catching on the sheets or bunching up around her knees, her legs had remained straighter, her hips more relaxed. The "catch" points that usually woke her up three times a night were gone.</w:t>
      </w:r>
    </w:p>
    <w:p w14:paraId="41CB0793" w14:textId="444F2F8C" w:rsidR="0BA6E28A" w:rsidRDefault="0BA6E28A" w:rsidP="52EB6D1F">
      <w:r w:rsidRPr="52EB6D1F">
        <w:t>Patrick sat up, rubbing his face. He realized he had simply forgotten. In the exhaustion of the move and the novelty of the shower, he had skipped the "Dress for Bed" step of the algorithm.</w:t>
      </w:r>
    </w:p>
    <w:p w14:paraId="3E11000B" w14:textId="6DBA6AEF" w:rsidR="0BA6E28A" w:rsidRDefault="0BA6E28A" w:rsidP="52EB6D1F">
      <w:r w:rsidRPr="52EB6D1F">
        <w:t>Nichole stirred. She blinked against the sunlight, then turned her head to look at him. She didn't look distressed. She looked... loose.</w:t>
      </w:r>
    </w:p>
    <w:p w14:paraId="4D1A36A7" w14:textId="543D352B" w:rsidR="0BA6E28A" w:rsidRDefault="0BA6E28A" w:rsidP="52EB6D1F">
      <w:r w:rsidRPr="52EB6D1F">
        <w:t>She reached for the Apex ConvertiBook on the bedside swing-arm.</w:t>
      </w:r>
    </w:p>
    <w:p w14:paraId="16395FC8" w14:textId="18236064" w:rsidR="0BA6E28A" w:rsidRDefault="0BA6E28A" w:rsidP="52EB6D1F">
      <w:r w:rsidRPr="52EB6D1F">
        <w:t>"BEST. SLEEP. EVER."</w:t>
      </w:r>
    </w:p>
    <w:p w14:paraId="540A00C8" w14:textId="25AC3D1A" w:rsidR="0BA6E28A" w:rsidRDefault="0BA6E28A" w:rsidP="52EB6D1F">
      <w:r w:rsidRPr="52EB6D1F">
        <w:t>Patrick laughed, running a hand through his messy hair. "Yeah? I forgot the PJs. Total failure on my part."</w:t>
      </w:r>
    </w:p>
    <w:p w14:paraId="4E23D774" w14:textId="6C6AD608" w:rsidR="0BA6E28A" w:rsidRDefault="0BA6E28A" w:rsidP="52EB6D1F">
      <w:r w:rsidRPr="52EB6D1F">
        <w:lastRenderedPageBreak/>
        <w:t>Nichole shook her head. She tapped the screen again.</w:t>
      </w:r>
    </w:p>
    <w:p w14:paraId="0B19FA34" w14:textId="76F6486C" w:rsidR="0BA6E28A" w:rsidRDefault="0BA6E28A" w:rsidP="52EB6D1F">
      <w:r w:rsidRPr="52EB6D1F">
        <w:t>"NO. FAILURE. NO. CATCHING. NO. TWISTING. SPASMS. SLIDE."</w:t>
      </w:r>
    </w:p>
    <w:p w14:paraId="129A2F71" w14:textId="4AADD298" w:rsidR="0BA6E28A" w:rsidRDefault="0BA6E28A" w:rsidP="52EB6D1F">
      <w:r w:rsidRPr="52EB6D1F">
        <w:t>Patrick looked at the logic. It made perfect sense. Pajamas were just another layer of mechanical resistance. When a spasm hit, the fabric grabbed the sheets, creating torque on her joints. Skin against smooth high-thread-count sheets? Zero friction. The spasm would fire, slide harmlessly, and release.</w:t>
      </w:r>
    </w:p>
    <w:p w14:paraId="68A0E05D" w14:textId="76F8CEF4" w:rsidR="0BA6E28A" w:rsidRDefault="0BA6E28A" w:rsidP="52EB6D1F">
      <w:r w:rsidRPr="52EB6D1F">
        <w:t>He pulled the duvet back to help her sit up. As he did, he automatically scanned her hips and heels—the danger zones for any wheelchair user.</w:t>
      </w:r>
    </w:p>
    <w:p w14:paraId="3D860945" w14:textId="0CA25965" w:rsidR="0BA6E28A" w:rsidRDefault="0BA6E28A" w:rsidP="52EB6D1F">
      <w:r w:rsidRPr="52EB6D1F">
        <w:t>Usually, he had to wrestle elastic waistbands down or pull up pant legs to check for the tell-tale red spots that indicated a developing pressure sore.</w:t>
      </w:r>
    </w:p>
    <w:p w14:paraId="604F3E90" w14:textId="2173D068" w:rsidR="0BA6E28A" w:rsidRDefault="0BA6E28A" w:rsidP="52EB6D1F">
      <w:r w:rsidRPr="52EB6D1F">
        <w:t>But now? The data was right there.</w:t>
      </w:r>
    </w:p>
    <w:p w14:paraId="7FEC62B6" w14:textId="05833A20" w:rsidR="0BA6E28A" w:rsidRDefault="0BA6E28A" w:rsidP="52EB6D1F">
      <w:r w:rsidRPr="52EB6D1F">
        <w:t>"Clear," Patrick noted, inspecting her sacrum and heels in two seconds flat. "Skin integrity is perfect. And I can check you without waking you up fully."</w:t>
      </w:r>
    </w:p>
    <w:p w14:paraId="72135B7C" w14:textId="5CF59434" w:rsidR="0BA6E28A" w:rsidRDefault="0BA6E28A" w:rsidP="52EB6D1F">
      <w:r w:rsidRPr="52EB6D1F">
        <w:t>He looked at Nichole.</w:t>
      </w:r>
    </w:p>
    <w:p w14:paraId="07935F8B" w14:textId="6161C7DA" w:rsidR="0BA6E28A" w:rsidRDefault="0BA6E28A" w:rsidP="52EB6D1F">
      <w:r w:rsidRPr="52EB6D1F">
        <w:t>"New protocol?" Patrick asked. "Birthday suits only?"</w:t>
      </w:r>
    </w:p>
    <w:p w14:paraId="0F414882" w14:textId="42DB8D8F" w:rsidR="0BA6E28A" w:rsidRDefault="0BA6E28A" w:rsidP="52EB6D1F">
      <w:r w:rsidRPr="52EB6D1F">
        <w:t>Nichole grinned. She tapped her screen.</w:t>
      </w:r>
    </w:p>
    <w:p w14:paraId="3221C9DA" w14:textId="3F98C7CD" w:rsidR="0BA6E28A" w:rsidRDefault="0BA6E28A" w:rsidP="52EB6D1F">
      <w:r w:rsidRPr="52EB6D1F">
        <w:t>"BURN. THE. PAJAMAS."</w:t>
      </w:r>
    </w:p>
    <w:p w14:paraId="54910330" w14:textId="5F34FA8C" w:rsidR="0BA6E28A" w:rsidRDefault="0BA6E28A" w:rsidP="52EB6D1F">
      <w:pPr>
        <w:pStyle w:val="Heading4"/>
      </w:pPr>
      <w:r w:rsidRPr="52EB6D1F">
        <w:t>Time: 9:15 AM Location: The Kitchen</w:t>
      </w:r>
    </w:p>
    <w:p w14:paraId="112377EB" w14:textId="5EAFF14F" w:rsidR="0BA6E28A" w:rsidRDefault="0BA6E28A" w:rsidP="52EB6D1F">
      <w:r w:rsidRPr="52EB6D1F">
        <w:t>Fully dressed in their day clothes—jeans and hoodies—they sat at the kitchen island.</w:t>
      </w:r>
    </w:p>
    <w:p w14:paraId="7A7268DC" w14:textId="029E0BA1" w:rsidR="0BA6E28A" w:rsidRDefault="0BA6E28A" w:rsidP="52EB6D1F">
      <w:r w:rsidRPr="52EB6D1F">
        <w:t>Patrick poured two bowls of generic toasted oat rings. The milk carton sat on the counter between them.</w:t>
      </w:r>
    </w:p>
    <w:p w14:paraId="7003CBB5" w14:textId="7C2BC8A3" w:rsidR="0BA6E28A" w:rsidRDefault="0BA6E28A" w:rsidP="52EB6D1F">
      <w:r w:rsidRPr="52EB6D1F">
        <w:t>"Okay, Logistics check," Patrick said around a mouthful of cereal. "We have the apartment. We have the shower routine. We have the sleep protocol."</w:t>
      </w:r>
    </w:p>
    <w:p w14:paraId="2FB77627" w14:textId="06681C56" w:rsidR="0BA6E28A" w:rsidRDefault="0BA6E28A" w:rsidP="52EB6D1F">
      <w:r w:rsidRPr="52EB6D1F">
        <w:t>He pulled a folded BTA subway map out of his back pocket and smoothed it onto the counter.</w:t>
      </w:r>
    </w:p>
    <w:p w14:paraId="0637B88D" w14:textId="254DF4AB" w:rsidR="0BA6E28A" w:rsidRDefault="0BA6E28A" w:rsidP="52EB6D1F">
      <w:r w:rsidRPr="52EB6D1F">
        <w:t>"Today is reconnaissance," Patrick announced. "We need to map the perimeter. We know the subway route to campus. But we need to find the essentials. Pharmacy. Hardware store."</w:t>
      </w:r>
    </w:p>
    <w:p w14:paraId="0C0BC3D5" w14:textId="694C81F1" w:rsidR="0BA6E28A" w:rsidRDefault="0BA6E28A" w:rsidP="52EB6D1F">
      <w:r w:rsidRPr="52EB6D1F">
        <w:t>He looked at Nichole. "And lunch. We've had enough pizza to last a lifetime after the move yesterday."</w:t>
      </w:r>
    </w:p>
    <w:p w14:paraId="5D920A80" w14:textId="2A9B9A76" w:rsidR="0BA6E28A" w:rsidRDefault="0BA6E28A" w:rsidP="52EB6D1F">
      <w:r w:rsidRPr="52EB6D1F">
        <w:lastRenderedPageBreak/>
        <w:t>Nichole nodded in strong agreement. She wanted real food. Local food.</w:t>
      </w:r>
    </w:p>
    <w:p w14:paraId="3D630B70" w14:textId="44372984" w:rsidR="0BA6E28A" w:rsidRDefault="0BA6E28A" w:rsidP="52EB6D1F">
      <w:r w:rsidRPr="52EB6D1F">
        <w:t>She pointed to the section of the map labeled "Downtown Waterfront."</w:t>
      </w:r>
    </w:p>
    <w:p w14:paraId="0E5BCECF" w14:textId="43287E08" w:rsidR="0BA6E28A" w:rsidRDefault="0BA6E28A" w:rsidP="52EB6D1F">
      <w:r w:rsidRPr="52EB6D1F">
        <w:t>"WE. NEED. SYSTEM. WIENERS."</w:t>
      </w:r>
    </w:p>
    <w:p w14:paraId="771A3CA7" w14:textId="0699D944" w:rsidR="0BA6E28A" w:rsidRDefault="0BA6E28A" w:rsidP="52EB6D1F">
      <w:r w:rsidRPr="52EB6D1F">
        <w:t>Patrick grinned. It was the quintessential Rhode Island staple—"New York System" hot wieners, loaded with meat sauce, onions, mustard, and celery salt, usually washed down with a coffee milk. It was greasy, salty, and exactly what they needed.</w:t>
      </w:r>
    </w:p>
    <w:p w14:paraId="2D524F37" w14:textId="5BD579F1" w:rsidR="0BA6E28A" w:rsidRDefault="0BA6E28A" w:rsidP="52EB6D1F">
      <w:r w:rsidRPr="52EB6D1F">
        <w:t>"I heard about a place on 4th Street," Patrick said. "Buddy’s Famous System. Supposed to be the best 'all the way' order in the city."</w:t>
      </w:r>
    </w:p>
    <w:p w14:paraId="4A531C04" w14:textId="4767136E" w:rsidR="0BA6E28A" w:rsidRDefault="0BA6E28A" w:rsidP="52EB6D1F">
      <w:r w:rsidRPr="52EB6D1F">
        <w:t>Nichole’s eyes lit up. Hot wieners and coffee milk. It was the official meal of their new independence.</w:t>
      </w:r>
    </w:p>
    <w:p w14:paraId="74C55E96" w14:textId="0D75BABC" w:rsidR="0BA6E28A" w:rsidRDefault="0BA6E28A" w:rsidP="52EB6D1F">
      <w:r w:rsidRPr="52EB6D1F">
        <w:t>"TARGET. ACQUIRED."</w:t>
      </w:r>
    </w:p>
    <w:p w14:paraId="5EFC1800" w14:textId="40851C6F" w:rsidR="0BA6E28A" w:rsidRDefault="0BA6E28A" w:rsidP="52EB6D1F">
      <w:r w:rsidRPr="52EB6D1F">
        <w:t>Patrick rinsed the bowls and put them in the dishwasher.</w:t>
      </w:r>
    </w:p>
    <w:p w14:paraId="1B16B906" w14:textId="5F841871" w:rsidR="0BA6E28A" w:rsidRDefault="4468EF24" w:rsidP="52EB6D1F">
      <w:r>
        <w:t xml:space="preserve">"Ready to roll out, </w:t>
      </w:r>
      <w:r w:rsidR="157E1926">
        <w:t>Nikki</w:t>
      </w:r>
      <w:r>
        <w:t>?"</w:t>
      </w:r>
    </w:p>
    <w:p w14:paraId="45026722" w14:textId="733654B7" w:rsidR="0BA6E28A" w:rsidRDefault="0BA6E28A" w:rsidP="52EB6D1F">
      <w:r w:rsidRPr="52EB6D1F">
        <w:t>Nichole spun her chair toward the door. The batteries on the Titan AeroMotion were fully charged. The tires were pumped. The grid was waiting.</w:t>
      </w:r>
    </w:p>
    <w:p w14:paraId="393CD193" w14:textId="175BDA3F" w:rsidR="0BA6E28A" w:rsidRDefault="0BA6E28A" w:rsidP="52EB6D1F">
      <w:r w:rsidRPr="52EB6D1F">
        <w:t>"LAUNCH."</w:t>
      </w:r>
    </w:p>
    <w:p w14:paraId="74FED7D2" w14:textId="1BAAA6C3" w:rsidR="197A4BE4" w:rsidRDefault="197A4BE4" w:rsidP="52EB6D1F">
      <w:pPr>
        <w:pStyle w:val="Heading3"/>
      </w:pPr>
      <w:r w:rsidRPr="52EB6D1F">
        <w:t>Part 2: The River and the System</w:t>
      </w:r>
    </w:p>
    <w:p w14:paraId="209CF75D" w14:textId="6CC29A26" w:rsidR="197A4BE4" w:rsidRDefault="197A4BE4" w:rsidP="52EB6D1F">
      <w:pPr>
        <w:pStyle w:val="Heading4"/>
      </w:pPr>
      <w:r w:rsidRPr="52EB6D1F">
        <w:t>Date: April 18, 2004 Time: 10:45 AM Location: The Braxton Riverwalk (North End)</w:t>
      </w:r>
    </w:p>
    <w:p w14:paraId="25FFD3F3" w14:textId="1A464B6A" w:rsidR="197A4BE4" w:rsidRDefault="197A4BE4" w:rsidP="52EB6D1F">
      <w:r w:rsidRPr="52EB6D1F">
        <w:t>They decided to skip the pharmacy. They had plenty of supplies from the move, and frankly, looking at pill bottles felt too much like work.</w:t>
      </w:r>
    </w:p>
    <w:p w14:paraId="5729967A" w14:textId="3ADBAF0D" w:rsidR="197A4BE4" w:rsidRDefault="197A4BE4" w:rsidP="52EB6D1F">
      <w:r w:rsidRPr="52EB6D1F">
        <w:t>"Let's test the terrain," Patrick suggested, steering them away from the commercial district and toward the river.</w:t>
      </w:r>
    </w:p>
    <w:p w14:paraId="190AC382" w14:textId="46E2B860" w:rsidR="197A4BE4" w:rsidRDefault="197A4BE4" w:rsidP="52EB6D1F">
      <w:r w:rsidRPr="52EB6D1F">
        <w:t>They rolled down to the Braxton Riverwalk, a pedestrian path that hugged the edge of the Braxton River as it widened into the bay.</w:t>
      </w:r>
    </w:p>
    <w:p w14:paraId="2433CA88" w14:textId="509E33A2" w:rsidR="197A4BE4" w:rsidRDefault="197A4BE4" w:rsidP="52EB6D1F">
      <w:r w:rsidRPr="52EB6D1F">
        <w:t>This was the ultimate accessibility test.</w:t>
      </w:r>
    </w:p>
    <w:p w14:paraId="7740E533" w14:textId="3AA3EADF" w:rsidR="197A4BE4" w:rsidRDefault="197A4BE4" w:rsidP="52EB6D1F">
      <w:r w:rsidRPr="52EB6D1F">
        <w:t>"Cobblestones," Patrick muttered, looking at a section of "historic" pavement near the old textile mills. "The enemy of the spine."</w:t>
      </w:r>
    </w:p>
    <w:p w14:paraId="7BB2D675" w14:textId="4ADC109D" w:rsidR="197A4BE4" w:rsidRDefault="197A4BE4" w:rsidP="52EB6D1F">
      <w:r w:rsidRPr="52EB6D1F">
        <w:t>But the city had recently renovated the path. Beside the charming-but-bumpy cobblestones was a wide, smooth strip of poured concrete, specifically designed for bikes and wheelchairs.</w:t>
      </w:r>
    </w:p>
    <w:p w14:paraId="2B7004CD" w14:textId="6BC751FB" w:rsidR="197A4BE4" w:rsidRDefault="197A4BE4" w:rsidP="52EB6D1F">
      <w:r w:rsidRPr="52EB6D1F">
        <w:lastRenderedPageBreak/>
        <w:t>Nichole rolled onto the smooth concrete. She picked up speed. The Titan AeroMotion hummed quietly, its suspension absorbing the tiny cracks in the pavement.</w:t>
      </w:r>
    </w:p>
    <w:p w14:paraId="2CC2ABA2" w14:textId="53DA7505" w:rsidR="197A4BE4" w:rsidRDefault="197A4BE4" w:rsidP="52EB6D1F">
      <w:r w:rsidRPr="52EB6D1F">
        <w:t>She looked out at the water. The river was busy with tugboats and the occasional BTA ferry cutting through the chop.</w:t>
      </w:r>
    </w:p>
    <w:p w14:paraId="7400171E" w14:textId="54577E5D" w:rsidR="197A4BE4" w:rsidRDefault="197A4BE4" w:rsidP="52EB6D1F">
      <w:r w:rsidRPr="52EB6D1F">
        <w:t>This wasn't just a path; it was their backyard. They could come here to study. They could come here to escape the apartment.</w:t>
      </w:r>
    </w:p>
    <w:p w14:paraId="37681C76" w14:textId="6A68BDBB" w:rsidR="197A4BE4" w:rsidRDefault="197A4BE4" w:rsidP="52EB6D1F">
      <w:r w:rsidRPr="52EB6D1F">
        <w:t>"Accessible fishing pier," Patrick noted, pointing to a lowered railing section on a wooden dock. "We could actually bring rods down here."</w:t>
      </w:r>
    </w:p>
    <w:p w14:paraId="68689E6F" w14:textId="5307FF48" w:rsidR="197A4BE4" w:rsidRDefault="197A4BE4" w:rsidP="52EB6D1F">
      <w:r w:rsidRPr="52EB6D1F">
        <w:t>Nichole looked at the water, then back at the city skyline rising behind them. The Foundry Lofts were visible in the distance, a brick fortress standing watch over their new kingdom.</w:t>
      </w:r>
    </w:p>
    <w:p w14:paraId="2C8133D1" w14:textId="5825C8A8" w:rsidR="197A4BE4" w:rsidRDefault="197A4BE4" w:rsidP="52EB6D1F">
      <w:r w:rsidRPr="52EB6D1F">
        <w:t>She took a deep breath of the salty, river air. It smelled like freedom. And diesel. And...</w:t>
      </w:r>
    </w:p>
    <w:p w14:paraId="6C88A015" w14:textId="66A7ACD0" w:rsidR="197A4BE4" w:rsidRDefault="197A4BE4" w:rsidP="52EB6D1F">
      <w:r w:rsidRPr="52EB6D1F">
        <w:t>She sniffed again.</w:t>
      </w:r>
    </w:p>
    <w:p w14:paraId="24929939" w14:textId="74541B86" w:rsidR="197A4BE4" w:rsidRDefault="197A4BE4" w:rsidP="52EB6D1F">
      <w:r w:rsidRPr="52EB6D1F">
        <w:t>"SMELL. THAT?"</w:t>
      </w:r>
    </w:p>
    <w:p w14:paraId="5B87602F" w14:textId="53FBD3FE" w:rsidR="197A4BE4" w:rsidRDefault="197A4BE4" w:rsidP="52EB6D1F">
      <w:r w:rsidRPr="52EB6D1F">
        <w:t>Patrick sniffed. "Onions. Meat sauce. Celery salt."</w:t>
      </w:r>
    </w:p>
    <w:p w14:paraId="7C5C2063" w14:textId="351BD5CB" w:rsidR="197A4BE4" w:rsidRDefault="197A4BE4" w:rsidP="52EB6D1F">
      <w:r w:rsidRPr="52EB6D1F">
        <w:t>He checked his mental map. "We're two blocks away."</w:t>
      </w:r>
    </w:p>
    <w:p w14:paraId="5076F9AD" w14:textId="44D72D49" w:rsidR="197A4BE4" w:rsidRDefault="197A4BE4" w:rsidP="52EB6D1F">
      <w:pPr>
        <w:pStyle w:val="Heading4"/>
      </w:pPr>
      <w:r w:rsidRPr="52EB6D1F">
        <w:t>Time: 11:30 AM Location: Buddy's Famous System, 4th Street</w:t>
      </w:r>
    </w:p>
    <w:p w14:paraId="43E7596A" w14:textId="597C9634" w:rsidR="197A4BE4" w:rsidRDefault="197A4BE4" w:rsidP="52EB6D1F">
      <w:r w:rsidRPr="52EB6D1F">
        <w:t>They rolled up to Buddy's Famous System. It was a tiny, narrow storefront with a steamed-up window and a neon sign buzzing in the daylight: HOT WIENERS - COFFEE MILK.</w:t>
      </w:r>
    </w:p>
    <w:p w14:paraId="40E8D679" w14:textId="63FCF5FD" w:rsidR="197A4BE4" w:rsidRDefault="197A4BE4" w:rsidP="52EB6D1F">
      <w:r w:rsidRPr="52EB6D1F">
        <w:t>It wasn't accessible by modern standards—there was a two-inch lip at the door.</w:t>
      </w:r>
    </w:p>
    <w:p w14:paraId="0BBF04F8" w14:textId="4FB5046F" w:rsidR="197A4BE4" w:rsidRDefault="197A4BE4" w:rsidP="52EB6D1F">
      <w:r w:rsidRPr="52EB6D1F">
        <w:t>Patrick didn't hesitate. He did a "wheelie-pop," tilting Nichole back just enough to get her front casters over the threshold, then shoved the rear wheels up and over.</w:t>
      </w:r>
    </w:p>
    <w:p w14:paraId="2C712BCC" w14:textId="087E60BC" w:rsidR="197A4BE4" w:rsidRDefault="197A4BE4" w:rsidP="52EB6D1F">
      <w:r w:rsidRPr="52EB6D1F">
        <w:t>"Dynamic entry," Patrick grinned.</w:t>
      </w:r>
    </w:p>
    <w:p w14:paraId="6F26AD39" w14:textId="38B10F35" w:rsidR="197A4BE4" w:rsidRDefault="197A4BE4" w:rsidP="52EB6D1F">
      <w:r w:rsidRPr="52EB6D1F">
        <w:t>Inside, the place was loud, tiled, and smelled like heaven. A line of men in paper hats stood behind the counter, lining up buns on their bare left arms—the famous "up the arm" technique.</w:t>
      </w:r>
    </w:p>
    <w:p w14:paraId="58E5E052" w14:textId="118C6B1A" w:rsidR="197A4BE4" w:rsidRDefault="197A4BE4" w:rsidP="52EB6D1F">
      <w:r w:rsidRPr="52EB6D1F">
        <w:t>They found a small booth in the back. Patrick transferred Nichole to the inside of the booth (the bench was firm and stable) and collapsed her wheelchair, parking it against the wall.</w:t>
      </w:r>
    </w:p>
    <w:p w14:paraId="01421170" w14:textId="3517A371" w:rsidR="197A4BE4" w:rsidRDefault="197A4BE4" w:rsidP="52EB6D1F">
      <w:r w:rsidRPr="52EB6D1F">
        <w:t>A waitress with a thick Rhode Island accent came over, popping her gum. "What can I getcha, hun?"</w:t>
      </w:r>
    </w:p>
    <w:p w14:paraId="3044F4B3" w14:textId="35ED2521" w:rsidR="197A4BE4" w:rsidRDefault="197A4BE4" w:rsidP="52EB6D1F">
      <w:r w:rsidRPr="52EB6D1F">
        <w:t>Patrick looked at Nichole. They had rehearsed this order.</w:t>
      </w:r>
    </w:p>
    <w:p w14:paraId="5D156E5D" w14:textId="6CDF9C21" w:rsidR="197A4BE4" w:rsidRDefault="197A4BE4" w:rsidP="52EB6D1F">
      <w:r w:rsidRPr="52EB6D1F">
        <w:lastRenderedPageBreak/>
        <w:t>"Six wieners, all the way," Patrick said confidently. "Two large fries. And two coffee milks."</w:t>
      </w:r>
    </w:p>
    <w:p w14:paraId="3971E2B2" w14:textId="6E8A8CC4" w:rsidR="197A4BE4" w:rsidRDefault="197A4BE4" w:rsidP="52EB6D1F">
      <w:r w:rsidRPr="52EB6D1F">
        <w:t>"All the way" meant the works: a steamed bun, the wiener (never call it a hot dog), yellow mustard, chopped onions, celery salt, and the signature meat sauce.</w:t>
      </w:r>
    </w:p>
    <w:p w14:paraId="0BDED0BB" w14:textId="71696B3A" w:rsidR="197A4BE4" w:rsidRDefault="197A4BE4" w:rsidP="52EB6D1F">
      <w:r w:rsidRPr="52EB6D1F">
        <w:t>Ten minutes later, the feast arrived on heavy ceramic plates.</w:t>
      </w:r>
    </w:p>
    <w:p w14:paraId="0483756C" w14:textId="206AB615" w:rsidR="197A4BE4" w:rsidRDefault="197A4BE4" w:rsidP="52EB6D1F">
      <w:r w:rsidRPr="52EB6D1F">
        <w:t>Nichole picked up her wiener. It was messy. It was greasy. It was glorious.</w:t>
      </w:r>
    </w:p>
    <w:p w14:paraId="57B4401E" w14:textId="40E1F666" w:rsidR="197A4BE4" w:rsidRDefault="197A4BE4" w:rsidP="52EB6D1F">
      <w:r w:rsidRPr="52EB6D1F">
        <w:t>She took a bite. The snap of the casing, the spice of the meat sauce, the crunch of the onions.</w:t>
      </w:r>
    </w:p>
    <w:p w14:paraId="0DD61718" w14:textId="49D3845D" w:rsidR="197A4BE4" w:rsidRDefault="197A4BE4" w:rsidP="52EB6D1F">
      <w:r w:rsidRPr="52EB6D1F">
        <w:t>She washed it down with a long sip of coffee milk—sweet, creamy, and distinctively Rhode Island.</w:t>
      </w:r>
    </w:p>
    <w:p w14:paraId="70C0483C" w14:textId="101CC84C" w:rsidR="197A4BE4" w:rsidRDefault="197A4BE4" w:rsidP="52EB6D1F">
      <w:r w:rsidRPr="52EB6D1F">
        <w:t>She looked at Patrick, who was already on his second wiener.</w:t>
      </w:r>
    </w:p>
    <w:p w14:paraId="50FE52C7" w14:textId="34B14335" w:rsidR="197A4BE4" w:rsidRDefault="197A4BE4" w:rsidP="52EB6D1F">
      <w:r w:rsidRPr="52EB6D1F">
        <w:t>They weren't just students. They weren't just patients. They were locals.</w:t>
      </w:r>
    </w:p>
    <w:p w14:paraId="2DE90D38" w14:textId="3507000E" w:rsidR="197A4BE4" w:rsidRDefault="197A4BE4" w:rsidP="52EB6D1F">
      <w:r w:rsidRPr="52EB6D1F">
        <w:t>She tapped the table with her free hand, getting his attention. She swallowed and grinned.</w:t>
      </w:r>
    </w:p>
    <w:p w14:paraId="4840BF45" w14:textId="4E7D6251" w:rsidR="197A4BE4" w:rsidRDefault="197A4BE4" w:rsidP="52EB6D1F">
      <w:r w:rsidRPr="52EB6D1F">
        <w:t>"WE. LIVE. HERE. NOW."</w:t>
      </w:r>
    </w:p>
    <w:p w14:paraId="56252DF8" w14:textId="5D288E9A" w:rsidR="197A4BE4" w:rsidRDefault="0BFD2F33" w:rsidP="52EB6D1F">
      <w:r>
        <w:t xml:space="preserve">"Yeah, </w:t>
      </w:r>
      <w:r w:rsidR="157E1926">
        <w:t>Nikki</w:t>
      </w:r>
      <w:r>
        <w:t>," Patrick smiled, wiping mustard off his lip. "We really do."</w:t>
      </w:r>
    </w:p>
    <w:p w14:paraId="4D3F3FDB" w14:textId="77A63A2E" w:rsidR="2716B597" w:rsidRDefault="2716B597" w:rsidP="52EB6D1F">
      <w:pPr>
        <w:pStyle w:val="Heading3"/>
      </w:pPr>
      <w:r w:rsidRPr="52EB6D1F">
        <w:t>Part 3: The Edge of the Grid</w:t>
      </w:r>
    </w:p>
    <w:p w14:paraId="0A920A63" w14:textId="157963F8" w:rsidR="2716B597" w:rsidRDefault="2716B597" w:rsidP="52EB6D1F">
      <w:pPr>
        <w:pStyle w:val="Heading4"/>
      </w:pPr>
      <w:r w:rsidRPr="52EB6D1F">
        <w:t>Date: April 18, 2004 Time: 12:15 PM Location: Narragansett Esplanade, Pier 2</w:t>
      </w:r>
    </w:p>
    <w:p w14:paraId="18D10AED" w14:textId="56DC45F4" w:rsidR="2716B597" w:rsidRDefault="2716B597" w:rsidP="52EB6D1F">
      <w:r w:rsidRPr="52EB6D1F">
        <w:t>After decimating the wieners and coffee milk at Buddy’s, Patrick and Nichole rolled back toward the waterfront to digest. The "New York System" meat sauce was sitting heavy, but in a good way—the specific heaviness of a mission accomplished.</w:t>
      </w:r>
    </w:p>
    <w:p w14:paraId="1653A508" w14:textId="19F8913D" w:rsidR="2716B597" w:rsidRDefault="2716B597" w:rsidP="52EB6D1F">
      <w:r w:rsidRPr="52EB6D1F">
        <w:t>They stopped at the railing of the Narragansett Esplanade, the massive concrete boardwalk that ran along the bay, separating the city skyline from the water.</w:t>
      </w:r>
    </w:p>
    <w:p w14:paraId="5700A364" w14:textId="65D3C5A1" w:rsidR="2716B597" w:rsidRDefault="2716B597" w:rsidP="52EB6D1F">
      <w:r w:rsidRPr="52EB6D1F">
        <w:t>Below them, the water was churning.</w:t>
      </w:r>
    </w:p>
    <w:p w14:paraId="1AE24A2A" w14:textId="4C5D4F91" w:rsidR="2716B597" w:rsidRDefault="2716B597" w:rsidP="52EB6D1F">
      <w:r w:rsidRPr="52EB6D1F">
        <w:t>A sleek, white-and-gold catamaran was backing into Pier 2. It was significantly larger than the nimble BTA ferries they had taken from Portsmouth. Its engines rumbled with a deep, throaty diesel growl that vibrated through the railing.</w:t>
      </w:r>
    </w:p>
    <w:p w14:paraId="1D3275A1" w14:textId="14F1131B" w:rsidR="2716B597" w:rsidRDefault="2716B597" w:rsidP="52EB6D1F">
      <w:r w:rsidRPr="52EB6D1F">
        <w:t>On the side of the hull, in bold naval lettering, was the logo:</w:t>
      </w:r>
    </w:p>
    <w:p w14:paraId="21D300B8" w14:textId="633FFCA8" w:rsidR="2716B597" w:rsidRDefault="2716B597" w:rsidP="52EB6D1F">
      <w:r w:rsidRPr="52EB6D1F">
        <w:t>RIFTBA (Rhode Island Ferry, Turnpike, and Bridge Authority)</w:t>
      </w:r>
    </w:p>
    <w:p w14:paraId="2C2156F8" w14:textId="6760FF68" w:rsidR="2716B597" w:rsidRDefault="2716B597" w:rsidP="52EB6D1F">
      <w:r w:rsidRPr="52EB6D1F">
        <w:t>"Rift-Ba," Patrick pronounced, reading the acronym. "The Heavy Iron."</w:t>
      </w:r>
    </w:p>
    <w:p w14:paraId="5EA47864" w14:textId="60674264" w:rsidR="2716B597" w:rsidRDefault="2716B597" w:rsidP="52EB6D1F">
      <w:r w:rsidRPr="52EB6D1F">
        <w:t>Nichole looked at the vessel. It wasn't a commuter bus on water. It was a ship.</w:t>
      </w:r>
    </w:p>
    <w:p w14:paraId="35B89178" w14:textId="39813C85" w:rsidR="2716B597" w:rsidRDefault="2716B597" w:rsidP="52EB6D1F">
      <w:r w:rsidRPr="52EB6D1F">
        <w:lastRenderedPageBreak/>
        <w:t>"Check the destination board," Patrick pointed.</w:t>
      </w:r>
    </w:p>
    <w:p w14:paraId="4D797EB1" w14:textId="5174C3E3" w:rsidR="2716B597" w:rsidRDefault="2716B597" w:rsidP="52EB6D1F">
      <w:r w:rsidRPr="52EB6D1F">
        <w:t>The digital matrix sign on the stern read: BLOCK ISLAND - OLD HARBOR.</w:t>
      </w:r>
    </w:p>
    <w:p w14:paraId="7330F6B0" w14:textId="62ABDBA8" w:rsidR="2716B597" w:rsidRDefault="2716B597" w:rsidP="52EB6D1F">
      <w:r w:rsidRPr="52EB6D1F">
        <w:t>"That's the State run," Patrick explained, his obsession with logistics kicking in. "BTA handles the bay—Newport, Providence, the calm water stuff. But RIFTBA? They handle the bridges and the open ocean. That boat goes twelve miles out into the Atlantic."</w:t>
      </w:r>
    </w:p>
    <w:p w14:paraId="44F12D1B" w14:textId="15255189" w:rsidR="2716B597" w:rsidRDefault="2716B597" w:rsidP="52EB6D1F">
      <w:r w:rsidRPr="52EB6D1F">
        <w:t>He traced the route in the air.</w:t>
      </w:r>
    </w:p>
    <w:p w14:paraId="1D156826" w14:textId="3C87A93A" w:rsidR="2716B597" w:rsidRDefault="2716B597" w:rsidP="52EB6D1F">
      <w:r w:rsidRPr="52EB6D1F">
        <w:t>"They run three lines," Patrick listed, downloading the mental schematic.</w:t>
      </w:r>
    </w:p>
    <w:p w14:paraId="5FAA3E47" w14:textId="7B6EB2F7" w:rsidR="2716B597" w:rsidRDefault="2716B597" w:rsidP="52EB6D1F">
      <w:pPr>
        <w:pStyle w:val="ListParagraph"/>
        <w:numPr>
          <w:ilvl w:val="0"/>
          <w:numId w:val="15"/>
        </w:numPr>
        <w:rPr>
          <w:rFonts w:ascii="Aptos" w:eastAsia="Aptos" w:hAnsi="Aptos" w:cs="Aptos"/>
        </w:rPr>
      </w:pPr>
      <w:r w:rsidRPr="52EB6D1F">
        <w:t>The Mainline (Point Judith): The big car ferries. The lifeline for trucks and fuel.</w:t>
      </w:r>
    </w:p>
    <w:p w14:paraId="798A026A" w14:textId="16A6CC63" w:rsidR="2716B597" w:rsidRDefault="2716B597" w:rsidP="52EB6D1F">
      <w:pPr>
        <w:pStyle w:val="ListParagraph"/>
        <w:numPr>
          <w:ilvl w:val="0"/>
          <w:numId w:val="15"/>
        </w:numPr>
        <w:rPr>
          <w:rFonts w:ascii="Aptos" w:eastAsia="Aptos" w:hAnsi="Aptos" w:cs="Aptos"/>
        </w:rPr>
      </w:pPr>
      <w:r w:rsidRPr="52EB6D1F">
        <w:t>The Tourist Run (Newport): Fast ferry from Perrotti Park.</w:t>
      </w:r>
    </w:p>
    <w:p w14:paraId="59C34D95" w14:textId="5193AA5B" w:rsidR="2716B597" w:rsidRDefault="2716B597" w:rsidP="52EB6D1F">
      <w:pPr>
        <w:pStyle w:val="ListParagraph"/>
        <w:numPr>
          <w:ilvl w:val="0"/>
          <w:numId w:val="15"/>
        </w:numPr>
        <w:rPr>
          <w:rFonts w:ascii="Aptos" w:eastAsia="Aptos" w:hAnsi="Aptos" w:cs="Aptos"/>
        </w:rPr>
      </w:pPr>
      <w:r w:rsidRPr="52EB6D1F">
        <w:t>The City Link (Braxton): This one right here. Passenger-only high-speed to the island.</w:t>
      </w:r>
    </w:p>
    <w:p w14:paraId="42E5DBEE" w14:textId="616981B5" w:rsidR="2716B597" w:rsidRDefault="2716B597" w:rsidP="52EB6D1F">
      <w:r w:rsidRPr="52EB6D1F">
        <w:t>Nichole watched the passengers disembarking. They looked different than the commuters on the subway. They were wearing windbreakers, carrying heavy backpacks and fishing gear. They looked wind-blown. They had just crossed open water.</w:t>
      </w:r>
    </w:p>
    <w:p w14:paraId="29F22A7B" w14:textId="22BEFB1C" w:rsidR="2716B597" w:rsidRDefault="2716B597" w:rsidP="52EB6D1F">
      <w:r w:rsidRPr="52EB6D1F">
        <w:t>She looked at the horizon. Beyond the breakwater, the Atlantic Ocean stretched out, gray and endless.</w:t>
      </w:r>
    </w:p>
    <w:p w14:paraId="4B61ED15" w14:textId="2D5FCBF7" w:rsidR="2716B597" w:rsidRDefault="2716B597" w:rsidP="52EB6D1F">
      <w:r w:rsidRPr="52EB6D1F">
        <w:t>The BTA subway and the tunnels were their "Fortress"—a controlled, climate-controlled, predictable grid. RIFTBA was the "Frontier"—the wild, uncontrollable variable of the open sea.</w:t>
      </w:r>
    </w:p>
    <w:p w14:paraId="4EFD92C2" w14:textId="7AE61174" w:rsidR="2716B597" w:rsidRDefault="2716B597" w:rsidP="52EB6D1F">
      <w:r w:rsidRPr="52EB6D1F">
        <w:t>She wasn't ready for the ocean yet. She liked the tunnels.</w:t>
      </w:r>
    </w:p>
    <w:p w14:paraId="6B9F81E3" w14:textId="3A023B96" w:rsidR="2716B597" w:rsidRDefault="2716B597" w:rsidP="52EB6D1F">
      <w:r w:rsidRPr="52EB6D1F">
        <w:t>She tapped her armrest.</w:t>
      </w:r>
    </w:p>
    <w:p w14:paraId="1325D348" w14:textId="2CE69A43" w:rsidR="2716B597" w:rsidRDefault="2716B597" w:rsidP="52EB6D1F">
      <w:r w:rsidRPr="52EB6D1F">
        <w:t>"COOL. BOAT. BUT. WE. STAY. UNDERGROUND."</w:t>
      </w:r>
    </w:p>
    <w:p w14:paraId="3F73B326" w14:textId="0985B2B3" w:rsidR="2716B597" w:rsidRDefault="2716B597" w:rsidP="52EB6D1F">
      <w:r w:rsidRPr="52EB6D1F">
        <w:t>Patrick laughed. "Agreed. No sea legs for us today. The subway doesn't have 6-foot swells."</w:t>
      </w:r>
    </w:p>
    <w:p w14:paraId="7437A2F4" w14:textId="45463441" w:rsidR="2716B597" w:rsidRDefault="2716B597" w:rsidP="52EB6D1F">
      <w:r w:rsidRPr="52EB6D1F">
        <w:t>He turned the Titan AeroMotion around, facing back toward the city skyline and the entrance to the Narragansett Esplanade Station.</w:t>
      </w:r>
    </w:p>
    <w:p w14:paraId="4B619841" w14:textId="75BABF6F" w:rsidR="2716B597" w:rsidRDefault="2716B597" w:rsidP="52EB6D1F">
      <w:r w:rsidRPr="52EB6D1F">
        <w:t>"Recon complete?" Patrick asked. "We have the apartment, the pharmacy, the hardware store, the wieners, and we know where the edge of the map is."</w:t>
      </w:r>
    </w:p>
    <w:p w14:paraId="2595E2E4" w14:textId="05E2E137" w:rsidR="2716B597" w:rsidRDefault="2716B597" w:rsidP="52EB6D1F">
      <w:r w:rsidRPr="52EB6D1F">
        <w:t>Nichole nodded. She felt full—of food, of information, and of confidence. The city wasn't a terrifying labyrinth anymore. It was just a series of systems, and they had the manual.</w:t>
      </w:r>
    </w:p>
    <w:p w14:paraId="56044D1B" w14:textId="346D827C" w:rsidR="2716B597" w:rsidRDefault="2716B597" w:rsidP="52EB6D1F">
      <w:r w:rsidRPr="52EB6D1F">
        <w:t>"MISSION. COMPLETE. LET'S. GO. HOME."</w:t>
      </w:r>
    </w:p>
    <w:p w14:paraId="2F5B6BA3" w14:textId="7B882221" w:rsidR="2716B597" w:rsidRDefault="2716B597" w:rsidP="52EB6D1F">
      <w:r w:rsidRPr="52EB6D1F">
        <w:t>"Copy that," Patrick said.</w:t>
      </w:r>
    </w:p>
    <w:p w14:paraId="6213E2BB" w14:textId="5D41136D" w:rsidR="2716B597" w:rsidRDefault="2716B597" w:rsidP="52EB6D1F">
      <w:r w:rsidRPr="52EB6D1F">
        <w:lastRenderedPageBreak/>
        <w:t>They rolled toward the glass elevators of the subway station. They descended into the cool, fluorescent safety of the Blue Line, leaving the wind and the ocean behind.</w:t>
      </w:r>
    </w:p>
    <w:p w14:paraId="698FF847" w14:textId="212AB002" w:rsidR="2716B597" w:rsidRDefault="2716B597" w:rsidP="52EB6D1F">
      <w:r w:rsidRPr="52EB6D1F">
        <w:t>They were going back to The Foundry. Back to the loft. Back to their space.</w:t>
      </w:r>
    </w:p>
    <w:p w14:paraId="337C56A4" w14:textId="4A818F29" w:rsidR="2716B597" w:rsidRDefault="2716B597" w:rsidP="52EB6D1F">
      <w:r w:rsidRPr="52EB6D1F">
        <w:t>For the first time in their lives, "going home" didn't mean going to their parents' house. It meant going to the place where they made the rules.</w:t>
      </w:r>
    </w:p>
    <w:p w14:paraId="7FB9DB60" w14:textId="60D75718" w:rsidR="78169583" w:rsidRDefault="78169583" w:rsidP="52EB6D1F">
      <w:pPr>
        <w:pStyle w:val="Heading3"/>
      </w:pPr>
      <w:r w:rsidRPr="52EB6D1F">
        <w:t>Part 4: The Safe Harbor</w:t>
      </w:r>
    </w:p>
    <w:p w14:paraId="15E6AC4F" w14:textId="0EF7110D" w:rsidR="78169583" w:rsidRDefault="78169583" w:rsidP="52EB6D1F">
      <w:pPr>
        <w:pStyle w:val="Heading4"/>
      </w:pPr>
      <w:r w:rsidRPr="52EB6D1F">
        <w:t>Date: April 18, 2004 Time: 1:00 PM Location: The Blue Line (Underground)</w:t>
      </w:r>
    </w:p>
    <w:p w14:paraId="1572DD93" w14:textId="11B3CBEE" w:rsidR="78169583" w:rsidRDefault="78169583" w:rsidP="52EB6D1F">
      <w:r w:rsidRPr="52EB6D1F">
        <w:t>The descent into Narragansett Esplanade Station felt like sliding into a warm bath. As soon as the glass elevator doors hissed shut, cutting off the wind and the diesel fumes of the ferry terminal, Nichole’s shoulders dropped an inch.</w:t>
      </w:r>
    </w:p>
    <w:p w14:paraId="7F73A73B" w14:textId="4D9F74F6" w:rsidR="78169583" w:rsidRDefault="78169583" w:rsidP="52EB6D1F">
      <w:r w:rsidRPr="52EB6D1F">
        <w:t>She was done. The wieners, the mapping, the sensory overload of the construction site—it was all amazing, but her battery was blinking red. Her brain felt like a browser with too many tabs open.</w:t>
      </w:r>
    </w:p>
    <w:p w14:paraId="5642E13D" w14:textId="170848C4" w:rsidR="78169583" w:rsidRDefault="78169583" w:rsidP="52EB6D1F">
      <w:r w:rsidRPr="52EB6D1F">
        <w:t>They rolled onto the Blue Line train. It was quiet at midday. The rhythmic thrum-whoosh of the train moving through the tunnel was hypnotic.</w:t>
      </w:r>
    </w:p>
    <w:p w14:paraId="0370D057" w14:textId="3D4EE888" w:rsidR="78169583" w:rsidRDefault="78169583" w:rsidP="52EB6D1F">
      <w:r w:rsidRPr="52EB6D1F">
        <w:t>"Three stops," Patrick whispered, sensing her fatigue. He stood next to her chair, holding the overhead rail, his body blocking the view of the rest of the car. He was already creating a perimeter.</w:t>
      </w:r>
    </w:p>
    <w:p w14:paraId="15C625E2" w14:textId="370501DB" w:rsidR="78169583" w:rsidRDefault="78169583" w:rsidP="52EB6D1F">
      <w:r w:rsidRPr="52EB6D1F">
        <w:t>Foundry Square Station arrived in six minutes. They exited the train, took the elevator up to Level B1, rolled past the credit union, and took the residential elevator up to the 4th floor.</w:t>
      </w:r>
    </w:p>
    <w:p w14:paraId="0BA9810D" w14:textId="6D15DAEC" w:rsidR="78169583" w:rsidRDefault="78169583" w:rsidP="52EB6D1F">
      <w:pPr>
        <w:pStyle w:val="Heading4"/>
      </w:pPr>
      <w:r w:rsidRPr="52EB6D1F">
        <w:t>Time: 1:15 PM Location: Unit 404</w:t>
      </w:r>
    </w:p>
    <w:p w14:paraId="4F2B93F0" w14:textId="1C708AA3" w:rsidR="78169583" w:rsidRDefault="78169583" w:rsidP="52EB6D1F">
      <w:r w:rsidRPr="52EB6D1F">
        <w:t>Patrick unlocked the heavy steel door. They rolled inside.</w:t>
      </w:r>
    </w:p>
    <w:p w14:paraId="61D3F157" w14:textId="10547779" w:rsidR="78169583" w:rsidRDefault="78169583" w:rsidP="52EB6D1F">
      <w:r w:rsidRPr="52EB6D1F">
        <w:t>The loft was quiet. The sun had shifted, casting long, lazy shadows across the polished concrete floors.</w:t>
      </w:r>
    </w:p>
    <w:p w14:paraId="0EC9669C" w14:textId="0AFB38C9" w:rsidR="78169583" w:rsidRDefault="78169583" w:rsidP="52EB6D1F">
      <w:r w:rsidRPr="52EB6D1F">
        <w:t>Patrick locked the deadbolt. Clunk. The world was officially locked out.</w:t>
      </w:r>
    </w:p>
    <w:p w14:paraId="3206E4E9" w14:textId="7B49D383" w:rsidR="78169583" w:rsidRDefault="78169583" w:rsidP="52EB6D1F">
      <w:r w:rsidRPr="52EB6D1F">
        <w:t>He looked down at her. She wasn't typing. She was just sitting there, staring at the floor, her hands resting limply in her lap.</w:t>
      </w:r>
    </w:p>
    <w:p w14:paraId="69F397B5" w14:textId="364A4CD6" w:rsidR="78169583" w:rsidRDefault="78169583" w:rsidP="52EB6D1F">
      <w:r w:rsidRPr="52EB6D1F">
        <w:t>"Crash landing?" Patrick asked softly.</w:t>
      </w:r>
    </w:p>
    <w:p w14:paraId="5555E104" w14:textId="5C5927E5" w:rsidR="78169583" w:rsidRDefault="78169583" w:rsidP="52EB6D1F">
      <w:r w:rsidRPr="52EB6D1F">
        <w:t>Nichole nodded slowly. She didn't want the bed—that felt too much like "medical" rest. She wanted... comfort.</w:t>
      </w:r>
    </w:p>
    <w:p w14:paraId="601CB324" w14:textId="7417FF28" w:rsidR="78169583" w:rsidRDefault="78169583" w:rsidP="52EB6D1F">
      <w:r w:rsidRPr="52EB6D1F">
        <w:lastRenderedPageBreak/>
        <w:t>She looked at the oversized sectional sofa they had bought. It was deep, soft, and covered in a plush, slate-gray microfiber.</w:t>
      </w:r>
    </w:p>
    <w:p w14:paraId="1A84D548" w14:textId="45C995AC" w:rsidR="78169583" w:rsidRDefault="78169583" w:rsidP="52EB6D1F">
      <w:r w:rsidRPr="52EB6D1F">
        <w:t>She pointed to it.</w:t>
      </w:r>
    </w:p>
    <w:p w14:paraId="6D488BF9" w14:textId="7E997762" w:rsidR="78169583" w:rsidRDefault="78169583" w:rsidP="52EB6D1F">
      <w:r w:rsidRPr="52EB6D1F">
        <w:t>"COUCH. CRASH."</w:t>
      </w:r>
    </w:p>
    <w:p w14:paraId="15C03B77" w14:textId="5008F1C7" w:rsidR="78169583" w:rsidRDefault="78169583" w:rsidP="52EB6D1F">
      <w:r w:rsidRPr="52EB6D1F">
        <w:t>"You got it," Patrick said.</w:t>
      </w:r>
    </w:p>
    <w:p w14:paraId="2E97D2AB" w14:textId="429DC4FF" w:rsidR="78169583" w:rsidRDefault="78169583" w:rsidP="52EB6D1F">
      <w:r w:rsidRPr="52EB6D1F">
        <w:t>He didn't make her drive. He unlocked her brakes and pushed her the ten feet to the sofa. He parked her, unbuckled the chest strap, and swung the leg rests away.</w:t>
      </w:r>
    </w:p>
    <w:p w14:paraId="3FD1A78C" w14:textId="7E0FAC33" w:rsidR="78169583" w:rsidRDefault="78169583" w:rsidP="52EB6D1F">
      <w:r w:rsidRPr="52EB6D1F">
        <w:t>"One, two, three," Patrick counted, scooping her up.</w:t>
      </w:r>
    </w:p>
    <w:p w14:paraId="1CCEB886" w14:textId="695A17A6" w:rsidR="78169583" w:rsidRDefault="78169583" w:rsidP="52EB6D1F">
      <w:r w:rsidRPr="52EB6D1F">
        <w:t>He didn't just dump her on the cushions. He sat down first, settling into the corner of the sectional, and then arranged her. He pulled her legs up onto the sofa, tucking her back against his chest.</w:t>
      </w:r>
    </w:p>
    <w:p w14:paraId="2DFA990E" w14:textId="6F7EF557" w:rsidR="78169583" w:rsidRDefault="78169583" w:rsidP="52EB6D1F">
      <w:r w:rsidRPr="52EB6D1F">
        <w:t>It was the "Anchor Position."</w:t>
      </w:r>
    </w:p>
    <w:p w14:paraId="5A623946" w14:textId="5E5F2B63" w:rsidR="78169583" w:rsidRDefault="78169583" w:rsidP="52EB6D1F">
      <w:r w:rsidRPr="52EB6D1F">
        <w:t>Nichole let out a long, shaky breath. She leaned her head back, resting it in the hollow of his shoulder. Her right arm draped over his chest. His left arm came around her waist, holding her securely against him.</w:t>
      </w:r>
    </w:p>
    <w:p w14:paraId="37643867" w14:textId="3B294775" w:rsidR="78169583" w:rsidRDefault="78169583" w:rsidP="52EB6D1F">
      <w:r w:rsidRPr="52EB6D1F">
        <w:t>The silence of the apartment wrapped around them.</w:t>
      </w:r>
    </w:p>
    <w:p w14:paraId="2B92CB30" w14:textId="0E3755B1" w:rsidR="78169583" w:rsidRDefault="78169583" w:rsidP="52EB6D1F">
      <w:r w:rsidRPr="52EB6D1F">
        <w:t>For the first few minutes, she just focused on the physical relief. Her spine, which had been fighting gravity in the chair for five hours, finally relaxed. The low-level hum of spasticity in her legs quieted down as Patrick’s heavy arm provided the deep pressure input her nervous system craved.</w:t>
      </w:r>
    </w:p>
    <w:p w14:paraId="3C1DB271" w14:textId="339C3A7A" w:rsidR="78169583" w:rsidRDefault="78169583" w:rsidP="52EB6D1F">
      <w:r w:rsidRPr="52EB6D1F">
        <w:t>But then, the feeling shifted.</w:t>
      </w:r>
    </w:p>
    <w:p w14:paraId="19922B05" w14:textId="1C4B8F5C" w:rsidR="78169583" w:rsidRDefault="78169583" w:rsidP="52EB6D1F">
      <w:r w:rsidRPr="52EB6D1F">
        <w:t>She closed her eyes. She could feel the steady, slow rhythm of Patrick’s breathing against her back. She could feel the warmth radiating from him.</w:t>
      </w:r>
    </w:p>
    <w:p w14:paraId="17ACD071" w14:textId="1603839E" w:rsidR="78169583" w:rsidRDefault="78169583" w:rsidP="52EB6D1F">
      <w:r w:rsidRPr="52EB6D1F">
        <w:t>It wasn't just that he was her brother. It wasn't just that he was her caregiver.</w:t>
      </w:r>
    </w:p>
    <w:p w14:paraId="4770EB56" w14:textId="700369CF" w:rsidR="78169583" w:rsidRDefault="78169583" w:rsidP="52EB6D1F">
      <w:r w:rsidRPr="52EB6D1F">
        <w:t>It was that he was the only place in the world where she didn't have to perform.</w:t>
      </w:r>
    </w:p>
    <w:p w14:paraId="7852AE7F" w14:textId="53E900F1" w:rsidR="78169583" w:rsidRDefault="78169583" w:rsidP="52EB6D1F">
      <w:r w:rsidRPr="52EB6D1F">
        <w:t>Out there, on the street, she had to be the "inspiring disabled girl." She had to be the navigator. She had to be tough. She had to pretend the stares didn't bother her.</w:t>
      </w:r>
    </w:p>
    <w:p w14:paraId="18ACE540" w14:textId="760BF48C" w:rsidR="78169583" w:rsidRDefault="78169583" w:rsidP="52EB6D1F">
      <w:r w:rsidRPr="52EB6D1F">
        <w:t>Here, in the circle of his arms, she was just a soul.</w:t>
      </w:r>
    </w:p>
    <w:p w14:paraId="7F5B721C" w14:textId="75E04451" w:rsidR="78169583" w:rsidRDefault="78169583" w:rsidP="52EB6D1F">
      <w:r w:rsidRPr="52EB6D1F">
        <w:t>A thought bubbled up in her quieted mind, clearer than any line of code she had ever written.</w:t>
      </w:r>
    </w:p>
    <w:p w14:paraId="6B95EE34" w14:textId="7ED55F4F" w:rsidR="78169583" w:rsidRDefault="78169583" w:rsidP="52EB6D1F">
      <w:r w:rsidRPr="52EB6D1F">
        <w:lastRenderedPageBreak/>
        <w:t>This is it.</w:t>
      </w:r>
    </w:p>
    <w:p w14:paraId="22E7AE4A" w14:textId="7161BD5B" w:rsidR="78169583" w:rsidRDefault="78169583" w:rsidP="52EB6D1F">
      <w:r w:rsidRPr="52EB6D1F">
        <w:t>She snuggled closer, burying her nose in his hoodie. It smelled like the laundry detergent they had bought together—fresh rain and safety.</w:t>
      </w:r>
    </w:p>
    <w:p w14:paraId="1A4A0694" w14:textId="41321ED1" w:rsidR="78169583" w:rsidRDefault="78169583" w:rsidP="52EB6D1F">
      <w:r w:rsidRPr="52EB6D1F">
        <w:t>This wasn't just nice. This was her favorite thing in the entire world. Better than coding. Better than the wieners. Better than the acceptance letter.</w:t>
      </w:r>
    </w:p>
    <w:p w14:paraId="54D6AAD4" w14:textId="7B1B13AE" w:rsidR="78169583" w:rsidRDefault="78169583" w:rsidP="52EB6D1F">
      <w:r w:rsidRPr="52EB6D1F">
        <w:t>It was the absolute, unshakeable knowledge that as long as she was right here, nothing could hurt her. The Machine was docked. The Engine was idling.</w:t>
      </w:r>
    </w:p>
    <w:p w14:paraId="6A6FC667" w14:textId="133A914F" w:rsidR="78169583" w:rsidRDefault="78169583" w:rsidP="52EB6D1F">
      <w:r w:rsidRPr="52EB6D1F">
        <w:t>Patrick shifted slightly, pulling the throw blanket over her legs with his free hand.</w:t>
      </w:r>
    </w:p>
    <w:p w14:paraId="596415B0" w14:textId="0B1BA281" w:rsidR="78169583" w:rsidRDefault="0F08CB5B" w:rsidP="52EB6D1F">
      <w:r>
        <w:t xml:space="preserve">"You okay, </w:t>
      </w:r>
      <w:r w:rsidR="157E1926">
        <w:t>Nikki</w:t>
      </w:r>
      <w:r>
        <w:t>?" he murmured, his voice rumbling in his chest against her back.</w:t>
      </w:r>
    </w:p>
    <w:p w14:paraId="6B8908B7" w14:textId="30440F1A" w:rsidR="78169583" w:rsidRDefault="78169583" w:rsidP="52EB6D1F">
      <w:r w:rsidRPr="52EB6D1F">
        <w:t>Nichole didn't reach for her screen. She didn't want to break the connection. She just nodded against his shoulder and squeezed his arm.</w:t>
      </w:r>
    </w:p>
    <w:p w14:paraId="60C07234" w14:textId="5A6198D5" w:rsidR="78169583" w:rsidRDefault="78169583" w:rsidP="52EB6D1F">
      <w:r w:rsidRPr="52EB6D1F">
        <w:t>They stayed like that for the rest of the afternoon, watching the dust motes dance in the sunlight, two halves of the same system finally at rest.</w:t>
      </w:r>
    </w:p>
    <w:p w14:paraId="373F73AC" w14:textId="286819F5" w:rsidR="3182E3F3" w:rsidRDefault="3182E3F3" w:rsidP="52EB6D1F">
      <w:pPr>
        <w:pStyle w:val="Heading4"/>
      </w:pPr>
      <w:r w:rsidRPr="52EB6D1F">
        <w:t>Date: April 18, 2004 Time: 3:24 PM Location: The Living Room, Unit 404</w:t>
      </w:r>
    </w:p>
    <w:p w14:paraId="52C367F7" w14:textId="26898317" w:rsidR="3182E3F3" w:rsidRDefault="3182E3F3" w:rsidP="52EB6D1F">
      <w:r w:rsidRPr="52EB6D1F">
        <w:t>The afternoon sun had turned the loft into a greenhouse. It was warm, quiet, and perfect.</w:t>
      </w:r>
    </w:p>
    <w:p w14:paraId="75D271F9" w14:textId="20E8B53C" w:rsidR="3182E3F3" w:rsidRDefault="3182E3F3" w:rsidP="52EB6D1F">
      <w:r w:rsidRPr="52EB6D1F">
        <w:t>But biology doesn't care about the perfect cuddle.</w:t>
      </w:r>
    </w:p>
    <w:p w14:paraId="657B5EE2" w14:textId="14C16BFF" w:rsidR="3182E3F3" w:rsidRDefault="3182E3F3" w:rsidP="52EB6D1F">
      <w:r w:rsidRPr="52EB6D1F">
        <w:t>Nichole shifted. She tried to ignore it, but the pressure in her bladder was hitting critical mass. The coffee milk from lunch had worked its way through the system.</w:t>
      </w:r>
    </w:p>
    <w:p w14:paraId="76D68959" w14:textId="5A80F49F" w:rsidR="3182E3F3" w:rsidRDefault="3182E3F3" w:rsidP="52EB6D1F">
      <w:r w:rsidRPr="52EB6D1F">
        <w:t>She tapped Patrick’s chest with a specific, urgent rhythm. One-two. One-two.</w:t>
      </w:r>
    </w:p>
    <w:p w14:paraId="1AE25D1D" w14:textId="54BBF342" w:rsidR="3182E3F3" w:rsidRDefault="3182E3F3" w:rsidP="52EB6D1F">
      <w:r w:rsidRPr="52EB6D1F">
        <w:t>Patrick opened his eyes. He didn't ask. He knew the signal.</w:t>
      </w:r>
    </w:p>
    <w:p w14:paraId="0A0A06E9" w14:textId="15ED8A1E" w:rsidR="3182E3F3" w:rsidRDefault="3182E3F3" w:rsidP="52EB6D1F">
      <w:r w:rsidRPr="52EB6D1F">
        <w:t>"Pit stop?" he mumbled.</w:t>
      </w:r>
    </w:p>
    <w:p w14:paraId="18A178B0" w14:textId="1B49E38B" w:rsidR="3182E3F3" w:rsidRDefault="3182E3F3" w:rsidP="52EB6D1F">
      <w:r w:rsidRPr="52EB6D1F">
        <w:t>Nichole nodded, grimacing slightly.</w:t>
      </w:r>
    </w:p>
    <w:p w14:paraId="24CC8E15" w14:textId="59366C22" w:rsidR="3182E3F3" w:rsidRDefault="3182E3F3" w:rsidP="52EB6D1F">
      <w:r w:rsidRPr="52EB6D1F">
        <w:t>Patrick didn't reach for the wheelchair. The bathroom was twenty feet away. The floor was smooth concrete. And honestly, he didn't feel like messing with brakes and footrests.</w:t>
      </w:r>
    </w:p>
    <w:p w14:paraId="68EB146C" w14:textId="0CF22616" w:rsidR="3182E3F3" w:rsidRDefault="3182E3F3" w:rsidP="52EB6D1F">
      <w:r w:rsidRPr="52EB6D1F">
        <w:t>He stood up, lifting her with him in one fluid motion. It was a deadlift carry—his left arm under her knees, his right arm around her back. She wrapped her arms around his neck, burying her face in his shoulder.</w:t>
      </w:r>
    </w:p>
    <w:p w14:paraId="69DFB315" w14:textId="214E7123" w:rsidR="3182E3F3" w:rsidRDefault="3182E3F3" w:rsidP="52EB6D1F">
      <w:r w:rsidRPr="52EB6D1F">
        <w:t>He carried her to the master bathroom.</w:t>
      </w:r>
    </w:p>
    <w:p w14:paraId="5C95EC4C" w14:textId="4C1B2ED3" w:rsidR="3182E3F3" w:rsidRDefault="3182E3F3" w:rsidP="52EB6D1F">
      <w:r w:rsidRPr="52EB6D1F">
        <w:lastRenderedPageBreak/>
        <w:t>The routine was seamless. He set her down, managed her clothing, and assisted her transfer to the toilet. He waited, right there in the room, leaning against the sink. There was no "stepping out for privacy." Privacy was a concept for people who could walk. For them, presence was safety.</w:t>
      </w:r>
    </w:p>
    <w:p w14:paraId="03E5ABC4" w14:textId="07C2288D" w:rsidR="3182E3F3" w:rsidRDefault="3182E3F3" w:rsidP="52EB6D1F">
      <w:r w:rsidRPr="52EB6D1F">
        <w:t>When she was done, he cleaned her, adjusted her, and lifted her back up. Then, without a word, he used the toilet himself.</w:t>
      </w:r>
    </w:p>
    <w:p w14:paraId="5F381A63" w14:textId="4D5BC47B" w:rsidR="3182E3F3" w:rsidRDefault="3182E3F3" w:rsidP="52EB6D1F">
      <w:r w:rsidRPr="52EB6D1F">
        <w:t>It was the ultimate level of comfort. No barriers. No "your turn, my turn." Just two biological systems maintaining equilibrium in the same space.</w:t>
      </w:r>
    </w:p>
    <w:p w14:paraId="3FF70BE7" w14:textId="2430204D" w:rsidR="3182E3F3" w:rsidRDefault="3182E3F3" w:rsidP="52EB6D1F">
      <w:pPr>
        <w:pStyle w:val="Heading4"/>
      </w:pPr>
      <w:r w:rsidRPr="52EB6D1F">
        <w:t>Time: 3:35 PM Location: The Sofa</w:t>
      </w:r>
    </w:p>
    <w:p w14:paraId="7F50FC8C" w14:textId="0FA57F3B" w:rsidR="3182E3F3" w:rsidRDefault="3182E3F3" w:rsidP="52EB6D1F">
      <w:r w:rsidRPr="52EB6D1F">
        <w:t>He carried her back to the living room. But before he sat down, he paused.</w:t>
      </w:r>
    </w:p>
    <w:p w14:paraId="56F84F77" w14:textId="4F6521B5" w:rsidR="3182E3F3" w:rsidRDefault="3182E3F3" w:rsidP="52EB6D1F">
      <w:r w:rsidRPr="52EB6D1F">
        <w:t>"It's roasting in here," Patrick noted. The south-facing windows were doing their job a little too well.</w:t>
      </w:r>
    </w:p>
    <w:p w14:paraId="10EECAB1" w14:textId="43652CA3" w:rsidR="3182E3F3" w:rsidRDefault="3182E3F3" w:rsidP="52EB6D1F">
      <w:r w:rsidRPr="52EB6D1F">
        <w:t>He set her gently on the cushions. He reached down and pulled her heavy hoodie over her head, tossing it onto the floor. She was left in her soft cotton undershirt.</w:t>
      </w:r>
    </w:p>
    <w:p w14:paraId="2F609FDB" w14:textId="616B3810" w:rsidR="3182E3F3" w:rsidRDefault="3182E3F3" w:rsidP="52EB6D1F">
      <w:r w:rsidRPr="52EB6D1F">
        <w:t>He pulled his own hoodie off, throwing it on top of hers.</w:t>
      </w:r>
    </w:p>
    <w:p w14:paraId="4A8CBAE5" w14:textId="4BAE1982" w:rsidR="3182E3F3" w:rsidRDefault="3182E3F3" w:rsidP="52EB6D1F">
      <w:r w:rsidRPr="52EB6D1F">
        <w:t>He sat back down in the corner of the sectional.</w:t>
      </w:r>
    </w:p>
    <w:p w14:paraId="5AFFE047" w14:textId="6E0EEA92" w:rsidR="3182E3F3" w:rsidRDefault="3182E3F3" w:rsidP="52EB6D1F">
      <w:r w:rsidRPr="52EB6D1F">
        <w:t>This time, Nichole didn't just lean against him. She maneuvered herself so she was lying directly across his lap, her head resting on his chest, her legs draped over his thighs.</w:t>
      </w:r>
    </w:p>
    <w:p w14:paraId="5115080D" w14:textId="2F65EE94" w:rsidR="3182E3F3" w:rsidRDefault="3182E3F3" w:rsidP="52EB6D1F">
      <w:r w:rsidRPr="52EB6D1F">
        <w:t>She felt the steady beat of his heart under his t-shirt. She felt his hands settle instinctively—one on her back, one resting on her hip, holding her in place so she wouldn't slide.</w:t>
      </w:r>
    </w:p>
    <w:p w14:paraId="165C10D9" w14:textId="5DAFD2FE" w:rsidR="3182E3F3" w:rsidRDefault="3182E3F3" w:rsidP="52EB6D1F">
      <w:r w:rsidRPr="52EB6D1F">
        <w:t>She closed her eyes.</w:t>
      </w:r>
    </w:p>
    <w:p w14:paraId="15CA153E" w14:textId="6FC77D8E" w:rsidR="3182E3F3" w:rsidRDefault="3182E3F3" w:rsidP="52EB6D1F">
      <w:r w:rsidRPr="52EB6D1F">
        <w:t>This, she thought. This is what they wanted to take away.</w:t>
      </w:r>
    </w:p>
    <w:p w14:paraId="62DA7E0C" w14:textId="375451FE" w:rsidR="3182E3F3" w:rsidRDefault="3182E3F3" w:rsidP="52EB6D1F">
      <w:r w:rsidRPr="52EB6D1F">
        <w:t>Her mind drifted back to the intake interview at the Roosevelt Rehabilitation Center. The stern-faced case manager who had watched Patrick adjust Nichole’s shirt and frowned, scribbling "concerns regarding boundaries" on her clipboard.</w:t>
      </w:r>
    </w:p>
    <w:p w14:paraId="0266584E" w14:textId="6C67F8D3" w:rsidR="3182E3F3" w:rsidRDefault="3182E3F3" w:rsidP="52EB6D1F">
      <w:r w:rsidRPr="52EB6D1F">
        <w:t>Then Putney College. The Resident Director who had looked at them with thinly veiled suspicion, lecturing them on "age-appropriate independence" and hinting that a brother sharing a room with his sister was "improper" and potentially "abusive."</w:t>
      </w:r>
    </w:p>
    <w:p w14:paraId="522044FC" w14:textId="01FC70E3" w:rsidR="3182E3F3" w:rsidRDefault="3182E3F3" w:rsidP="52EB6D1F">
      <w:r w:rsidRPr="52EB6D1F">
        <w:t>Abusive?</w:t>
      </w:r>
    </w:p>
    <w:p w14:paraId="5FA179ED" w14:textId="54638800" w:rsidR="3182E3F3" w:rsidRDefault="3182E3F3" w:rsidP="52EB6D1F">
      <w:r w:rsidRPr="52EB6D1F">
        <w:t>Nichole tightened her arms around Patrick.</w:t>
      </w:r>
    </w:p>
    <w:p w14:paraId="007BCF8A" w14:textId="57C8E045" w:rsidR="3182E3F3" w:rsidRDefault="3182E3F3" w:rsidP="52EB6D1F">
      <w:r w:rsidRPr="52EB6D1F">
        <w:lastRenderedPageBreak/>
        <w:t>Abuse was leaving her alone in a room where she couldn't move. Abuse was forcing her to wet herself because she couldn't call for a stranger to help her. Abuse was stripping her of the one person who understood her language, her body, and her soul, all in the name of "safety."</w:t>
      </w:r>
    </w:p>
    <w:p w14:paraId="7BEB0E95" w14:textId="2426B1C3" w:rsidR="3182E3F3" w:rsidRDefault="3182E3F3" w:rsidP="52EB6D1F">
      <w:r w:rsidRPr="52EB6D1F">
        <w:t>This wasn't abuse. This was the antidote.</w:t>
      </w:r>
    </w:p>
    <w:p w14:paraId="3F0549AE" w14:textId="5A165211" w:rsidR="3182E3F3" w:rsidRDefault="3182E3F3" w:rsidP="52EB6D1F">
      <w:r w:rsidRPr="52EB6D1F">
        <w:t>Patrick shifted slightly, adjusting his grip to make her more comfortable.</w:t>
      </w:r>
    </w:p>
    <w:p w14:paraId="1E757B40" w14:textId="3349B192" w:rsidR="3182E3F3" w:rsidRDefault="3C8A46F4" w:rsidP="52EB6D1F">
      <w:r>
        <w:t xml:space="preserve">"You good, </w:t>
      </w:r>
      <w:r w:rsidR="157E1926">
        <w:t>Nikki</w:t>
      </w:r>
      <w:r>
        <w:t>?" he whispered, his chin resting on the top of her head.</w:t>
      </w:r>
    </w:p>
    <w:p w14:paraId="593E6F61" w14:textId="7FB1D99D" w:rsidR="3182E3F3" w:rsidRDefault="3182E3F3" w:rsidP="52EB6D1F">
      <w:r w:rsidRPr="52EB6D1F">
        <w:t>Nichole nodded against his chest.</w:t>
      </w:r>
    </w:p>
    <w:p w14:paraId="063F7A08" w14:textId="1ABA3FFF" w:rsidR="3182E3F3" w:rsidRDefault="3182E3F3" w:rsidP="52EB6D1F">
      <w:r w:rsidRPr="52EB6D1F">
        <w:t>She realized with crystal clarity that Uncle Mark was right. Caring for her—the lifting, the bathing, the wiping, the carrying—was a full-time job. It was heavy, unglamorous, physical labor.</w:t>
      </w:r>
    </w:p>
    <w:p w14:paraId="5B6B94FD" w14:textId="44E6773D" w:rsidR="3182E3F3" w:rsidRDefault="3182E3F3" w:rsidP="52EB6D1F">
      <w:r w:rsidRPr="52EB6D1F">
        <w:t>And Patrick didn't just do it. He embraced it. He made it look easy. He made her feel like she wasn't a burden, but a partner.</w:t>
      </w:r>
    </w:p>
    <w:p w14:paraId="4168169A" w14:textId="47D59C42" w:rsidR="3182E3F3" w:rsidRDefault="3182E3F3" w:rsidP="52EB6D1F">
      <w:r w:rsidRPr="52EB6D1F">
        <w:t>She was 100% dependent on him. She couldn't walk to the fridge. She couldn't speak a sentence. She couldn't wipe her own body.</w:t>
      </w:r>
    </w:p>
    <w:p w14:paraId="53B23AF1" w14:textId="55393526" w:rsidR="3182E3F3" w:rsidRDefault="3182E3F3" w:rsidP="52EB6D1F">
      <w:r w:rsidRPr="52EB6D1F">
        <w:t>And lying here, in the quiet of their fortress, that dependence didn't feel scary. It felt like a promise kept.</w:t>
      </w:r>
    </w:p>
    <w:p w14:paraId="5A948D1F" w14:textId="7E2E0C21" w:rsidR="3182E3F3" w:rsidRDefault="3182E3F3" w:rsidP="52EB6D1F">
      <w:r w:rsidRPr="52EB6D1F">
        <w:t>She let out a long, happy sigh, her entire body going limp in his arms. She was safe. She was dry. She was loved.</w:t>
      </w:r>
    </w:p>
    <w:p w14:paraId="4C646B91" w14:textId="77A383E4" w:rsidR="3182E3F3" w:rsidRDefault="3182E3F3" w:rsidP="52EB6D1F">
      <w:r w:rsidRPr="52EB6D1F">
        <w:t>And for the next four years, no one was ever going to tell them "no" again.</w:t>
      </w:r>
    </w:p>
    <w:p w14:paraId="2B169A81" w14:textId="4203EFA1" w:rsidR="004A5916" w:rsidRPr="004A5916" w:rsidRDefault="15D4B075" w:rsidP="6CFD8102">
      <w:pPr>
        <w:pStyle w:val="Heading3"/>
        <w:rPr>
          <w:rFonts w:ascii=".AppleSystemUIFont" w:eastAsiaTheme="minorEastAsia" w:hAnsi=".AppleSystemUIFont"/>
        </w:rPr>
      </w:pPr>
      <w:r w:rsidRPr="6CFD8102">
        <w:rPr>
          <w:rFonts w:eastAsiaTheme="minorEastAsia"/>
        </w:rPr>
        <w:t xml:space="preserve">Part </w:t>
      </w:r>
      <w:r w:rsidR="71514555" w:rsidRPr="6CFD8102">
        <w:rPr>
          <w:rFonts w:eastAsiaTheme="minorEastAsia"/>
        </w:rPr>
        <w:t>5</w:t>
      </w:r>
      <w:r w:rsidRPr="6CFD8102">
        <w:rPr>
          <w:rFonts w:eastAsiaTheme="minorEastAsia"/>
        </w:rPr>
        <w:t>: The Gen-Ed Pact</w:t>
      </w:r>
    </w:p>
    <w:p w14:paraId="7C350BAF" w14:textId="7D320121" w:rsidR="004A5916" w:rsidRPr="0046538D" w:rsidRDefault="004A5916" w:rsidP="0046538D">
      <w:pPr>
        <w:pStyle w:val="Heading4"/>
        <w:rPr>
          <w:rFonts w:ascii=".AppleSystemUIFont" w:eastAsiaTheme="minorEastAsia" w:hAnsi=".AppleSystemUIFont"/>
        </w:rPr>
      </w:pPr>
      <w:r w:rsidRPr="004A5916">
        <w:rPr>
          <w:rFonts w:ascii=".SFUI-Semibold" w:eastAsiaTheme="minorEastAsia" w:hAnsi=".SFUI-Semibold"/>
          <w:b/>
          <w:bCs/>
        </w:rPr>
        <w:t>Date:</w:t>
      </w:r>
      <w:r w:rsidRPr="004A5916">
        <w:rPr>
          <w:rFonts w:eastAsiaTheme="minorEastAsia"/>
        </w:rPr>
        <w:t xml:space="preserve"> April 18, 2004</w:t>
      </w:r>
      <w:r w:rsidR="0046538D">
        <w:rPr>
          <w:rFonts w:eastAsiaTheme="minorEastAsia"/>
        </w:rPr>
        <w:t xml:space="preserve"> </w:t>
      </w:r>
      <w:r w:rsidRPr="004A5916">
        <w:rPr>
          <w:rFonts w:ascii=".SFUI-Semibold" w:eastAsiaTheme="minorEastAsia" w:hAnsi=".SFUI-Semibold"/>
          <w:b/>
          <w:bCs/>
        </w:rPr>
        <w:t>Time:</w:t>
      </w:r>
      <w:r w:rsidRPr="004A5916">
        <w:rPr>
          <w:rFonts w:eastAsiaTheme="minorEastAsia"/>
        </w:rPr>
        <w:t xml:space="preserve"> 5:15 PM</w:t>
      </w:r>
      <w:r w:rsidR="00B172D5">
        <w:rPr>
          <w:rFonts w:ascii=".AppleSystemUIFont" w:eastAsiaTheme="minorEastAsia" w:hAnsi=".AppleSystemUIFont"/>
        </w:rPr>
        <w:t xml:space="preserve"> </w:t>
      </w:r>
      <w:r w:rsidRPr="004A5916">
        <w:rPr>
          <w:rFonts w:ascii=".SFUI-Semibold" w:eastAsiaTheme="minorEastAsia" w:hAnsi=".SFUI-Semibold"/>
          <w:b/>
          <w:bCs/>
        </w:rPr>
        <w:t>Location:</w:t>
      </w:r>
      <w:r w:rsidRPr="004A5916">
        <w:rPr>
          <w:rFonts w:eastAsiaTheme="minorEastAsia"/>
        </w:rPr>
        <w:t xml:space="preserve"> The Command Center, Unit 404</w:t>
      </w:r>
    </w:p>
    <w:p w14:paraId="1A0E2AC4" w14:textId="77777777" w:rsidR="004A5916" w:rsidRPr="004A5916" w:rsidRDefault="004A5916" w:rsidP="00B172D5">
      <w:pPr>
        <w:rPr>
          <w:rFonts w:ascii=".AppleSystemUIFont" w:hAnsi=".AppleSystemUIFont"/>
        </w:rPr>
      </w:pPr>
      <w:r w:rsidRPr="004A5916">
        <w:t>The sun had finally dipped below the skyline, painting the loft in cool twilight blues.</w:t>
      </w:r>
    </w:p>
    <w:p w14:paraId="2C8B7426" w14:textId="77777777" w:rsidR="004A5916" w:rsidRPr="004A5916" w:rsidRDefault="004A5916" w:rsidP="00B172D5">
      <w:pPr>
        <w:rPr>
          <w:rFonts w:ascii=".AppleSystemUIFont" w:hAnsi=".AppleSystemUIFont"/>
        </w:rPr>
      </w:pPr>
      <w:r w:rsidRPr="004A5916">
        <w:t>Patrick and Nichole had migrated from the sofa to the "Command Center" in the second bedroom. It was time to test the university's digital infrastructure.</w:t>
      </w:r>
    </w:p>
    <w:p w14:paraId="7CF3B290" w14:textId="77777777" w:rsidR="004A5916" w:rsidRPr="004A5916" w:rsidRDefault="004A5916" w:rsidP="00B172D5">
      <w:pPr>
        <w:rPr>
          <w:rFonts w:ascii=".AppleSystemUIFont" w:hAnsi=".AppleSystemUIFont"/>
        </w:rPr>
      </w:pPr>
      <w:r w:rsidRPr="004A5916">
        <w:t>Patrick sat at his desk. Nichole rolled her chair under her custom cutout next to him.</w:t>
      </w:r>
    </w:p>
    <w:p w14:paraId="2C163992" w14:textId="77777777" w:rsidR="004A5916" w:rsidRPr="004A5916" w:rsidRDefault="004A5916" w:rsidP="00B172D5">
      <w:pPr>
        <w:rPr>
          <w:rFonts w:ascii=".AppleSystemUIFont" w:hAnsi=".AppleSystemUIFont"/>
        </w:rPr>
      </w:pPr>
      <w:r w:rsidRPr="004A5916">
        <w:t xml:space="preserve">"Alright, let's see if we can lock in the schedule," Patrick said, logging into the </w:t>
      </w:r>
      <w:r w:rsidRPr="004A5916">
        <w:rPr>
          <w:rFonts w:ascii=".SFUI-Semibold" w:hAnsi=".SFUI-Semibold"/>
          <w:b/>
          <w:bCs/>
        </w:rPr>
        <w:t>BSU Student Portal (Banner Web)</w:t>
      </w:r>
      <w:r w:rsidRPr="004A5916">
        <w:t xml:space="preserve"> for the first time.</w:t>
      </w:r>
    </w:p>
    <w:p w14:paraId="6BAB683C" w14:textId="77777777" w:rsidR="004A5916" w:rsidRPr="004A5916" w:rsidRDefault="004A5916" w:rsidP="00B172D5">
      <w:pPr>
        <w:rPr>
          <w:rFonts w:ascii=".AppleSystemUIFont" w:hAnsi=".AppleSystemUIFont"/>
        </w:rPr>
      </w:pPr>
      <w:r w:rsidRPr="004A5916">
        <w:t xml:space="preserve">He clicked on </w:t>
      </w:r>
      <w:r w:rsidRPr="004A5916">
        <w:rPr>
          <w:rFonts w:ascii=".SFUI-Semibold" w:hAnsi=".SFUI-Semibold"/>
          <w:b/>
          <w:bCs/>
        </w:rPr>
        <w:t>REGISTRATION - FALL 2004</w:t>
      </w:r>
      <w:r w:rsidRPr="004A5916">
        <w:t>.</w:t>
      </w:r>
    </w:p>
    <w:p w14:paraId="29CAA99A" w14:textId="77777777" w:rsidR="004A5916" w:rsidRPr="004A5916" w:rsidRDefault="004A5916" w:rsidP="00B172D5">
      <w:pPr>
        <w:rPr>
          <w:rFonts w:ascii=".AppleSystemUIFont" w:hAnsi=".AppleSystemUIFont"/>
        </w:rPr>
      </w:pPr>
      <w:r w:rsidRPr="004A5916">
        <w:lastRenderedPageBreak/>
        <w:t xml:space="preserve">A red error message popped up: </w:t>
      </w:r>
      <w:r w:rsidRPr="004A5916">
        <w:rPr>
          <w:rFonts w:ascii=".SFUI-Semibold" w:hAnsi=".SFUI-Semibold"/>
          <w:b/>
          <w:bCs/>
        </w:rPr>
        <w:t>REGISTRATION CLOSED. FRESHMAN ENROLLMENT OPENS MAY 15.</w:t>
      </w:r>
    </w:p>
    <w:p w14:paraId="5ED950AF" w14:textId="77777777" w:rsidR="004A5916" w:rsidRPr="004A5916" w:rsidRDefault="004A5916" w:rsidP="00B172D5">
      <w:pPr>
        <w:rPr>
          <w:rFonts w:ascii=".AppleSystemUIFont" w:hAnsi=".AppleSystemUIFont"/>
        </w:rPr>
      </w:pPr>
      <w:r w:rsidRPr="004A5916">
        <w:t>"Denied," Patrick muttered. "Looks like we have to wait for the official window."</w:t>
      </w:r>
    </w:p>
    <w:p w14:paraId="51F93E50" w14:textId="77777777" w:rsidR="004A5916" w:rsidRPr="004A5916" w:rsidRDefault="004A5916" w:rsidP="00B172D5">
      <w:pPr>
        <w:rPr>
          <w:rFonts w:ascii=".AppleSystemUIFont" w:hAnsi=".AppleSystemUIFont"/>
        </w:rPr>
      </w:pPr>
      <w:r w:rsidRPr="004A5916">
        <w:t>Nichole felt a spike of anxiety. May 15th felt lightyears away. She looked at the course catalog PDF they had downloaded.</w:t>
      </w:r>
    </w:p>
    <w:p w14:paraId="61D85CC0" w14:textId="77777777" w:rsidR="004A5916" w:rsidRPr="004A5916" w:rsidRDefault="004A5916" w:rsidP="00B172D5">
      <w:pPr>
        <w:rPr>
          <w:rFonts w:ascii=".AppleSystemUIFont" w:hAnsi=".AppleSystemUIFont"/>
        </w:rPr>
      </w:pPr>
      <w:r w:rsidRPr="004A5916">
        <w:t>She knew the curriculum. Patrick was Engineering; she was Technical Communication. Their majors would eventually split them into different buildings—him in the labs, her in the writing seminars.</w:t>
      </w:r>
    </w:p>
    <w:p w14:paraId="446B1BD9" w14:textId="77777777" w:rsidR="004A5916" w:rsidRPr="004A5916" w:rsidRDefault="004A5916" w:rsidP="00B172D5">
      <w:pPr>
        <w:rPr>
          <w:rFonts w:ascii=".AppleSystemUIFont" w:hAnsi=".AppleSystemUIFont"/>
        </w:rPr>
      </w:pPr>
      <w:r w:rsidRPr="004A5916">
        <w:t>But for Freshman year, everyone had to take the "Core."</w:t>
      </w:r>
    </w:p>
    <w:p w14:paraId="5C183576" w14:textId="77777777" w:rsidR="004A5916" w:rsidRPr="004A5916" w:rsidRDefault="004A5916" w:rsidP="00B172D5">
      <w:pPr>
        <w:rPr>
          <w:rFonts w:ascii=".AppleSystemUIFont" w:hAnsi=".AppleSystemUIFont"/>
        </w:rPr>
      </w:pPr>
      <w:r w:rsidRPr="004A5916">
        <w:t>She typed quickly.</w:t>
      </w:r>
    </w:p>
    <w:p w14:paraId="27C7E3B5" w14:textId="77777777" w:rsidR="004A5916" w:rsidRPr="004A5916" w:rsidRDefault="004A5916" w:rsidP="00B172D5">
      <w:pPr>
        <w:rPr>
          <w:rFonts w:ascii=".AppleSystemUIFont" w:hAnsi=".AppleSystemUIFont"/>
        </w:rPr>
      </w:pPr>
      <w:r w:rsidRPr="004A5916">
        <w:rPr>
          <w:rFonts w:ascii=".SFUI-Semibold" w:hAnsi=".SFUI-Semibold"/>
          <w:b/>
          <w:bCs/>
        </w:rPr>
        <w:t>"GEN. ED. MUST. MATCH."</w:t>
      </w:r>
    </w:p>
    <w:p w14:paraId="3A77698D" w14:textId="77777777" w:rsidR="004A5916" w:rsidRPr="004A5916" w:rsidRDefault="004A5916" w:rsidP="00B172D5">
      <w:pPr>
        <w:rPr>
          <w:rFonts w:ascii=".AppleSystemUIFont" w:hAnsi=".AppleSystemUIFont"/>
        </w:rPr>
      </w:pPr>
      <w:r w:rsidRPr="004A5916">
        <w:t>"Way ahead of you," Patrick said, pulling up a spreadsheet he had already started. "English 101. Intro to Psychology. History of Western Civ. University Math."</w:t>
      </w:r>
    </w:p>
    <w:p w14:paraId="1219150D" w14:textId="77777777" w:rsidR="004A5916" w:rsidRPr="004A5916" w:rsidRDefault="004A5916" w:rsidP="00B172D5">
      <w:pPr>
        <w:rPr>
          <w:rFonts w:ascii=".AppleSystemUIFont" w:hAnsi=".AppleSystemUIFont"/>
        </w:rPr>
      </w:pPr>
      <w:r w:rsidRPr="004A5916">
        <w:t>He pointed to the screen.</w:t>
      </w:r>
    </w:p>
    <w:p w14:paraId="67494A7E" w14:textId="77777777" w:rsidR="004A5916" w:rsidRPr="004A5916" w:rsidRDefault="004A5916" w:rsidP="00B172D5">
      <w:pPr>
        <w:rPr>
          <w:rFonts w:ascii=".AppleSystemUIFont" w:hAnsi=".AppleSystemUIFont"/>
        </w:rPr>
      </w:pPr>
      <w:r w:rsidRPr="004A5916">
        <w:t>"We don't just pick the classes. We pick the Section Numbers."</w:t>
      </w:r>
    </w:p>
    <w:p w14:paraId="01BBBB83" w14:textId="77777777" w:rsidR="004A5916" w:rsidRPr="004A5916" w:rsidRDefault="004A5916" w:rsidP="00B172D5">
      <w:pPr>
        <w:rPr>
          <w:rFonts w:ascii=".AppleSystemUIFont" w:hAnsi=".AppleSystemUIFont"/>
        </w:rPr>
      </w:pPr>
      <w:r w:rsidRPr="004A5916">
        <w:t xml:space="preserve">He highlighted </w:t>
      </w:r>
      <w:r w:rsidRPr="004A5916">
        <w:rPr>
          <w:rFonts w:ascii=".SFUI-Semibold" w:hAnsi=".SFUI-Semibold"/>
          <w:b/>
          <w:bCs/>
        </w:rPr>
        <w:t>ENG 101 - Section 04 (MWF 9:00 AM)</w:t>
      </w:r>
      <w:r w:rsidRPr="004A5916">
        <w:t>.</w:t>
      </w:r>
    </w:p>
    <w:p w14:paraId="1A154E1C" w14:textId="77777777" w:rsidR="004A5916" w:rsidRPr="004A5916" w:rsidRDefault="004A5916" w:rsidP="00B172D5">
      <w:pPr>
        <w:rPr>
          <w:rFonts w:ascii=".AppleSystemUIFont" w:hAnsi=".AppleSystemUIFont"/>
        </w:rPr>
      </w:pPr>
      <w:r w:rsidRPr="004A5916">
        <w:t>"If I register for Section 04, and you register for Section 04, we are in the same room, at the same time, with the same professor."</w:t>
      </w:r>
    </w:p>
    <w:p w14:paraId="3E624085" w14:textId="77777777" w:rsidR="004A5916" w:rsidRPr="004A5916" w:rsidRDefault="004A5916" w:rsidP="00B172D5">
      <w:pPr>
        <w:rPr>
          <w:rFonts w:ascii=".AppleSystemUIFont" w:hAnsi=".AppleSystemUIFont"/>
        </w:rPr>
      </w:pPr>
      <w:r w:rsidRPr="004A5916">
        <w:t>Nichole looked at the screen. She needed to hear it. The fear of walking into a classroom alone—unable to speak, unable to ask for help, unable to physically navigate a crowded row of desks—was her biggest nightmare.</w:t>
      </w:r>
    </w:p>
    <w:p w14:paraId="5A520F92" w14:textId="77777777" w:rsidR="004A5916" w:rsidRPr="004A5916" w:rsidRDefault="004A5916" w:rsidP="00B172D5">
      <w:pPr>
        <w:rPr>
          <w:rFonts w:ascii=".AppleSystemUIFont" w:hAnsi=".AppleSystemUIFont"/>
        </w:rPr>
      </w:pPr>
      <w:r w:rsidRPr="004A5916">
        <w:t>She looked at Patrick.</w:t>
      </w:r>
    </w:p>
    <w:p w14:paraId="192C4B67" w14:textId="77777777" w:rsidR="004A5916" w:rsidRPr="004A5916" w:rsidRDefault="004A5916" w:rsidP="00B172D5">
      <w:pPr>
        <w:rPr>
          <w:rFonts w:ascii=".AppleSystemUIFont" w:hAnsi=".AppleSystemUIFont"/>
        </w:rPr>
      </w:pPr>
      <w:r w:rsidRPr="004A5916">
        <w:rPr>
          <w:rFonts w:ascii=".SFUI-Semibold" w:hAnsi=".SFUI-Semibold"/>
          <w:b/>
          <w:bCs/>
        </w:rPr>
        <w:t>"PROMISE?"</w:t>
      </w:r>
    </w:p>
    <w:p w14:paraId="53556F74" w14:textId="77777777" w:rsidR="004A5916" w:rsidRPr="004A5916" w:rsidRDefault="004A5916" w:rsidP="00B172D5">
      <w:pPr>
        <w:rPr>
          <w:rFonts w:ascii=".AppleSystemUIFont" w:hAnsi=".AppleSystemUIFont"/>
        </w:rPr>
      </w:pPr>
      <w:r w:rsidRPr="004A5916">
        <w:t>Patrick swiveled his chair to face her. He looked her dead in the eye.</w:t>
      </w:r>
    </w:p>
    <w:p w14:paraId="0FA1A875" w14:textId="77777777" w:rsidR="004A5916" w:rsidRPr="004A5916" w:rsidRDefault="004A5916" w:rsidP="00B172D5">
      <w:pPr>
        <w:rPr>
          <w:rFonts w:ascii=".AppleSystemUIFont" w:hAnsi=".AppleSystemUIFont"/>
        </w:rPr>
      </w:pPr>
      <w:r w:rsidRPr="004A5916">
        <w:t>"I promise," Patrick said, his voice dropping to that serious, 'Mission Critical' tone. "We are a package deal. I will override the system if I have to. We sit together. Every class. Every day. No exceptions."</w:t>
      </w:r>
    </w:p>
    <w:p w14:paraId="47C858E2" w14:textId="77777777" w:rsidR="004A5916" w:rsidRPr="004A5916" w:rsidRDefault="004A5916" w:rsidP="00B172D5">
      <w:pPr>
        <w:rPr>
          <w:rFonts w:ascii=".AppleSystemUIFont" w:hAnsi=".AppleSystemUIFont"/>
        </w:rPr>
      </w:pPr>
      <w:r w:rsidRPr="004A5916">
        <w:t>Nichole let out a breath she didn't know she was holding. The pact was sealed.</w:t>
      </w:r>
    </w:p>
    <w:p w14:paraId="5A44A371" w14:textId="58DA1B4C" w:rsidR="004A5916" w:rsidRPr="004A5916" w:rsidRDefault="004A5916" w:rsidP="00B172D5">
      <w:pPr>
        <w:pStyle w:val="Heading4"/>
        <w:rPr>
          <w:rFonts w:ascii=".AppleSystemUIFont" w:eastAsiaTheme="minorEastAsia" w:hAnsi=".AppleSystemUIFont"/>
        </w:rPr>
      </w:pPr>
      <w:r w:rsidRPr="004A5916">
        <w:rPr>
          <w:rFonts w:ascii=".SFUI-Semibold" w:eastAsiaTheme="minorEastAsia" w:hAnsi=".SFUI-Semibold"/>
          <w:b/>
          <w:bCs/>
        </w:rPr>
        <w:lastRenderedPageBreak/>
        <w:t>Time:</w:t>
      </w:r>
      <w:r w:rsidRPr="004A5916">
        <w:rPr>
          <w:rFonts w:eastAsiaTheme="minorEastAsia"/>
        </w:rPr>
        <w:t xml:space="preserve"> 6:00 PM</w:t>
      </w:r>
      <w:r w:rsidR="00B172D5">
        <w:rPr>
          <w:rFonts w:ascii=".AppleSystemUIFont" w:eastAsiaTheme="minorEastAsia" w:hAnsi=".AppleSystemUIFont"/>
        </w:rPr>
        <w:t xml:space="preserve">, </w:t>
      </w:r>
      <w:r w:rsidRPr="004A5916">
        <w:rPr>
          <w:rFonts w:ascii=".SFUI-Semibold" w:eastAsiaTheme="minorEastAsia" w:hAnsi=".SFUI-Semibold"/>
          <w:b/>
          <w:bCs/>
        </w:rPr>
        <w:t>Location:</w:t>
      </w:r>
      <w:r w:rsidRPr="004A5916">
        <w:rPr>
          <w:rFonts w:eastAsiaTheme="minorEastAsia"/>
        </w:rPr>
        <w:t xml:space="preserve"> The Kitchen</w:t>
      </w:r>
    </w:p>
    <w:p w14:paraId="163F1014" w14:textId="77777777" w:rsidR="004A5916" w:rsidRPr="004A5916" w:rsidRDefault="004A5916" w:rsidP="008D7604">
      <w:pPr>
        <w:rPr>
          <w:rFonts w:ascii=".AppleSystemUIFont" w:hAnsi=".AppleSystemUIFont"/>
        </w:rPr>
      </w:pPr>
      <w:r w:rsidRPr="004A5916">
        <w:t>"Okay, strategic planning is over," Patrick announced, standing up. "Who wants dinner?"</w:t>
      </w:r>
    </w:p>
    <w:p w14:paraId="0C588392" w14:textId="77777777" w:rsidR="004A5916" w:rsidRPr="004A5916" w:rsidRDefault="004A5916" w:rsidP="008D7604">
      <w:pPr>
        <w:rPr>
          <w:rFonts w:ascii=".AppleSystemUIFont" w:hAnsi=".AppleSystemUIFont"/>
        </w:rPr>
      </w:pPr>
      <w:r w:rsidRPr="004A5916">
        <w:t>Nichole’s stomach gave a small rumble. The wieners from lunch were long gone.</w:t>
      </w:r>
    </w:p>
    <w:p w14:paraId="3ABC2346" w14:textId="77777777" w:rsidR="004A5916" w:rsidRPr="004A5916" w:rsidRDefault="004A5916" w:rsidP="008D7604">
      <w:pPr>
        <w:rPr>
          <w:rFonts w:ascii=".AppleSystemUIFont" w:hAnsi=".AppleSystemUIFont"/>
        </w:rPr>
      </w:pPr>
      <w:r w:rsidRPr="004A5916">
        <w:t>"I'm thinking... classic New England," Patrick said, opening the pantry.</w:t>
      </w:r>
    </w:p>
    <w:p w14:paraId="5EA206D9" w14:textId="77777777" w:rsidR="004A5916" w:rsidRPr="004A5916" w:rsidRDefault="004A5916" w:rsidP="008D7604">
      <w:pPr>
        <w:rPr>
          <w:rFonts w:ascii=".AppleSystemUIFont" w:hAnsi=".AppleSystemUIFont"/>
        </w:rPr>
      </w:pPr>
      <w:r w:rsidRPr="004A5916">
        <w:t xml:space="preserve">He pulled out a jar of </w:t>
      </w:r>
      <w:r w:rsidRPr="004A5916">
        <w:rPr>
          <w:rFonts w:ascii=".SFUI-Semibold" w:hAnsi=".SFUI-Semibold"/>
          <w:b/>
          <w:bCs/>
        </w:rPr>
        <w:t>Marshmallow Fluff</w:t>
      </w:r>
      <w:r w:rsidRPr="004A5916">
        <w:t>.</w:t>
      </w:r>
    </w:p>
    <w:p w14:paraId="08EDAB8C" w14:textId="53BEB20B" w:rsidR="004A5916" w:rsidRPr="004A5916" w:rsidRDefault="004A5916" w:rsidP="008D7604">
      <w:pPr>
        <w:rPr>
          <w:rFonts w:ascii=".AppleSystemUIFont" w:hAnsi=".AppleSystemUIFont"/>
        </w:rPr>
      </w:pPr>
      <w:r w:rsidRPr="004A5916">
        <w:t xml:space="preserve">He pulled out a jar of </w:t>
      </w:r>
      <w:r w:rsidRPr="004A5916">
        <w:rPr>
          <w:rFonts w:ascii=".SFUI-Semibold" w:hAnsi=".SFUI-Semibold"/>
          <w:b/>
          <w:bCs/>
        </w:rPr>
        <w:t>Creamy Peanut Butter</w:t>
      </w:r>
      <w:r w:rsidRPr="004A5916">
        <w:t>.</w:t>
      </w:r>
    </w:p>
    <w:p w14:paraId="20DABEE0" w14:textId="77777777" w:rsidR="004A5916" w:rsidRPr="004A5916" w:rsidRDefault="004A5916" w:rsidP="008D7604">
      <w:pPr>
        <w:rPr>
          <w:rFonts w:ascii=".AppleSystemUIFont" w:hAnsi=".AppleSystemUIFont"/>
        </w:rPr>
      </w:pPr>
      <w:r w:rsidRPr="004A5916">
        <w:t>He pulled out a loaf of white bread.</w:t>
      </w:r>
    </w:p>
    <w:p w14:paraId="02D966E1" w14:textId="77777777" w:rsidR="004A5916" w:rsidRPr="004A5916" w:rsidRDefault="004A5916" w:rsidP="008D7604">
      <w:pPr>
        <w:rPr>
          <w:rFonts w:ascii=".AppleSystemUIFont" w:hAnsi=".AppleSystemUIFont"/>
        </w:rPr>
      </w:pPr>
      <w:r w:rsidRPr="004A5916">
        <w:t>"The Fluffernutter," Patrick declared.</w:t>
      </w:r>
    </w:p>
    <w:p w14:paraId="694C6E7F" w14:textId="77777777" w:rsidR="004A5916" w:rsidRPr="004A5916" w:rsidRDefault="004A5916" w:rsidP="008D7604">
      <w:pPr>
        <w:rPr>
          <w:rFonts w:ascii=".AppleSystemUIFont" w:hAnsi=".AppleSystemUIFont"/>
        </w:rPr>
      </w:pPr>
      <w:r w:rsidRPr="004A5916">
        <w:t>Technically, the purists in Rhode Island insisted on crunchy peanut butter to add texture to the marshmallow creme. But Patrick knew the reality of kitchen logistics: spreading crunchy peanut butter on soft white bread often tore the bread.</w:t>
      </w:r>
    </w:p>
    <w:p w14:paraId="3437F726" w14:textId="77777777" w:rsidR="004A5916" w:rsidRPr="004A5916" w:rsidRDefault="004A5916" w:rsidP="008D7604">
      <w:pPr>
        <w:rPr>
          <w:rFonts w:ascii=".AppleSystemUIFont" w:hAnsi=".AppleSystemUIFont"/>
        </w:rPr>
      </w:pPr>
      <w:r w:rsidRPr="004A5916">
        <w:t>Creamy peanut butter was the engineer's choice. Low friction. High structural integrity.</w:t>
      </w:r>
    </w:p>
    <w:p w14:paraId="621144B2" w14:textId="77777777" w:rsidR="004A5916" w:rsidRPr="004A5916" w:rsidRDefault="004A5916" w:rsidP="008D7604">
      <w:pPr>
        <w:rPr>
          <w:rFonts w:ascii=".AppleSystemUIFont" w:hAnsi=".AppleSystemUIFont"/>
        </w:rPr>
      </w:pPr>
      <w:r w:rsidRPr="004A5916">
        <w:t>He lined up four slices of bread.</w:t>
      </w:r>
    </w:p>
    <w:p w14:paraId="4B853CFA" w14:textId="56A12AC0" w:rsidR="004A5916" w:rsidRPr="008D7604" w:rsidRDefault="004A5916" w:rsidP="008D7604">
      <w:pPr>
        <w:pStyle w:val="ListParagraph"/>
        <w:numPr>
          <w:ilvl w:val="0"/>
          <w:numId w:val="19"/>
        </w:numPr>
        <w:rPr>
          <w:rFonts w:ascii=".AppleSystemUIFont" w:hAnsi=".AppleSystemUIFont"/>
        </w:rPr>
      </w:pPr>
      <w:r w:rsidRPr="008D7604">
        <w:rPr>
          <w:rFonts w:ascii=".SFUI-Semibold" w:hAnsi=".SFUI-Semibold"/>
          <w:b/>
          <w:bCs/>
        </w:rPr>
        <w:t>Step 1:</w:t>
      </w:r>
      <w:r w:rsidRPr="004A5916">
        <w:t xml:space="preserve"> Thick layer of peanut butter on one side (the structural base).</w:t>
      </w:r>
    </w:p>
    <w:p w14:paraId="51811444" w14:textId="2F593EC1" w:rsidR="004A5916" w:rsidRPr="008D7604" w:rsidRDefault="004A5916" w:rsidP="008D7604">
      <w:pPr>
        <w:pStyle w:val="ListParagraph"/>
        <w:numPr>
          <w:ilvl w:val="0"/>
          <w:numId w:val="19"/>
        </w:numPr>
        <w:rPr>
          <w:rFonts w:ascii=".AppleSystemUIFont" w:hAnsi=".AppleSystemUIFont"/>
        </w:rPr>
      </w:pPr>
      <w:r w:rsidRPr="008D7604">
        <w:rPr>
          <w:rFonts w:ascii=".SFUI-Semibold" w:hAnsi=".SFUI-Semibold"/>
          <w:b/>
          <w:bCs/>
        </w:rPr>
        <w:t>Step 2:</w:t>
      </w:r>
      <w:r w:rsidRPr="004A5916">
        <w:t xml:space="preserve"> A massive scoop of Marshmallow Fluff on the other side (the sweet, sticky glue).</w:t>
      </w:r>
    </w:p>
    <w:p w14:paraId="5FF35F8D" w14:textId="1BA8B1F1" w:rsidR="004A5916" w:rsidRPr="008D7604" w:rsidRDefault="004A5916" w:rsidP="008D7604">
      <w:pPr>
        <w:pStyle w:val="ListParagraph"/>
        <w:numPr>
          <w:ilvl w:val="0"/>
          <w:numId w:val="19"/>
        </w:numPr>
        <w:rPr>
          <w:rFonts w:ascii=".AppleSystemUIFont" w:hAnsi=".AppleSystemUIFont"/>
        </w:rPr>
      </w:pPr>
      <w:r w:rsidRPr="008D7604">
        <w:rPr>
          <w:rFonts w:ascii=".SFUI-Semibold" w:hAnsi=".SFUI-Semibold"/>
          <w:b/>
          <w:bCs/>
        </w:rPr>
        <w:t>Step 3:</w:t>
      </w:r>
      <w:r w:rsidRPr="004A5916">
        <w:t xml:space="preserve"> Merge.</w:t>
      </w:r>
    </w:p>
    <w:p w14:paraId="16A57ED0" w14:textId="77777777" w:rsidR="004A5916" w:rsidRPr="004A5916" w:rsidRDefault="004A5916" w:rsidP="008D7604">
      <w:pPr>
        <w:rPr>
          <w:rFonts w:ascii=".AppleSystemUIFont" w:hAnsi=".AppleSystemUIFont"/>
        </w:rPr>
      </w:pPr>
      <w:r w:rsidRPr="004A5916">
        <w:t>He sliced them diagonally—because sandwiches taste better that way—and placed them on plates.</w:t>
      </w:r>
    </w:p>
    <w:p w14:paraId="65FEBC30" w14:textId="77777777" w:rsidR="004A5916" w:rsidRPr="004A5916" w:rsidRDefault="004A5916" w:rsidP="008D7604">
      <w:pPr>
        <w:rPr>
          <w:rFonts w:ascii=".AppleSystemUIFont" w:hAnsi=".AppleSystemUIFont"/>
        </w:rPr>
      </w:pPr>
      <w:r w:rsidRPr="004A5916">
        <w:t>"Side dish," Patrick muttered, opening the crisper drawer. He pulled out two Granny Smith apples. He sliced them quickly. The tartness of the apple would cut through the intense sugar of the Fluff.</w:t>
      </w:r>
    </w:p>
    <w:p w14:paraId="78867A57" w14:textId="77777777" w:rsidR="004A5916" w:rsidRPr="004A5916" w:rsidRDefault="004A5916" w:rsidP="008D7604">
      <w:pPr>
        <w:rPr>
          <w:rFonts w:ascii=".AppleSystemUIFont" w:hAnsi=".AppleSystemUIFont"/>
        </w:rPr>
      </w:pPr>
      <w:r w:rsidRPr="004A5916">
        <w:t>Finally, he filled two tall glasses with filtered tap water from the fridge dispenser and added ice.</w:t>
      </w:r>
    </w:p>
    <w:p w14:paraId="5A1053F0" w14:textId="77777777" w:rsidR="004A5916" w:rsidRPr="004A5916" w:rsidRDefault="004A5916" w:rsidP="008D7604">
      <w:pPr>
        <w:rPr>
          <w:rFonts w:ascii=".AppleSystemUIFont" w:hAnsi=".AppleSystemUIFont"/>
        </w:rPr>
      </w:pPr>
      <w:r w:rsidRPr="004A5916">
        <w:t>He brought the plates to the island.</w:t>
      </w:r>
    </w:p>
    <w:p w14:paraId="3F711373" w14:textId="77777777" w:rsidR="004A5916" w:rsidRPr="004A5916" w:rsidRDefault="004A5916" w:rsidP="008D7604">
      <w:pPr>
        <w:rPr>
          <w:rFonts w:ascii=".AppleSystemUIFont" w:hAnsi=".AppleSystemUIFont"/>
        </w:rPr>
      </w:pPr>
      <w:r w:rsidRPr="004A5916">
        <w:t>Nichole looked at the sandwich. It was simple. It was sticky. It was childhood on a plate.</w:t>
      </w:r>
    </w:p>
    <w:p w14:paraId="700406E1" w14:textId="77777777" w:rsidR="004A5916" w:rsidRPr="004A5916" w:rsidRDefault="004A5916" w:rsidP="008D7604">
      <w:pPr>
        <w:rPr>
          <w:rFonts w:ascii=".AppleSystemUIFont" w:hAnsi=".AppleSystemUIFont"/>
        </w:rPr>
      </w:pPr>
      <w:r w:rsidRPr="004A5916">
        <w:t>She took a bite. The peanut butter stuck to the roof of her mouth, the Fluff was impossibly sweet, and the bread was soft.</w:t>
      </w:r>
    </w:p>
    <w:p w14:paraId="6588D95A" w14:textId="77777777" w:rsidR="004A5916" w:rsidRPr="004A5916" w:rsidRDefault="004A5916" w:rsidP="008D7604">
      <w:pPr>
        <w:rPr>
          <w:rFonts w:ascii=".AppleSystemUIFont" w:hAnsi=".AppleSystemUIFont"/>
        </w:rPr>
      </w:pPr>
      <w:r w:rsidRPr="004A5916">
        <w:t>She took a sip of the ice water to wash it down.</w:t>
      </w:r>
    </w:p>
    <w:p w14:paraId="4E073606" w14:textId="77777777" w:rsidR="004A5916" w:rsidRPr="004A5916" w:rsidRDefault="004A5916" w:rsidP="008D7604">
      <w:pPr>
        <w:rPr>
          <w:rFonts w:ascii=".AppleSystemUIFont" w:hAnsi=".AppleSystemUIFont"/>
        </w:rPr>
      </w:pPr>
      <w:r w:rsidRPr="004A5916">
        <w:lastRenderedPageBreak/>
        <w:t>She looked at Patrick, who was already demolishing his sandwich.</w:t>
      </w:r>
    </w:p>
    <w:p w14:paraId="05B06657" w14:textId="77777777" w:rsidR="004A5916" w:rsidRPr="004A5916" w:rsidRDefault="004A5916" w:rsidP="008D7604">
      <w:pPr>
        <w:rPr>
          <w:rFonts w:ascii=".AppleSystemUIFont" w:hAnsi=".AppleSystemUIFont"/>
        </w:rPr>
      </w:pPr>
      <w:r w:rsidRPr="004A5916">
        <w:t>They were sitting in their own kitchen, eating Fluffernutters, planning their joint takeover of the BSU curriculum.</w:t>
      </w:r>
    </w:p>
    <w:p w14:paraId="5B52C922" w14:textId="77777777" w:rsidR="004A5916" w:rsidRPr="004A5916" w:rsidRDefault="004A5916" w:rsidP="008D7604">
      <w:pPr>
        <w:rPr>
          <w:rFonts w:ascii=".AppleSystemUIFont" w:hAnsi=".AppleSystemUIFont"/>
        </w:rPr>
      </w:pPr>
      <w:r w:rsidRPr="004A5916">
        <w:t>She tapped the counter with her hand to get his attention.</w:t>
      </w:r>
    </w:p>
    <w:p w14:paraId="11FAF9AB" w14:textId="77777777" w:rsidR="004A5916" w:rsidRPr="004A5916" w:rsidRDefault="004A5916" w:rsidP="008D7604">
      <w:pPr>
        <w:rPr>
          <w:rFonts w:ascii=".AppleSystemUIFont" w:hAnsi=".AppleSystemUIFont"/>
        </w:rPr>
      </w:pPr>
      <w:r w:rsidRPr="004A5916">
        <w:rPr>
          <w:rFonts w:ascii=".SFUI-Semibold" w:hAnsi=".SFUI-Semibold"/>
          <w:b/>
          <w:bCs/>
        </w:rPr>
        <w:t>"GOOD. SANDWICH."</w:t>
      </w:r>
    </w:p>
    <w:p w14:paraId="6448C034" w14:textId="77777777" w:rsidR="004A5916" w:rsidRPr="004A5916" w:rsidRDefault="004A5916" w:rsidP="008D7604">
      <w:pPr>
        <w:rPr>
          <w:rFonts w:ascii=".AppleSystemUIFont" w:hAnsi=".AppleSystemUIFont"/>
        </w:rPr>
      </w:pPr>
      <w:r w:rsidRPr="004A5916">
        <w:t>"Creamy PB is the superior spreading medium," Patrick stated matter-of-factly. "Don't tell Mom."</w:t>
      </w:r>
    </w:p>
    <w:p w14:paraId="560275BD" w14:textId="77777777" w:rsidR="004A5916" w:rsidRPr="004A5916" w:rsidRDefault="004A5916" w:rsidP="008D7604">
      <w:pPr>
        <w:rPr>
          <w:rFonts w:ascii=".AppleSystemUIFont" w:hAnsi=".AppleSystemUIFont"/>
        </w:rPr>
      </w:pPr>
      <w:r w:rsidRPr="004A5916">
        <w:t>Nichole smiled.</w:t>
      </w:r>
    </w:p>
    <w:p w14:paraId="376BAE40" w14:textId="77777777" w:rsidR="004A5916" w:rsidRPr="004A5916" w:rsidRDefault="15D4B075" w:rsidP="008D7604">
      <w:pPr>
        <w:rPr>
          <w:rFonts w:ascii=".AppleSystemUIFont" w:hAnsi=".AppleSystemUIFont"/>
        </w:rPr>
      </w:pPr>
      <w:r w:rsidRPr="6CFD8102">
        <w:rPr>
          <w:rFonts w:ascii=".SFUI-Semibold" w:hAnsi=".SFUI-Semibold"/>
          <w:b/>
          <w:bCs/>
        </w:rPr>
        <w:t>"YOUR. SECRET. IS. SAFE."</w:t>
      </w:r>
    </w:p>
    <w:p w14:paraId="00F661D4" w14:textId="28536582" w:rsidR="004A5916" w:rsidRDefault="3F3DECBD" w:rsidP="6CFD8102">
      <w:pPr>
        <w:pStyle w:val="Heading4"/>
      </w:pPr>
      <w:r w:rsidRPr="6CFD8102">
        <w:t>Time: 10:30 PM Location: The Master Suite, Unit 404</w:t>
      </w:r>
    </w:p>
    <w:p w14:paraId="153DB97E" w14:textId="762DA36B" w:rsidR="004A5916" w:rsidRDefault="3F3DECBD" w:rsidP="6CFD8102">
      <w:r w:rsidRPr="6CFD8102">
        <w:t>The city outside the industrial windows was a grid of amber sodium lights and red taillights, but inside the loft, the world was quiet.</w:t>
      </w:r>
    </w:p>
    <w:p w14:paraId="33289D8B" w14:textId="024B9374" w:rsidR="004A5916" w:rsidRDefault="3F3DECBD" w:rsidP="6CFD8102">
      <w:r w:rsidRPr="6CFD8102">
        <w:t>"Shutdown sequence," Patrick announced softly.</w:t>
      </w:r>
    </w:p>
    <w:p w14:paraId="799BE65F" w14:textId="064B2F12" w:rsidR="004A5916" w:rsidRDefault="3F3DECBD" w:rsidP="6CFD8102">
      <w:r w:rsidRPr="6CFD8102">
        <w:t>He rolled Nichole into the master bathroom. The harsh fluorescent lights of their old life—the hospital bathrooms, the dorm evaluations—were gone. Here, the lighting was warm and dimmable.</w:t>
      </w:r>
    </w:p>
    <w:p w14:paraId="6DEED890" w14:textId="727B28AE" w:rsidR="004A5916" w:rsidRDefault="3F3DECBD" w:rsidP="6CFD8102">
      <w:r w:rsidRPr="6CFD8102">
        <w:t>The routine began with the biological necessities. Patrick lifted Nichole to the toilet, managing the mechanics of her body with practiced, respectful efficiency. He waited, leaning against the vanity, present and available. When she was finished, he attended to her hygiene, then reset the room.</w:t>
      </w:r>
    </w:p>
    <w:p w14:paraId="5BAB56B6" w14:textId="599166DE" w:rsidR="004A5916" w:rsidRDefault="3F3DECBD" w:rsidP="6CFD8102">
      <w:r w:rsidRPr="6CFD8102">
        <w:t>Then, he used the facilities himself. There was no shuffling in and out of the room. They were a single functional unit, operating in the same space without shame.</w:t>
      </w:r>
    </w:p>
    <w:p w14:paraId="11B19CB4" w14:textId="23D1D782" w:rsidR="004A5916" w:rsidRDefault="3F3DECBD" w:rsidP="6CFD8102">
      <w:pPr>
        <w:pStyle w:val="Heading4"/>
      </w:pPr>
      <w:r w:rsidRPr="6CFD8102">
        <w:t>Time: 10:45 PM Location: The Roll-In Shower</w:t>
      </w:r>
    </w:p>
    <w:p w14:paraId="00569C61" w14:textId="0E0404BC" w:rsidR="004A5916" w:rsidRDefault="3F3DECBD" w:rsidP="6CFD8102">
      <w:r w:rsidRPr="6CFD8102">
        <w:t>"Water temp," Patrick murmured, reaching for the single-handle lever. He found the sweet spot—hot enough to relax the muscles, cool enough not to scald.</w:t>
      </w:r>
    </w:p>
    <w:p w14:paraId="5B0A9E28" w14:textId="05CBCBBD" w:rsidR="004A5916" w:rsidRDefault="3F3DECBD" w:rsidP="6CFD8102">
      <w:r w:rsidRPr="6CFD8102">
        <w:t>He stripped Nichole of her day clothes, placing them in the hamper. Then, he stripped himself.</w:t>
      </w:r>
    </w:p>
    <w:p w14:paraId="281945CE" w14:textId="139B5278" w:rsidR="004A5916" w:rsidRDefault="3F3DECBD" w:rsidP="6CFD8102">
      <w:r w:rsidRPr="6CFD8102">
        <w:t>He wheeled the shower chair into the slate-tiled stall. The water rained down from the wide rainfall head.</w:t>
      </w:r>
    </w:p>
    <w:p w14:paraId="5F0E52BD" w14:textId="6F10BD8D" w:rsidR="004A5916" w:rsidRDefault="3F3DECBD" w:rsidP="6CFD8102">
      <w:r w:rsidRPr="6CFD8102">
        <w:lastRenderedPageBreak/>
        <w:t>Patrick stepped into the spray with her. He picked up the sponge and the body wash. He started with her shoulders, working down her back, washing away the sweat of the city and the stress of the day.</w:t>
      </w:r>
    </w:p>
    <w:p w14:paraId="5331CCD4" w14:textId="57402097" w:rsidR="004A5916" w:rsidRDefault="3F3DECBD" w:rsidP="6CFD8102">
      <w:r w:rsidRPr="6CFD8102">
        <w:t>"Arms up," he whispered. She complied, lifting her arms so he could wash her sides.</w:t>
      </w:r>
    </w:p>
    <w:p w14:paraId="0D664CE9" w14:textId="20E6DB16" w:rsidR="004A5916" w:rsidRDefault="3F3DECBD" w:rsidP="6CFD8102">
      <w:r w:rsidRPr="6CFD8102">
        <w:t>When she was clean, he didn't stop to dry her yet. He turned the sponge on himself, scrubbing his chest and arms, standing right there in the steam beside her.</w:t>
      </w:r>
    </w:p>
    <w:p w14:paraId="43B231BC" w14:textId="5D5DF61A" w:rsidR="004A5916" w:rsidRDefault="3F3DECBD" w:rsidP="6CFD8102">
      <w:r w:rsidRPr="6CFD8102">
        <w:t>It was the most efficient, honest moment of the day. No barriers. No hiding. Just two humans cleaning the machine.</w:t>
      </w:r>
    </w:p>
    <w:p w14:paraId="29DB16AE" w14:textId="68B93B40" w:rsidR="004A5916" w:rsidRDefault="3F3DECBD" w:rsidP="6CFD8102">
      <w:r w:rsidRPr="6CFD8102">
        <w:t>He turned off the water. The silence rushed back in, heavy and warm.</w:t>
      </w:r>
    </w:p>
    <w:p w14:paraId="0F694299" w14:textId="222FDEC9" w:rsidR="004A5916" w:rsidRDefault="3F3DECBD" w:rsidP="6CFD8102">
      <w:r w:rsidRPr="6CFD8102">
        <w:t>He grabbed the fluffy towels. He dried her gently—patting her skin dry to avoid irritation. He dried her hair. Then, he dried himself quickly.</w:t>
      </w:r>
    </w:p>
    <w:p w14:paraId="77C7A1E3" w14:textId="3B92EA49" w:rsidR="004A5916" w:rsidRDefault="3F3DECBD" w:rsidP="6CFD8102">
      <w:pPr>
        <w:pStyle w:val="Heading4"/>
      </w:pPr>
      <w:r w:rsidRPr="6CFD8102">
        <w:t>Time: 11:00 PM Location: The King Bed</w:t>
      </w:r>
    </w:p>
    <w:p w14:paraId="76859E44" w14:textId="04D38271" w:rsidR="004A5916" w:rsidRDefault="3F3DECBD" w:rsidP="6CFD8102">
      <w:r w:rsidRPr="6CFD8102">
        <w:t>Patrick dropped the towel. He didn't reach for the pajamas.</w:t>
      </w:r>
    </w:p>
    <w:p w14:paraId="4A8F7B1D" w14:textId="26DC5293" w:rsidR="004A5916" w:rsidRDefault="3F3DECBD" w:rsidP="6CFD8102">
      <w:r w:rsidRPr="6CFD8102">
        <w:t>He leaned down and scooped Nichole up from the shower chair. Her skin was warm and clean. Her muscles, relaxed by the hot water, were heavy and loose.</w:t>
      </w:r>
    </w:p>
    <w:p w14:paraId="16062B23" w14:textId="5AE5A155" w:rsidR="004A5916" w:rsidRDefault="3F3DECBD" w:rsidP="6CFD8102">
      <w:r w:rsidRPr="6CFD8102">
        <w:t>He carried her out of the bathroom and over to the massive King bed. He laid her down on the cool, smooth sheets.</w:t>
      </w:r>
    </w:p>
    <w:p w14:paraId="33F66F7A" w14:textId="637950F9" w:rsidR="004A5916" w:rsidRDefault="3F3DECBD" w:rsidP="6CFD8102">
      <w:r w:rsidRPr="6CFD8102">
        <w:t>He didn't have to wrestle with flannel pants. He didn't have to tug at twisted sleeves.</w:t>
      </w:r>
    </w:p>
    <w:p w14:paraId="4CB0B11F" w14:textId="20C75423" w:rsidR="004A5916" w:rsidRDefault="3F3DECBD" w:rsidP="6CFD8102">
      <w:r w:rsidRPr="6CFD8102">
        <w:t>He climbed in beside her. He pulled the heavy duvet up over both of them.</w:t>
      </w:r>
    </w:p>
    <w:p w14:paraId="1D3FEB5A" w14:textId="55BAE796" w:rsidR="004A5916" w:rsidRDefault="3F3DECBD" w:rsidP="6CFD8102">
      <w:r w:rsidRPr="6CFD8102">
        <w:t>Nichole shifted. Usually, this was the moment she braced herself—waiting for the fabric of her pajamas to catch on the sheets, triggering a spasm that would torque her hips.</w:t>
      </w:r>
    </w:p>
    <w:p w14:paraId="73CEB4CD" w14:textId="4379583D" w:rsidR="004A5916" w:rsidRDefault="3F3DECBD" w:rsidP="6CFD8102">
      <w:r w:rsidRPr="6CFD8102">
        <w:t>But there was no catch.</w:t>
      </w:r>
    </w:p>
    <w:p w14:paraId="3D97D572" w14:textId="2F1ABE88" w:rsidR="004A5916" w:rsidRDefault="3F3DECBD" w:rsidP="6CFD8102">
      <w:r w:rsidRPr="6CFD8102">
        <w:t>Her legs slid smoothly against the high-thread-count sheets. Her skin moved freely against his. There was zero friction.</w:t>
      </w:r>
    </w:p>
    <w:p w14:paraId="496E8DE7" w14:textId="0B0807ED" w:rsidR="004A5916" w:rsidRDefault="3F3DECBD" w:rsidP="6CFD8102">
      <w:r w:rsidRPr="6CFD8102">
        <w:t>Patrick settled in behind her, wrapping his left arm around her waist, pulling her back against his chest. He hooked his leg over hers, anchoring her lower body with his weight.</w:t>
      </w:r>
    </w:p>
    <w:p w14:paraId="1B274435" w14:textId="4365335D" w:rsidR="004A5916" w:rsidRDefault="3F3DECBD" w:rsidP="6CFD8102">
      <w:r w:rsidRPr="6CFD8102">
        <w:t>"Better?" Patrick whispered into the dark.</w:t>
      </w:r>
    </w:p>
    <w:p w14:paraId="72063D65" w14:textId="3D8D47F8" w:rsidR="004A5916" w:rsidRDefault="3F3DECBD" w:rsidP="6CFD8102">
      <w:r w:rsidRPr="6CFD8102">
        <w:t>Nichole let out a long breath. She didn't need the computer to answer. She took his hand—the one resting on her stomach—and gave it two slow squeezes. Yes.</w:t>
      </w:r>
    </w:p>
    <w:p w14:paraId="7A388E5C" w14:textId="675C51E3" w:rsidR="004A5916" w:rsidRDefault="3F3DECBD" w:rsidP="6CFD8102">
      <w:r w:rsidRPr="6CFD8102">
        <w:t>She felt the heat radiating from him. She felt the steady rise and fall of his breathing.</w:t>
      </w:r>
    </w:p>
    <w:p w14:paraId="1E53166C" w14:textId="02894468" w:rsidR="004A5916" w:rsidRDefault="3F3DECBD" w:rsidP="6CFD8102">
      <w:r w:rsidRPr="6CFD8102">
        <w:lastRenderedPageBreak/>
        <w:t>For the first time in years, she wasn't sleeping in "medical mode." She wasn't a patient being managed. She was just a girl, safe in the arms of the only person who truly knew her.</w:t>
      </w:r>
    </w:p>
    <w:p w14:paraId="6893F3AB" w14:textId="1D7EDA8B" w:rsidR="004A5916" w:rsidRDefault="3F3DECBD" w:rsidP="6CFD8102">
      <w:r w:rsidRPr="6CFD8102">
        <w:t>She closed her eyes. The fear of the spasm was gone. The fear of the institution was gone.</w:t>
      </w:r>
    </w:p>
    <w:p w14:paraId="05E585DE" w14:textId="58AD2F02" w:rsidR="004A5916" w:rsidRDefault="3F3DECBD" w:rsidP="6CFD8102">
      <w:r w:rsidRPr="6CFD8102">
        <w:t>She was safe. She was secure. And she was home.</w:t>
      </w:r>
    </w:p>
    <w:p w14:paraId="59371938" w14:textId="30567413" w:rsidR="004A5916" w:rsidRDefault="26C68E35" w:rsidP="6CFD8102">
      <w:pPr>
        <w:pStyle w:val="Heading2"/>
      </w:pPr>
      <w:r w:rsidRPr="6CFD8102">
        <w:t>Chapter 4: The Sync</w:t>
      </w:r>
    </w:p>
    <w:p w14:paraId="7E46DAC6" w14:textId="68CC89EF" w:rsidR="004A5916" w:rsidRDefault="26C68E35" w:rsidP="6CFD8102">
      <w:pPr>
        <w:pStyle w:val="Heading3"/>
      </w:pPr>
      <w:r w:rsidRPr="6CFD8102">
        <w:t>Part 1: The War Room</w:t>
      </w:r>
    </w:p>
    <w:p w14:paraId="66448083" w14:textId="2642A26E" w:rsidR="004A5916" w:rsidRDefault="26C68E35" w:rsidP="6CFD8102">
      <w:pPr>
        <w:pStyle w:val="Heading4"/>
      </w:pPr>
      <w:r w:rsidRPr="6CFD8102">
        <w:t>Date: May 15, 2004 Time: 8:55 AM Location: The Command Center, Unit 404</w:t>
      </w:r>
    </w:p>
    <w:p w14:paraId="426E8242" w14:textId="1AD73AC1" w:rsidR="004A5916" w:rsidRDefault="26C68E35" w:rsidP="6CFD8102">
      <w:r w:rsidRPr="6CFD8102">
        <w:t>The second bedroom of The Foundry Lofts looked like NASA Mission Control.</w:t>
      </w:r>
    </w:p>
    <w:p w14:paraId="1779FD2C" w14:textId="427C09BA" w:rsidR="004A5916" w:rsidRDefault="26C68E35" w:rsidP="6CFD8102">
      <w:r w:rsidRPr="6CFD8102">
        <w:t>Patrick sat at his desk, his fingers hovering over the keyboard. On his screen, the BSU Student Portal (Banner Web) was loaded, displaying the login screen.</w:t>
      </w:r>
    </w:p>
    <w:p w14:paraId="66601592" w14:textId="78A4D2C4" w:rsidR="004A5916" w:rsidRDefault="26C68E35" w:rsidP="6CFD8102">
      <w:r w:rsidRPr="6CFD8102">
        <w:t>Nichole was parked next to him under her custom cutout. Her Apex ConvertiBook was docked, and she had a second window open on her screen: The Official U.S. Naval Observatory Master Clock.</w:t>
      </w:r>
    </w:p>
    <w:p w14:paraId="35DEBF24" w14:textId="3165B171" w:rsidR="004A5916" w:rsidRDefault="26C68E35" w:rsidP="6CFD8102">
      <w:r w:rsidRPr="6CFD8102">
        <w:t>"Registration opens at 9:00:00 AM," Patrick said, his voice tense. "The server is going to crash. Every freshman in the state is trying to get the 'Good English Professor.' We have to be faster than the server."</w:t>
      </w:r>
    </w:p>
    <w:p w14:paraId="6AF7CA11" w14:textId="17EC2373" w:rsidR="004A5916" w:rsidRDefault="26C68E35" w:rsidP="6CFD8102">
      <w:r w:rsidRPr="6CFD8102">
        <w:t>Nichole tapped her screen.</w:t>
      </w:r>
    </w:p>
    <w:p w14:paraId="28B339FB" w14:textId="2BB27622" w:rsidR="004A5916" w:rsidRDefault="26C68E35" w:rsidP="6CFD8102">
      <w:r w:rsidRPr="6CFD8102">
        <w:t>"REFRESH. ON. MY. MARK."</w:t>
      </w:r>
    </w:p>
    <w:p w14:paraId="56A97BFF" w14:textId="0CF3A224" w:rsidR="004A5916" w:rsidRDefault="26C68E35" w:rsidP="6CFD8102">
      <w:r w:rsidRPr="6CFD8102">
        <w:t>They had the Course Reference Numbers (CRNs) written on a whiteboard on the wall, prioritized by "Scarcity."</w:t>
      </w:r>
    </w:p>
    <w:p w14:paraId="7D1CC8C6" w14:textId="69B05E83" w:rsidR="004A5916" w:rsidRDefault="26C68E35" w:rsidP="6CFD8102">
      <w:pPr>
        <w:pStyle w:val="ListParagraph"/>
        <w:numPr>
          <w:ilvl w:val="0"/>
          <w:numId w:val="11"/>
        </w:numPr>
        <w:rPr>
          <w:rFonts w:ascii="Aptos" w:eastAsia="Aptos" w:hAnsi="Aptos" w:cs="Aptos"/>
        </w:rPr>
      </w:pPr>
      <w:r w:rsidRPr="6CFD8102">
        <w:t>ENG 101 - Sec 04 (MWF 9:00 AM): The "Good Professor" (Prof. Harrison). High demand.</w:t>
      </w:r>
    </w:p>
    <w:p w14:paraId="5D7BC807" w14:textId="5D36D111" w:rsidR="004A5916" w:rsidRDefault="26C68E35" w:rsidP="6CFD8102">
      <w:pPr>
        <w:pStyle w:val="ListParagraph"/>
        <w:numPr>
          <w:ilvl w:val="0"/>
          <w:numId w:val="11"/>
        </w:numPr>
        <w:rPr>
          <w:rFonts w:ascii="Aptos" w:eastAsia="Aptos" w:hAnsi="Aptos" w:cs="Aptos"/>
        </w:rPr>
      </w:pPr>
      <w:r w:rsidRPr="6CFD8102">
        <w:t>PSY 101 - Sec 02 (MWF 11:00 AM): The large lecture hall. Easy to get into, but they needed the specific accessible seating block.</w:t>
      </w:r>
    </w:p>
    <w:p w14:paraId="6FEAA2B2" w14:textId="7C398A83" w:rsidR="004A5916" w:rsidRDefault="26C68E35" w:rsidP="6CFD8102">
      <w:pPr>
        <w:pStyle w:val="ListParagraph"/>
        <w:numPr>
          <w:ilvl w:val="0"/>
          <w:numId w:val="11"/>
        </w:numPr>
        <w:rPr>
          <w:rFonts w:ascii="Aptos" w:eastAsia="Aptos" w:hAnsi="Aptos" w:cs="Aptos"/>
        </w:rPr>
      </w:pPr>
      <w:r w:rsidRPr="6CFD8102">
        <w:t>HIS 110 - Sec 01 (TuTh 10:00 AM): Western Civ.</w:t>
      </w:r>
    </w:p>
    <w:p w14:paraId="3DE3E3BE" w14:textId="511409DE" w:rsidR="004A5916" w:rsidRDefault="26C68E35" w:rsidP="6CFD8102">
      <w:pPr>
        <w:pStyle w:val="ListParagraph"/>
        <w:numPr>
          <w:ilvl w:val="0"/>
          <w:numId w:val="11"/>
        </w:numPr>
        <w:rPr>
          <w:rFonts w:ascii="Aptos" w:eastAsia="Aptos" w:hAnsi="Aptos" w:cs="Aptos"/>
        </w:rPr>
      </w:pPr>
      <w:r w:rsidRPr="6CFD8102">
        <w:t>MATH 095 - Sec 03 (TuTh 1:00 PM): Pre-Algebra.</w:t>
      </w:r>
    </w:p>
    <w:p w14:paraId="6E47713F" w14:textId="55F2EF01" w:rsidR="004A5916" w:rsidRDefault="26C68E35" w:rsidP="6CFD8102">
      <w:r w:rsidRPr="6CFD8102">
        <w:t>Patrick looked at the math entry. He frowned.</w:t>
      </w:r>
    </w:p>
    <w:p w14:paraId="3E972B90" w14:textId="1CA9EBCF" w:rsidR="004A5916" w:rsidRDefault="26C68E35" w:rsidP="6CFD8102">
      <w:r w:rsidRPr="6CFD8102">
        <w:t>"I still think you should have tested out of 095," Patrick muttered. "You scored a near-perfect on the placement exam. You could be in Calculus."</w:t>
      </w:r>
    </w:p>
    <w:p w14:paraId="0C3FBA6E" w14:textId="6A5A4F49" w:rsidR="004A5916" w:rsidRDefault="26C68E35" w:rsidP="6CFD8102">
      <w:r w:rsidRPr="6CFD8102">
        <w:t>Nichole shook her head.</w:t>
      </w:r>
    </w:p>
    <w:p w14:paraId="1FBC981E" w14:textId="6F1FE6FE" w:rsidR="004A5916" w:rsidRDefault="26C68E35" w:rsidP="6CFD8102">
      <w:r w:rsidRPr="6CFD8102">
        <w:lastRenderedPageBreak/>
        <w:t>The placement test had indeed flagged her for advanced math. But Patrick... Patrick had tested into MATH 095: Developmental Pre-Algebra.</w:t>
      </w:r>
    </w:p>
    <w:p w14:paraId="1F284A43" w14:textId="73C6F3FD" w:rsidR="004A5916" w:rsidRDefault="26C68E35" w:rsidP="6CFD8102">
      <w:r w:rsidRPr="6CFD8102">
        <w:t>If Nichole took Calculus, she would be in a different building, at a different time. Patrick would be alone in Pre-Algebra, struggling with equations he hated, while worrying about where she was. She would be alone in a Calculus class with a stranger assigned to take notes for her.</w:t>
      </w:r>
    </w:p>
    <w:p w14:paraId="088655E2" w14:textId="6630561D" w:rsidR="004A5916" w:rsidRDefault="26C68E35" w:rsidP="6CFD8102">
      <w:r w:rsidRPr="6CFD8102">
        <w:t>She wasn't going to let that happen.</w:t>
      </w:r>
    </w:p>
    <w:p w14:paraId="60B72BA3" w14:textId="1C2420A3" w:rsidR="004A5916" w:rsidRDefault="26C68E35" w:rsidP="6CFD8102">
      <w:r w:rsidRPr="6CFD8102">
        <w:t>She tapped her screen.</w:t>
      </w:r>
    </w:p>
    <w:p w14:paraId="6625271D" w14:textId="76926F5C" w:rsidR="004A5916" w:rsidRDefault="26C68E35" w:rsidP="6CFD8102">
      <w:r w:rsidRPr="6CFD8102">
        <w:t>"NO. MAN. LEFT. BEHIND."</w:t>
      </w:r>
    </w:p>
    <w:p w14:paraId="11E16A91" w14:textId="7656AEC0" w:rsidR="004A5916" w:rsidRDefault="26C68E35" w:rsidP="6CFD8102">
      <w:r w:rsidRPr="6CFD8102">
        <w:t>She had intentionally waived her placement results to drop down to his level. She wasn't just his sister; she was his tutor.</w:t>
      </w:r>
    </w:p>
    <w:p w14:paraId="3AD7CD2F" w14:textId="2F1297A1" w:rsidR="004A5916" w:rsidRDefault="26C68E35" w:rsidP="6CFD8102">
      <w:r w:rsidRPr="6CFD8102">
        <w:t>"I. WILL. TEACH. YOU."</w:t>
      </w:r>
    </w:p>
    <w:p w14:paraId="698DC451" w14:textId="4BCB733D" w:rsidR="004A5916" w:rsidRDefault="26C68E35" w:rsidP="6CFD8102">
      <w:r w:rsidRPr="6CFD8102">
        <w:t>"Yeah, well, try not to laugh when I fail to solve for X," Patrick said, sweating slightly. "Math is my kryptonite."</w:t>
      </w:r>
    </w:p>
    <w:p w14:paraId="3F0B4CD5" w14:textId="438352A4" w:rsidR="004A5916" w:rsidRDefault="26C68E35" w:rsidP="6CFD8102">
      <w:r w:rsidRPr="6CFD8102">
        <w:t>Time: 8:59:50 AM</w:t>
      </w:r>
    </w:p>
    <w:p w14:paraId="05F73F4C" w14:textId="1BC582CA" w:rsidR="004A5916" w:rsidRDefault="26C68E35" w:rsidP="6CFD8102">
      <w:r w:rsidRPr="6CFD8102">
        <w:t>"Ten seconds," Patrick warned.</w:t>
      </w:r>
    </w:p>
    <w:p w14:paraId="15BD9706" w14:textId="29BE578E" w:rsidR="004A5916" w:rsidRDefault="26C68E35" w:rsidP="6CFD8102">
      <w:r w:rsidRPr="6CFD8102">
        <w:t>He had two browser tabs open—one logged in as him, one logged in as her.</w:t>
      </w:r>
    </w:p>
    <w:p w14:paraId="7AA67952" w14:textId="24D10AAA" w:rsidR="004A5916" w:rsidRDefault="26C68E35" w:rsidP="6CFD8102">
      <w:r w:rsidRPr="6CFD8102">
        <w:t>"5... 4... 3... 2... 1..."</w:t>
      </w:r>
    </w:p>
    <w:p w14:paraId="64465E37" w14:textId="19421134" w:rsidR="004A5916" w:rsidRDefault="26C68E35" w:rsidP="6CFD8102">
      <w:r w:rsidRPr="6CFD8102">
        <w:t>"MARK."</w:t>
      </w:r>
    </w:p>
    <w:p w14:paraId="649910C7" w14:textId="7944442A" w:rsidR="004A5916" w:rsidRDefault="26C68E35" w:rsidP="6CFD8102">
      <w:r w:rsidRPr="6CFD8102">
        <w:t>Patrick hit F5 on both keyboards simultaneously.</w:t>
      </w:r>
    </w:p>
    <w:p w14:paraId="15872467" w14:textId="24A65AB5" w:rsidR="004A5916" w:rsidRDefault="26C68E35" w:rsidP="6CFD8102">
      <w:r w:rsidRPr="6CFD8102">
        <w:t>The screens flashed white. The little loading icon spun.</w:t>
      </w:r>
    </w:p>
    <w:p w14:paraId="777B0954" w14:textId="50DB45D9" w:rsidR="004A5916" w:rsidRDefault="26C68E35" w:rsidP="6CFD8102">
      <w:r w:rsidRPr="6CFD8102">
        <w:t>Spin. Spin. Spin.</w:t>
      </w:r>
    </w:p>
    <w:p w14:paraId="01EB9C2D" w14:textId="6B5C763E" w:rsidR="004A5916" w:rsidRDefault="26C68E35" w:rsidP="6CFD8102">
      <w:r w:rsidRPr="6CFD8102">
        <w:t>"COME. ON."</w:t>
      </w:r>
    </w:p>
    <w:p w14:paraId="44DDFBD0" w14:textId="3917DD0A" w:rsidR="004A5916" w:rsidRDefault="26C68E35" w:rsidP="6CFD8102">
      <w:r w:rsidRPr="6CFD8102">
        <w:t>The page loaded. ADD/DROP CLASSES.</w:t>
      </w:r>
    </w:p>
    <w:p w14:paraId="7FFB62C4" w14:textId="7A442EAD" w:rsidR="004A5916" w:rsidRDefault="26C68E35" w:rsidP="6CFD8102">
      <w:r w:rsidRPr="6CFD8102">
        <w:t>Patrick’s fingers flew. He didn't search for classes. He typed the CRN codes directly into the "Quick Add" boxes.</w:t>
      </w:r>
    </w:p>
    <w:p w14:paraId="2B6A130C" w14:textId="6878403E" w:rsidR="004A5916" w:rsidRDefault="26C68E35" w:rsidP="6CFD8102">
      <w:r w:rsidRPr="6CFD8102">
        <w:t>10452. 10889. 11230. 10045.</w:t>
      </w:r>
    </w:p>
    <w:p w14:paraId="1D2CE834" w14:textId="5D7AF8F3" w:rsidR="004A5916" w:rsidRDefault="26C68E35" w:rsidP="6CFD8102">
      <w:r w:rsidRPr="6CFD8102">
        <w:t>He hit SUBMIT for Nichole first. Status: Registered.</w:t>
      </w:r>
    </w:p>
    <w:p w14:paraId="349CB507" w14:textId="2FC57423" w:rsidR="004A5916" w:rsidRDefault="26C68E35" w:rsidP="6CFD8102">
      <w:r w:rsidRPr="6CFD8102">
        <w:lastRenderedPageBreak/>
        <w:t>He switched to his tab. He typed the same numbers. He hit SUBMIT.</w:t>
      </w:r>
    </w:p>
    <w:p w14:paraId="159A832E" w14:textId="0F86487E" w:rsidR="004A5916" w:rsidRDefault="26C68E35" w:rsidP="6CFD8102">
      <w:r w:rsidRPr="6CFD8102">
        <w:t>Status: Registered.</w:t>
      </w:r>
    </w:p>
    <w:p w14:paraId="0BA6F7E5" w14:textId="6A920440" w:rsidR="004A5916" w:rsidRDefault="26C68E35" w:rsidP="6CFD8102">
      <w:r w:rsidRPr="6CFD8102">
        <w:t>Patrick slumped back in his chair, exhaling a massive breath.</w:t>
      </w:r>
    </w:p>
    <w:p w14:paraId="78AD65B8" w14:textId="0290B32E" w:rsidR="004A5916" w:rsidRDefault="26C68E35" w:rsidP="6CFD8102">
      <w:r w:rsidRPr="6CFD8102">
        <w:t>"We're in," he said. "Section 04 for English. Section 03 for Math. Same room. Same time."</w:t>
      </w:r>
    </w:p>
    <w:p w14:paraId="0E72A9BB" w14:textId="43BDC95B" w:rsidR="004A5916" w:rsidRDefault="26C68E35" w:rsidP="6CFD8102">
      <w:r w:rsidRPr="6CFD8102">
        <w:t>Nichole looked at the screen. The schedule was locked.</w:t>
      </w:r>
    </w:p>
    <w:p w14:paraId="0EBAC280" w14:textId="2BF8493F" w:rsidR="004A5916" w:rsidRDefault="26C68E35" w:rsidP="6CFD8102">
      <w:pPr>
        <w:pStyle w:val="ListParagraph"/>
        <w:numPr>
          <w:ilvl w:val="0"/>
          <w:numId w:val="10"/>
        </w:numPr>
      </w:pPr>
      <w:r w:rsidRPr="6CFD8102">
        <w:t>Monday/Wednesday/Friday:</w:t>
      </w:r>
    </w:p>
    <w:p w14:paraId="3D9B1716" w14:textId="3ABC39A3" w:rsidR="004A5916" w:rsidRDefault="26C68E35" w:rsidP="6CFD8102">
      <w:pPr>
        <w:pStyle w:val="ListParagraph"/>
        <w:numPr>
          <w:ilvl w:val="1"/>
          <w:numId w:val="10"/>
        </w:numPr>
        <w:rPr>
          <w:rFonts w:ascii="Aptos" w:eastAsia="Aptos" w:hAnsi="Aptos" w:cs="Aptos"/>
        </w:rPr>
      </w:pPr>
      <w:r w:rsidRPr="6CFD8102">
        <w:t>09:00 AM - 09:50 AM: English 101 (Prof. Harrison)</w:t>
      </w:r>
    </w:p>
    <w:p w14:paraId="3A21E3CB" w14:textId="23545AF0" w:rsidR="004A5916" w:rsidRDefault="26C68E35" w:rsidP="6CFD8102">
      <w:pPr>
        <w:pStyle w:val="ListParagraph"/>
        <w:numPr>
          <w:ilvl w:val="1"/>
          <w:numId w:val="10"/>
        </w:numPr>
        <w:rPr>
          <w:rFonts w:ascii="Aptos" w:eastAsia="Aptos" w:hAnsi="Aptos" w:cs="Aptos"/>
        </w:rPr>
      </w:pPr>
      <w:r w:rsidRPr="6CFD8102">
        <w:t>11:00 AM - 11:50 AM: Psychology 101 (Prof. Silva)</w:t>
      </w:r>
    </w:p>
    <w:p w14:paraId="6D28EC81" w14:textId="0199CD3B" w:rsidR="004A5916" w:rsidRDefault="26C68E35" w:rsidP="6CFD8102">
      <w:pPr>
        <w:pStyle w:val="ListParagraph"/>
        <w:numPr>
          <w:ilvl w:val="0"/>
          <w:numId w:val="10"/>
        </w:numPr>
      </w:pPr>
      <w:r w:rsidRPr="6CFD8102">
        <w:t>Tuesday/Thursday:</w:t>
      </w:r>
    </w:p>
    <w:p w14:paraId="32B45DB1" w14:textId="6E66DAEB" w:rsidR="004A5916" w:rsidRDefault="26C68E35" w:rsidP="6CFD8102">
      <w:pPr>
        <w:pStyle w:val="ListParagraph"/>
        <w:numPr>
          <w:ilvl w:val="1"/>
          <w:numId w:val="10"/>
        </w:numPr>
        <w:rPr>
          <w:rFonts w:ascii="Aptos" w:eastAsia="Aptos" w:hAnsi="Aptos" w:cs="Aptos"/>
        </w:rPr>
      </w:pPr>
      <w:r w:rsidRPr="6CFD8102">
        <w:t>10:00 AM - 11:15 AM: Western Civ (Prof. Dubois)</w:t>
      </w:r>
    </w:p>
    <w:p w14:paraId="2B5524BD" w14:textId="3DC83F2E" w:rsidR="004A5916" w:rsidRDefault="26C68E35" w:rsidP="6CFD8102">
      <w:pPr>
        <w:pStyle w:val="ListParagraph"/>
        <w:numPr>
          <w:ilvl w:val="1"/>
          <w:numId w:val="10"/>
        </w:numPr>
        <w:rPr>
          <w:rFonts w:ascii="Aptos" w:eastAsia="Aptos" w:hAnsi="Aptos" w:cs="Aptos"/>
        </w:rPr>
      </w:pPr>
      <w:r w:rsidRPr="6CFD8102">
        <w:t>01:00 PM - 02:15 PM: Pre-Algebra (Prof. Miller)</w:t>
      </w:r>
    </w:p>
    <w:p w14:paraId="05F8B0EB" w14:textId="4F773AF1" w:rsidR="004A5916" w:rsidRDefault="26C68E35" w:rsidP="6CFD8102">
      <w:r w:rsidRPr="6CFD8102">
        <w:t>It was a perfect "Block Schedule." No early mornings (before 9 AM). No late nights. And plenty of gaps for "Maintenance" (lunch, bathroom, rest).</w:t>
      </w:r>
    </w:p>
    <w:p w14:paraId="1D5E5ABB" w14:textId="6E392A46" w:rsidR="004A5916" w:rsidRDefault="26C68E35" w:rsidP="6CFD8102">
      <w:r w:rsidRPr="6CFD8102">
        <w:t>Patrick looked at the Math class again.</w:t>
      </w:r>
    </w:p>
    <w:p w14:paraId="60E03066" w14:textId="6F5AA6BC" w:rsidR="004A5916" w:rsidRDefault="26C68E35" w:rsidP="6CFD8102">
      <w:r w:rsidRPr="6CFD8102">
        <w:t>"You realize you're going to be bored out of your mind in Pre-Algebra, right?"</w:t>
      </w:r>
    </w:p>
    <w:p w14:paraId="7AF5B9A3" w14:textId="4E9B264A" w:rsidR="004A5916" w:rsidRDefault="26C68E35" w:rsidP="6CFD8102">
      <w:r w:rsidRPr="6CFD8102">
        <w:t>Nichole grinned. She typed quickly.</w:t>
      </w:r>
    </w:p>
    <w:p w14:paraId="2F9AF532" w14:textId="0FF55318" w:rsidR="004A5916" w:rsidRDefault="26C68E35" w:rsidP="6CFD8102">
      <w:r w:rsidRPr="6CFD8102">
        <w:t>"EASY. A. FOR. ME."</w:t>
      </w:r>
    </w:p>
    <w:p w14:paraId="2845A9EC" w14:textId="4CC41465" w:rsidR="004A5916" w:rsidRDefault="26C68E35" w:rsidP="6CFD8102">
      <w:r w:rsidRPr="6CFD8102">
        <w:t>She paused, then added:</w:t>
      </w:r>
    </w:p>
    <w:p w14:paraId="5021DD16" w14:textId="5A401ED7" w:rsidR="004A5916" w:rsidRDefault="26C68E35" w:rsidP="6CFD8102">
      <w:r w:rsidRPr="6CFD8102">
        <w:t>"AND. I. GET. TO. WATCH. YOU. SWEAT."</w:t>
      </w:r>
    </w:p>
    <w:p w14:paraId="4115C3A2" w14:textId="0D8F7B2F" w:rsidR="004A5916" w:rsidRDefault="26C68E35" w:rsidP="6CFD8102">
      <w:r w:rsidRPr="6CFD8102">
        <w:t>Patrick laughed, tossing a pen at her. "You're evil."</w:t>
      </w:r>
    </w:p>
    <w:p w14:paraId="7C06B758" w14:textId="269DAB0F" w:rsidR="004A5916" w:rsidRDefault="26C68E35" w:rsidP="6CFD8102">
      <w:r w:rsidRPr="6CFD8102">
        <w:t>"I. AM. EFFICIENT."</w:t>
      </w:r>
    </w:p>
    <w:p w14:paraId="14FDC5AE" w14:textId="3267FCA2" w:rsidR="32D25E79" w:rsidRDefault="32D25E79" w:rsidP="6CFD8102">
      <w:pPr>
        <w:spacing w:before="240" w:after="240"/>
      </w:pPr>
      <w:r w:rsidRPr="6CFD8102">
        <w:rPr>
          <w:rFonts w:ascii="Aptos" w:eastAsia="Aptos" w:hAnsi="Aptos" w:cs="Aptos"/>
        </w:rPr>
        <w:t>Patrick laughed at the "Efficient" comment, but the laughter faded quickly into something warmer. He looked at the screen, then at the girl sitting in the chair next to him.</w:t>
      </w:r>
    </w:p>
    <w:p w14:paraId="2F736DE7" w14:textId="2337A578" w:rsidR="32D25E79" w:rsidRDefault="32D25E79" w:rsidP="6CFD8102">
      <w:pPr>
        <w:spacing w:before="240" w:after="240"/>
      </w:pPr>
      <w:r w:rsidRPr="6CFD8102">
        <w:rPr>
          <w:rFonts w:ascii="Aptos" w:eastAsia="Aptos" w:hAnsi="Aptos" w:cs="Aptos"/>
        </w:rPr>
        <w:t>She had just voluntarily tanked her own academic placement—choosing to sit through a semester of basic algebra she could do in her sleep—just to make sure he didn't have to face his worst subject alone.</w:t>
      </w:r>
    </w:p>
    <w:p w14:paraId="3485ADAD" w14:textId="381A5936" w:rsidR="32D25E79" w:rsidRDefault="32D25E79" w:rsidP="6CFD8102">
      <w:r w:rsidRPr="6CFD8102">
        <w:t>She called it efficiency. He knew what it really was. It was loyalty.</w:t>
      </w:r>
    </w:p>
    <w:p w14:paraId="5A64C456" w14:textId="41D4CF33" w:rsidR="32D25E79" w:rsidRDefault="32D25E79" w:rsidP="6CFD8102">
      <w:r w:rsidRPr="6CFD8102">
        <w:t>"Come here, you evil genius," Patrick murmured.</w:t>
      </w:r>
    </w:p>
    <w:p w14:paraId="44D7D5E0" w14:textId="6AD4B159" w:rsidR="32D25E79" w:rsidRDefault="32D25E79" w:rsidP="6CFD8102">
      <w:r w:rsidRPr="6CFD8102">
        <w:lastRenderedPageBreak/>
        <w:t>He leaned over the armrest of his chair. He didn't just pat her on the shoulder. He wrapped both arms around her, pulling her upper body toward him.</w:t>
      </w:r>
    </w:p>
    <w:p w14:paraId="7C630B67" w14:textId="276A36AF" w:rsidR="32D25E79" w:rsidRDefault="32D25E79" w:rsidP="6CFD8102">
      <w:r w:rsidRPr="6CFD8102">
        <w:t>Nichole melted into the hug. She buried her face in the crook of his neck, breathing in the scent of his deodorant and the faint metallic smell of the computer tower humming under the desk.</w:t>
      </w:r>
    </w:p>
    <w:p w14:paraId="3D2266C0" w14:textId="0A5FB9F9" w:rsidR="32D25E79" w:rsidRDefault="32D25E79" w:rsidP="6CFD8102">
      <w:r w:rsidRPr="6CFD8102">
        <w:t>He squeezed her tight—tight enough to register as deep pressure input, tight enough to make her feel the solid reality of his presence.</w:t>
      </w:r>
    </w:p>
    <w:p w14:paraId="06DA55A9" w14:textId="57CDA47E" w:rsidR="32D25E79" w:rsidRDefault="32D25E79" w:rsidP="6CFD8102">
      <w:r w:rsidRPr="6CFD8102">
        <w:t>"Thank you," Patrick whispered into her hair. "For the math. For the plan. For everything."</w:t>
      </w:r>
    </w:p>
    <w:p w14:paraId="57BE56D0" w14:textId="40E1F15B" w:rsidR="32D25E79" w:rsidRDefault="32D25E79" w:rsidP="6CFD8102">
      <w:r w:rsidRPr="6CFD8102">
        <w:t>Nichole closed her eyes. She felt his arms anchoring her. This was the fuel. The wieners and the apartment and the subway pass were all logistics. This—this absolute, crushing, protective love—was the energy source.</w:t>
      </w:r>
    </w:p>
    <w:p w14:paraId="72BDE594" w14:textId="1D8760FA" w:rsidR="32D25E79" w:rsidRDefault="32D25E79" w:rsidP="6CFD8102">
      <w:r w:rsidRPr="6CFD8102">
        <w:t>She squeezed him back as hard as her spastic muscles would allow, pressing her cheek against his shoulder.</w:t>
      </w:r>
    </w:p>
    <w:p w14:paraId="731D115B" w14:textId="76481D41" w:rsidR="32D25E79" w:rsidRDefault="32D25E79" w:rsidP="6CFD8102">
      <w:r w:rsidRPr="6CFD8102">
        <w:t>She didn't need to type "I love you." The hug said it all.</w:t>
      </w:r>
    </w:p>
    <w:p w14:paraId="65B267D0" w14:textId="7C1AEF11" w:rsidR="32D25E79" w:rsidRDefault="32D25E79" w:rsidP="6CFD8102">
      <w:r w:rsidRPr="6CFD8102">
        <w:t>They stayed like that for a long moment, the registration screen glowing blue in the background, two soldiers in the war against the world, taking a minute to just be brother and sister.</w:t>
      </w:r>
    </w:p>
    <w:p w14:paraId="275E5B97" w14:textId="1FD003C6" w:rsidR="32D25E79" w:rsidRDefault="32D25E79" w:rsidP="6CFD8102">
      <w:r w:rsidRPr="6CFD8102">
        <w:t>Patrick finally pulled back, grinning. He wiped a smudge of dust off her cheek.</w:t>
      </w:r>
    </w:p>
    <w:p w14:paraId="21DA8940" w14:textId="5695B8C1" w:rsidR="32D25E79" w:rsidRDefault="32D25E79" w:rsidP="6CFD8102">
      <w:r w:rsidRPr="6CFD8102">
        <w:t>"Alright, Math Tutor," Patrick said, spinning his chair back to his desk. "We have four months until classes start. Teach me how to solve for X, and maybe I'll make you another Fluffernutter."</w:t>
      </w:r>
    </w:p>
    <w:p w14:paraId="3ADCF114" w14:textId="5CABAC65" w:rsidR="32D25E79" w:rsidRDefault="32D25E79" w:rsidP="6CFD8102">
      <w:r w:rsidRPr="6CFD8102">
        <w:t>Nichole smirked. She tapped her screen.</w:t>
      </w:r>
    </w:p>
    <w:p w14:paraId="72B27CD7" w14:textId="39AA0971" w:rsidR="32D25E79" w:rsidRDefault="32D25E79" w:rsidP="6CFD8102">
      <w:r w:rsidRPr="6CFD8102">
        <w:t>"DEAL."</w:t>
      </w:r>
    </w:p>
    <w:p w14:paraId="7572AE45" w14:textId="25C51B58" w:rsidR="01EFE793" w:rsidRDefault="01EFE793" w:rsidP="6CFD8102">
      <w:pPr>
        <w:spacing w:before="240" w:after="240"/>
      </w:pPr>
      <w:r w:rsidRPr="6CFD8102">
        <w:rPr>
          <w:rFonts w:ascii="Aptos" w:eastAsia="Aptos" w:hAnsi="Aptos" w:cs="Aptos"/>
        </w:rPr>
        <w:t>Patrick pulled back from the hug, but he didn't let go of her shoulders. He looked at her—really looked at her.</w:t>
      </w:r>
    </w:p>
    <w:p w14:paraId="1AEC76B4" w14:textId="3530C2F0" w:rsidR="01EFE793" w:rsidRDefault="01EFE793" w:rsidP="6CFD8102">
      <w:r w:rsidRPr="6CFD8102">
        <w:t>For eighteen years, the world had told him that caring for her was a burden. That it was a sacrifice. That he was "losing his childhood."</w:t>
      </w:r>
    </w:p>
    <w:p w14:paraId="54D3EA29" w14:textId="63249637" w:rsidR="01EFE793" w:rsidRDefault="01EFE793" w:rsidP="6CFD8102">
      <w:r w:rsidRPr="6CFD8102">
        <w:t>But looking at the registration screen—seeing that she had deliberately chosen to sit through a remedial math class just to protect him from feeling stupid—he knew the truth.</w:t>
      </w:r>
    </w:p>
    <w:p w14:paraId="32A3103D" w14:textId="73F44F74" w:rsidR="01EFE793" w:rsidRDefault="01EFE793" w:rsidP="6CFD8102">
      <w:r w:rsidRPr="6CFD8102">
        <w:t>She wasn't his burden. She was his shield.</w:t>
      </w:r>
    </w:p>
    <w:p w14:paraId="31E48B62" w14:textId="70C97826" w:rsidR="01EFE793" w:rsidRDefault="01EFE793" w:rsidP="6CFD8102">
      <w:r w:rsidRPr="6CFD8102">
        <w:lastRenderedPageBreak/>
        <w:t>He brushed a stray lock of hair behind her ear, his thumb resting gently on her cheekbone.</w:t>
      </w:r>
    </w:p>
    <w:p w14:paraId="257CD154" w14:textId="572349FC" w:rsidR="01EFE793" w:rsidRDefault="01EFE793" w:rsidP="6CFD8102">
      <w:r w:rsidRPr="6CFD8102">
        <w:t>"Hey, Nikki?" Patrick whispered, his voice thick.</w:t>
      </w:r>
    </w:p>
    <w:p w14:paraId="5C5421D1" w14:textId="398838E0" w:rsidR="01EFE793" w:rsidRDefault="01EFE793" w:rsidP="6CFD8102">
      <w:r w:rsidRPr="6CFD8102">
        <w:t>Nichole blinked, looking up at him with those wide, intelligent eyes.</w:t>
      </w:r>
    </w:p>
    <w:p w14:paraId="28FD813A" w14:textId="1E4ACD67" w:rsidR="01EFE793" w:rsidRDefault="01EFE793" w:rsidP="6CFD8102">
      <w:r w:rsidRPr="6CFD8102">
        <w:t>"I love you," Patrick said.</w:t>
      </w:r>
    </w:p>
    <w:p w14:paraId="164FDF81" w14:textId="75F5C392" w:rsidR="01EFE793" w:rsidRDefault="01EFE793" w:rsidP="6CFD8102">
      <w:r w:rsidRPr="6CFD8102">
        <w:t>It wasn't a casual "love ya" tossed over a shoulder. It was heavy. It was the kind of "I love you" that meant I would walk through fire for you. I would carry you until my back breaks. I would never, ever leave you behind.</w:t>
      </w:r>
    </w:p>
    <w:p w14:paraId="1AE41C5D" w14:textId="7C4A14A1" w:rsidR="01EFE793" w:rsidRDefault="01EFE793" w:rsidP="6CFD8102">
      <w:r w:rsidRPr="6CFD8102">
        <w:t>Nichole felt a warmth bloom in her chest that had nothing to do with the summer heat.</w:t>
      </w:r>
    </w:p>
    <w:p w14:paraId="61AAA212" w14:textId="7E13E694" w:rsidR="01EFE793" w:rsidRDefault="01EFE793" w:rsidP="6CFD8102">
      <w:r w:rsidRPr="6CFD8102">
        <w:t>She didn't nod. She didn't smile. She reached for her mouse.</w:t>
      </w:r>
    </w:p>
    <w:p w14:paraId="3A7B5EEC" w14:textId="1BA15BEF" w:rsidR="01EFE793" w:rsidRDefault="01EFE793" w:rsidP="6CFD8102">
      <w:r w:rsidRPr="6CFD8102">
        <w:t>She needed the words to be precise. She navigated to her CORE VOCABULARY page. She found the pronouns. She found the verbs.</w:t>
      </w:r>
    </w:p>
    <w:p w14:paraId="2237F615" w14:textId="2114149D" w:rsidR="01EFE793" w:rsidRDefault="01EFE793" w:rsidP="6CFD8102">
      <w:r w:rsidRPr="6CFD8102">
        <w:t>She clicked.</w:t>
      </w:r>
    </w:p>
    <w:p w14:paraId="2939B9F3" w14:textId="5B966B2A" w:rsidR="01EFE793" w:rsidRDefault="01EFE793" w:rsidP="6CFD8102">
      <w:r w:rsidRPr="6CFD8102">
        <w:t>"I. LOVE. YOU. TOO."</w:t>
      </w:r>
    </w:p>
    <w:p w14:paraId="0CE5D55A" w14:textId="74E118F7" w:rsidR="01EFE793" w:rsidRDefault="01EFE793" w:rsidP="6CFD8102">
      <w:r w:rsidRPr="6CFD8102">
        <w:t>The synthetic voice was flat and robotic, but in the quiet of the loft, it sounded like a choir.</w:t>
      </w:r>
    </w:p>
    <w:p w14:paraId="43F90706" w14:textId="0F3ABDCC" w:rsidR="01EFE793" w:rsidRDefault="01EFE793" w:rsidP="6CFD8102">
      <w:r w:rsidRPr="6CFD8102">
        <w:t>Patrick smiled—a real, crooked, teary-eyed smile. He leaned forward and kissed her forehead.</w:t>
      </w:r>
    </w:p>
    <w:p w14:paraId="0CD9863B" w14:textId="0E43540A" w:rsidR="01EFE793" w:rsidRDefault="01EFE793" w:rsidP="6CFD8102">
      <w:r w:rsidRPr="6CFD8102">
        <w:t>"Okay," Patrick sniffed, clearing his throat and turning back to his monitors. "Enough mushy stuff. We have a semester to plan."</w:t>
      </w:r>
    </w:p>
    <w:p w14:paraId="45D52D27" w14:textId="7FB9355D" w:rsidR="01EFE793" w:rsidRDefault="01EFE793" w:rsidP="6CFD8102">
      <w:r w:rsidRPr="6CFD8102">
        <w:t>Nichole watched him type. She tapped her screen one last time, just for herself.</w:t>
      </w:r>
    </w:p>
    <w:p w14:paraId="2D572696" w14:textId="3C4381D2" w:rsidR="01EFE793" w:rsidRDefault="01EFE793" w:rsidP="6CFD8102">
      <w:r w:rsidRPr="6CFD8102">
        <w:t>"FOREVER."</w:t>
      </w:r>
    </w:p>
    <w:p w14:paraId="37EB03EF" w14:textId="44D7D992" w:rsidR="2D4E7471" w:rsidRDefault="2D4E7471" w:rsidP="6CFD8102">
      <w:pPr>
        <w:pStyle w:val="Heading4"/>
      </w:pPr>
      <w:r w:rsidRPr="6CFD8102">
        <w:t>Date: May 15, 2004 Time: 9:30 AM Location: The Command Center, Unit 404</w:t>
      </w:r>
    </w:p>
    <w:p w14:paraId="535A4E71" w14:textId="5188F5EF" w:rsidR="2D4E7471" w:rsidRDefault="2D4E7471" w:rsidP="6CFD8102">
      <w:r w:rsidRPr="6CFD8102">
        <w:t>The words "I. LOVE. YOU. TOO." and "FOREVER." were still lingering in the air, heavier and more permanent than the concrete walls of the loft.</w:t>
      </w:r>
    </w:p>
    <w:p w14:paraId="59C2B877" w14:textId="14321B5D" w:rsidR="2D4E7471" w:rsidRDefault="2D4E7471" w:rsidP="6CFD8102">
      <w:r w:rsidRPr="6CFD8102">
        <w:t>In that silence, a silent treaty was signed.</w:t>
      </w:r>
    </w:p>
    <w:p w14:paraId="5CDB8D0A" w14:textId="72739C49" w:rsidR="2D4E7471" w:rsidRDefault="2D4E7471" w:rsidP="6CFD8102">
      <w:r w:rsidRPr="6CFD8102">
        <w:t>Patrick looked at the semester schedule on his screen. Between the engineering labs, the shared Gen-Ed classes, the grocery runs, the laundry cycles, the bathroom transfers, the shower routines, and the nightly "shutdown sequence," there were no white spaces left in the calendar.</w:t>
      </w:r>
    </w:p>
    <w:p w14:paraId="53011405" w14:textId="7F3249B2" w:rsidR="2D4E7471" w:rsidRDefault="2D4E7471" w:rsidP="6CFD8102">
      <w:r w:rsidRPr="6CFD8102">
        <w:t>And looking at it, he realized he didn't want there to be.</w:t>
      </w:r>
    </w:p>
    <w:p w14:paraId="3BBF8B5B" w14:textId="052981EA" w:rsidR="2D4E7471" w:rsidRDefault="2D4E7471" w:rsidP="6CFD8102">
      <w:r w:rsidRPr="6CFD8102">
        <w:lastRenderedPageBreak/>
        <w:t>The world expected him to be a "normal" college guy. To go to mixers at the Student Union. To flirt with girls in the cafeteria. To bring someone home on a Friday night.</w:t>
      </w:r>
    </w:p>
    <w:p w14:paraId="3FF3896E" w14:textId="67C298D6" w:rsidR="2D4E7471" w:rsidRDefault="2D4E7471" w:rsidP="6CFD8102">
      <w:r w:rsidRPr="6CFD8102">
        <w:t>But Patrick played the scenario out in his engineer's brain.</w:t>
      </w:r>
    </w:p>
    <w:p w14:paraId="3ADB3798" w14:textId="76D47D51" w:rsidR="2D4E7471" w:rsidRDefault="2D4E7471" w:rsidP="6CFD8102">
      <w:pPr>
        <w:pStyle w:val="ListParagraph"/>
        <w:numPr>
          <w:ilvl w:val="0"/>
          <w:numId w:val="8"/>
        </w:numPr>
        <w:rPr>
          <w:rFonts w:ascii="Aptos" w:eastAsia="Aptos" w:hAnsi="Aptos" w:cs="Aptos"/>
          <w:i/>
          <w:iCs/>
        </w:rPr>
      </w:pPr>
      <w:r w:rsidRPr="6CFD8102">
        <w:t>Step 1: Bring girl home.</w:t>
      </w:r>
    </w:p>
    <w:p w14:paraId="41A648E7" w14:textId="7AA50B7B" w:rsidR="2D4E7471" w:rsidRDefault="2D4E7471" w:rsidP="6CFD8102">
      <w:pPr>
        <w:pStyle w:val="ListParagraph"/>
        <w:numPr>
          <w:ilvl w:val="0"/>
          <w:numId w:val="8"/>
        </w:numPr>
        <w:rPr>
          <w:rFonts w:ascii="Aptos" w:eastAsia="Aptos" w:hAnsi="Aptos" w:cs="Aptos"/>
          <w:i/>
          <w:iCs/>
        </w:rPr>
      </w:pPr>
      <w:r w:rsidRPr="6CFD8102">
        <w:t>Step 2: Explain why his sister sleeps in his bed.</w:t>
      </w:r>
    </w:p>
    <w:p w14:paraId="048DB352" w14:textId="7DC58062" w:rsidR="2D4E7471" w:rsidRDefault="2D4E7471" w:rsidP="6CFD8102">
      <w:pPr>
        <w:pStyle w:val="ListParagraph"/>
        <w:numPr>
          <w:ilvl w:val="0"/>
          <w:numId w:val="8"/>
        </w:numPr>
        <w:rPr>
          <w:rFonts w:ascii="Aptos" w:eastAsia="Aptos" w:hAnsi="Aptos" w:cs="Aptos"/>
          <w:i/>
          <w:iCs/>
        </w:rPr>
      </w:pPr>
      <w:r w:rsidRPr="6CFD8102">
        <w:t>Step 3: Interrupt the date to carry his sister to the toilet.</w:t>
      </w:r>
    </w:p>
    <w:p w14:paraId="79A90DB3" w14:textId="779138BF" w:rsidR="2D4E7471" w:rsidRDefault="2D4E7471" w:rsidP="6CFD8102">
      <w:pPr>
        <w:pStyle w:val="ListParagraph"/>
        <w:numPr>
          <w:ilvl w:val="0"/>
          <w:numId w:val="8"/>
        </w:numPr>
        <w:rPr>
          <w:rFonts w:ascii="Aptos" w:eastAsia="Aptos" w:hAnsi="Aptos" w:cs="Aptos"/>
          <w:i/>
          <w:iCs/>
        </w:rPr>
      </w:pPr>
      <w:r w:rsidRPr="6CFD8102">
        <w:t>Step 4: Watch the girl look at them with that mix of horror and pity.</w:t>
      </w:r>
    </w:p>
    <w:p w14:paraId="0BA57479" w14:textId="218DBB54" w:rsidR="2D4E7471" w:rsidRDefault="2D4E7471" w:rsidP="6CFD8102">
      <w:r w:rsidRPr="6CFD8102">
        <w:t>He shook his head. He had no interest in auditioning for someone else's approval. He had a full-time job. He was the CEO, the Chief Engineer, and the Head of Security for Bennett Dynamics. The position was filled.</w:t>
      </w:r>
    </w:p>
    <w:p w14:paraId="65432079" w14:textId="36B5FB4F" w:rsidR="2D4E7471" w:rsidRDefault="2D4E7471" w:rsidP="6CFD8102">
      <w:r w:rsidRPr="6CFD8102">
        <w:t>"You know," Patrick said, closing the browser tab for the 'Freshman Mixer' event that had popped up. "We're going to be pretty busy this fall. I don't think I'm going to have time for the social circuit."</w:t>
      </w:r>
    </w:p>
    <w:p w14:paraId="7EDCAB6E" w14:textId="5557C5BB" w:rsidR="2D4E7471" w:rsidRDefault="2D4E7471" w:rsidP="6CFD8102">
      <w:r w:rsidRPr="6CFD8102">
        <w:t>Nichole looked at him. She knew exactly what he was saying.</w:t>
      </w:r>
    </w:p>
    <w:p w14:paraId="1A267B09" w14:textId="4FC483E2" w:rsidR="2D4E7471" w:rsidRDefault="2D4E7471" w:rsidP="6CFD8102">
      <w:r w:rsidRPr="6CFD8102">
        <w:t>She thought about the last twenty-four hours. She thought about the shower—Patrick standing there naked, washing her back with zero hesitation. She thought about the sofa—lying across his lap, his hand on her hip, feeling safer than she had ever felt in her life.</w:t>
      </w:r>
    </w:p>
    <w:p w14:paraId="213FF0AA" w14:textId="676C99FA" w:rsidR="2D4E7471" w:rsidRDefault="2D4E7471" w:rsidP="6CFD8102">
      <w:r w:rsidRPr="6CFD8102">
        <w:t>If she brought a boyfriend into this equation, he would demand boundaries. He would tell her it was "weird" to cuddle with her brother. He would demand that she hire a stranger to help her in the bathroom so Patrick "didn't have to."</w:t>
      </w:r>
    </w:p>
    <w:p w14:paraId="0956BC4C" w14:textId="620575C9" w:rsidR="2D4E7471" w:rsidRDefault="2D4E7471" w:rsidP="6CFD8102">
      <w:r w:rsidRPr="6CFD8102">
        <w:t>He would try to "fix" them.</w:t>
      </w:r>
    </w:p>
    <w:p w14:paraId="189E9CBF" w14:textId="515354C6" w:rsidR="071249CE" w:rsidRDefault="071249CE" w:rsidP="6CFD8102">
      <w:r w:rsidRPr="6CFD8102">
        <w:t>Or worse: he might try to be the hero.</w:t>
      </w:r>
    </w:p>
    <w:p w14:paraId="2663C195" w14:textId="5AC60072" w:rsidR="071249CE" w:rsidRDefault="071249CE" w:rsidP="6CFD8102">
      <w:r w:rsidRPr="6CFD8102">
        <w:t>A cold chill ran down her spine as she imagined a well-meaning boyfriend trying to "take over" Patrick’s duties. She imagined a stranger trying to lift her without knowing her balance points, dropping her on the floor. She imagined someone trying to handle her spasticity with force instead of leverage, bruising her legs. She imagined someone forgetting to check for pressure sores because they were "too shy," leaving her to develop an ulcer that could put her in the hospital.</w:t>
      </w:r>
    </w:p>
    <w:p w14:paraId="3CF964E9" w14:textId="67567550" w:rsidR="071249CE" w:rsidRDefault="071249CE" w:rsidP="6CFD8102">
      <w:r w:rsidRPr="6CFD8102">
        <w:t>He would try to "fix" them. And in doing so, he would break her.</w:t>
      </w:r>
    </w:p>
    <w:p w14:paraId="01792624" w14:textId="48D506FC" w:rsidR="071249CE" w:rsidRDefault="071249CE" w:rsidP="6CFD8102">
      <w:r w:rsidRPr="6CFD8102">
        <w:t>No romantic suitor would ever understand that her intimacy with Patrick wasn't sexual—it was survival. It was a level of trust that a boyfriend of three weeks—or three years—could never earn. Patrick didn't just love her; he was calibrated to her.</w:t>
      </w:r>
    </w:p>
    <w:p w14:paraId="39955B5C" w14:textId="38050F1D" w:rsidR="071249CE" w:rsidRDefault="071249CE" w:rsidP="6CFD8102">
      <w:r w:rsidRPr="6CFD8102">
        <w:lastRenderedPageBreak/>
        <w:t>She didn't want a boyfriend. She wanted her brother.</w:t>
      </w:r>
    </w:p>
    <w:p w14:paraId="5487E7A2" w14:textId="1A761363" w:rsidR="071249CE" w:rsidRDefault="071249CE" w:rsidP="6CFD8102">
      <w:r w:rsidRPr="6CFD8102">
        <w:t>She looked at the empty third chair in the room—a hypothetical space for an outsider.</w:t>
      </w:r>
    </w:p>
    <w:p w14:paraId="5197C80F" w14:textId="6B299EF2" w:rsidR="071249CE" w:rsidRDefault="071249CE" w:rsidP="6CFD8102">
      <w:r w:rsidRPr="6CFD8102">
        <w:t>She reached for her mouse.</w:t>
      </w:r>
    </w:p>
    <w:p w14:paraId="27BEC129" w14:textId="23C15F2C" w:rsidR="2D4E7471" w:rsidRDefault="2D4E7471" w:rsidP="6CFD8102">
      <w:r w:rsidRPr="6CFD8102">
        <w:t>"JUST. US."</w:t>
      </w:r>
    </w:p>
    <w:p w14:paraId="6DDAB137" w14:textId="16782DDD" w:rsidR="2D4E7471" w:rsidRDefault="2D4E7471" w:rsidP="6CFD8102">
      <w:r w:rsidRPr="6CFD8102">
        <w:t>Patrick looked at the screen. He nodded, a look of profound relief washing over his face. The pressure to perform "normalcy" was gone.</w:t>
      </w:r>
    </w:p>
    <w:p w14:paraId="6907525C" w14:textId="2AA6ABAD" w:rsidR="2D4E7471" w:rsidRDefault="2D4E7471" w:rsidP="6CFD8102">
      <w:r w:rsidRPr="6CFD8102">
        <w:t>"Just us," Patrick agreed. "The Closed Loop."</w:t>
      </w:r>
    </w:p>
    <w:p w14:paraId="47210AD5" w14:textId="0D7BA371" w:rsidR="2D4E7471" w:rsidRDefault="2D4E7471" w:rsidP="6CFD8102">
      <w:r w:rsidRPr="6CFD8102">
        <w:t>He reached out and fist-bumped her gently.</w:t>
      </w:r>
    </w:p>
    <w:p w14:paraId="59114023" w14:textId="069B4F73" w:rsidR="2D4E7471" w:rsidRDefault="2D4E7471" w:rsidP="6CFD8102">
      <w:r w:rsidRPr="6CFD8102">
        <w:t>"No dates. No drama. No explaining ourselves to strangers. We focus on the degree, and we focus on the Machine."</w:t>
      </w:r>
    </w:p>
    <w:p w14:paraId="25497B4F" w14:textId="70CD012E" w:rsidR="2D4E7471" w:rsidRDefault="2D4E7471" w:rsidP="6CFD8102">
      <w:r w:rsidRPr="6CFD8102">
        <w:t>Nichole smiled. It wasn't a tragic vow of celibacy. It was a declaration of independence. They had everything they needed right here in Unit 404.</w:t>
      </w:r>
    </w:p>
    <w:p w14:paraId="6CD42D4E" w14:textId="37BDDD28" w:rsidR="2D4E7471" w:rsidRDefault="2D4E7471" w:rsidP="6CFD8102">
      <w:r w:rsidRPr="6CFD8102">
        <w:t>She tapped her screen one last time to seal the deal.</w:t>
      </w:r>
    </w:p>
    <w:p w14:paraId="1A74C959" w14:textId="54E94AC3" w:rsidR="2D4E7471" w:rsidRDefault="2D4E7471" w:rsidP="6CFD8102">
      <w:r w:rsidRPr="6CFD8102">
        <w:t>"BENNETT. PARTY. OF. TWO."</w:t>
      </w:r>
    </w:p>
    <w:p w14:paraId="1A7FF002" w14:textId="329199B5" w:rsidR="2D4E7471" w:rsidRDefault="2D4E7471" w:rsidP="6CFD8102">
      <w:r w:rsidRPr="6CFD8102">
        <w:t>Patrick grinned, spinning his chair back to the monitors.</w:t>
      </w:r>
    </w:p>
    <w:p w14:paraId="273B3CE6" w14:textId="7DA873EF" w:rsidR="2D4E7471" w:rsidRDefault="2D4E7471" w:rsidP="6CFD8102">
      <w:r w:rsidRPr="6CFD8102">
        <w:t>"Party of two, confirmed. Now... let's look up the syllabus for that Pre-Algebra class. If I have to solve for X, I'm going to need a head start."</w:t>
      </w:r>
    </w:p>
    <w:p w14:paraId="5FEC237B" w14:textId="2A5377F1" w:rsidR="76053F86" w:rsidRDefault="76053F86" w:rsidP="6CFD8102">
      <w:pPr>
        <w:pStyle w:val="Heading2"/>
      </w:pPr>
      <w:r w:rsidRPr="6CFD8102">
        <w:t>Chapter 5: The Fortress Test</w:t>
      </w:r>
    </w:p>
    <w:p w14:paraId="608D2F8B" w14:textId="081FE0AA" w:rsidR="76053F86" w:rsidRDefault="76053F86" w:rsidP="6CFD8102">
      <w:pPr>
        <w:pStyle w:val="Heading3"/>
      </w:pPr>
      <w:r w:rsidRPr="6CFD8102">
        <w:t>Part 1: The Severed Link</w:t>
      </w:r>
    </w:p>
    <w:p w14:paraId="386398DF" w14:textId="5C15A57B" w:rsidR="76053F86" w:rsidRDefault="76053F86" w:rsidP="6CFD8102">
      <w:pPr>
        <w:pStyle w:val="Heading4"/>
      </w:pPr>
      <w:r w:rsidRPr="6CFD8102">
        <w:t>Date: July 15, 2004 Time: 4:30 PM Location: The Living Room, Unit 404</w:t>
      </w:r>
    </w:p>
    <w:p w14:paraId="4013537C" w14:textId="2E60F9C5" w:rsidR="76053F86" w:rsidRDefault="76053F86" w:rsidP="6CFD8102">
      <w:r w:rsidRPr="6CFD8102">
        <w:t>The summer of 2004 had been hot and humid, but the humidity broke with violence.</w:t>
      </w:r>
    </w:p>
    <w:p w14:paraId="124C8C3E" w14:textId="53371AB8" w:rsidR="76053F86" w:rsidRDefault="76053F86" w:rsidP="6CFD8102">
      <w:r w:rsidRPr="6CFD8102">
        <w:t>A severe coastal low—a "Nor'easter" with a tropical attitude—had parked itself over Narragansett Bay. For the last four hours, rain hadn't just fallen; it had been driven horizontally against the massive industrial windows of The Foundry Lofts.</w:t>
      </w:r>
    </w:p>
    <w:p w14:paraId="31A9B1F1" w14:textId="01EC73D1" w:rsidR="76053F86" w:rsidRDefault="76053F86" w:rsidP="6CFD8102">
      <w:r w:rsidRPr="6CFD8102">
        <w:t>Patrick stood at the window, his hand pressed against the cool brick.</w:t>
      </w:r>
    </w:p>
    <w:p w14:paraId="0954E955" w14:textId="2E4C024D" w:rsidR="76053F86" w:rsidRDefault="76053F86" w:rsidP="6CFD8102">
      <w:r w:rsidRPr="6CFD8102">
        <w:t>Down below, Foundry Square was gone. The street had vanished under six inches of churning, brown water. The drains were backed up, overwhelmed by the deluge.</w:t>
      </w:r>
    </w:p>
    <w:p w14:paraId="209FE02F" w14:textId="170E8D57" w:rsidR="76053F86" w:rsidRDefault="76053F86" w:rsidP="6CFD8102">
      <w:r w:rsidRPr="6CFD8102">
        <w:t>"Look at that," Patrick murmured. "The intersection is a lake."</w:t>
      </w:r>
    </w:p>
    <w:p w14:paraId="5537261C" w14:textId="77138406" w:rsidR="76053F86" w:rsidRDefault="76053F86" w:rsidP="6CFD8102">
      <w:r w:rsidRPr="6CFD8102">
        <w:lastRenderedPageBreak/>
        <w:t>Nichole sat on the sofa, her convertible laptop balanced on her knees. She was monitoring the BTA Service Alert page.</w:t>
      </w:r>
    </w:p>
    <w:p w14:paraId="04458F9E" w14:textId="660267D9" w:rsidR="76053F86" w:rsidRDefault="76053F86" w:rsidP="6CFD8102">
      <w:r w:rsidRPr="6CFD8102">
        <w:t>Usually, the website was a comforting grid of green "ON TIME" indicators. Today, it was a wall of red.</w:t>
      </w:r>
    </w:p>
    <w:p w14:paraId="64175EED" w14:textId="5A8EF278" w:rsidR="76053F86" w:rsidRDefault="76053F86" w:rsidP="6CFD8102">
      <w:r w:rsidRPr="6CFD8102">
        <w:t>ALERT: SEVERE FLOODING. BLUE LINE: SUSPENDED. RED LINE: SUSPENDED. BUS SERVICE: SUSPENDED.</w:t>
      </w:r>
    </w:p>
    <w:p w14:paraId="6B6DE6F7" w14:textId="4019D744" w:rsidR="76053F86" w:rsidRDefault="76053F86" w:rsidP="6CFD8102">
      <w:r w:rsidRPr="6CFD8102">
        <w:t>Then, the final notification flashed across the screen.</w:t>
      </w:r>
    </w:p>
    <w:p w14:paraId="3F909582" w14:textId="31F40192" w:rsidR="76053F86" w:rsidRDefault="76053F86" w:rsidP="6CFD8102">
      <w:r w:rsidRPr="6CFD8102">
        <w:t>THE BRAXTON LINK: FLOODGATES ACTIVATED. SYSTEM SEALED.</w:t>
      </w:r>
    </w:p>
    <w:p w14:paraId="035709C4" w14:textId="4E7E3B8B" w:rsidR="76053F86" w:rsidRDefault="76053F86" w:rsidP="6CFD8102">
      <w:r w:rsidRPr="6CFD8102">
        <w:t>Nichole looked up. She felt a strange, primal ping of anxiety. The Link—their umbilical cord to the university, the grocery store, and the world—was physically shutting down.</w:t>
      </w:r>
    </w:p>
    <w:p w14:paraId="1B9C6345" w14:textId="4D2757F5" w:rsidR="76053F86" w:rsidRDefault="76053F86" w:rsidP="6CFD8102">
      <w:r w:rsidRPr="6CFD8102">
        <w:t>She tapped her screen.</w:t>
      </w:r>
    </w:p>
    <w:p w14:paraId="0F7AB543" w14:textId="556654F8" w:rsidR="76053F86" w:rsidRDefault="76053F86" w:rsidP="6CFD8102">
      <w:r w:rsidRPr="6CFD8102">
        <w:t>"THEY. CLOSED. THE. GATES?"</w:t>
      </w:r>
    </w:p>
    <w:p w14:paraId="1BA33A5B" w14:textId="3FD1C728" w:rsidR="76053F86" w:rsidRDefault="76053F86" w:rsidP="6CFD8102">
      <w:r w:rsidRPr="6CFD8102">
        <w:t>"Yeah," Patrick said, turning away from the window. "The basement entrances. They have heavy steel doors that roll down to stop the subway tunnels from flooding. Once those drop, we are cut off."</w:t>
      </w:r>
    </w:p>
    <w:p w14:paraId="68BDD5CF" w14:textId="08A08570" w:rsidR="76053F86" w:rsidRDefault="76053F86" w:rsidP="6CFD8102">
      <w:r w:rsidRPr="6CFD8102">
        <w:t>He looked at the heavy steel door of their apartment.</w:t>
      </w:r>
    </w:p>
    <w:p w14:paraId="2A15474B" w14:textId="302D9BAE" w:rsidR="76053F86" w:rsidRDefault="76053F86" w:rsidP="6CFD8102">
      <w:r w:rsidRPr="6CFD8102">
        <w:t>"We can't go down to the basement. We can't go out to the street. The ferry is definitely grounded."</w:t>
      </w:r>
    </w:p>
    <w:p w14:paraId="2B6D9B9B" w14:textId="74FC62CD" w:rsidR="76053F86" w:rsidRDefault="76053F86" w:rsidP="6CFD8102">
      <w:r w:rsidRPr="6CFD8102">
        <w:t>He walked over to the sofa and sat down next to her.</w:t>
      </w:r>
    </w:p>
    <w:p w14:paraId="1BE95C48" w14:textId="61950E37" w:rsidR="76053F86" w:rsidRDefault="76053F86" w:rsidP="6CFD8102">
      <w:r w:rsidRPr="6CFD8102">
        <w:t xml:space="preserve">"We are officially an island, </w:t>
      </w:r>
      <w:r w:rsidR="157E1926" w:rsidRPr="6CFD8102">
        <w:t>Nikki</w:t>
      </w:r>
      <w:r w:rsidRPr="6CFD8102">
        <w:t>."</w:t>
      </w:r>
    </w:p>
    <w:p w14:paraId="3A160A0A" w14:textId="63203CB7" w:rsidR="76053F86" w:rsidRDefault="76053F86" w:rsidP="6CFD8102">
      <w:pPr>
        <w:pStyle w:val="Heading3"/>
      </w:pPr>
      <w:r w:rsidRPr="6CFD8102">
        <w:t>Part 2: The Siege</w:t>
      </w:r>
    </w:p>
    <w:p w14:paraId="2CDBF1E6" w14:textId="439204CC" w:rsidR="76053F86" w:rsidRDefault="76053F86" w:rsidP="6CFD8102">
      <w:pPr>
        <w:pStyle w:val="Heading4"/>
      </w:pPr>
      <w:r w:rsidRPr="6CFD8102">
        <w:t>Time: 5:15 PM Location: The Kitchen</w:t>
      </w:r>
    </w:p>
    <w:p w14:paraId="3D567983" w14:textId="6EB1DEC0" w:rsidR="76053F86" w:rsidRDefault="76053F86" w:rsidP="6CFD8102">
      <w:r w:rsidRPr="6CFD8102">
        <w:t>The wind howled outside, rattling the panes of glass. It was a terrifying sound, the kind that made you acutely aware of how fragile human structures usually were.</w:t>
      </w:r>
    </w:p>
    <w:p w14:paraId="785C6BAA" w14:textId="035706CD" w:rsidR="76053F86" w:rsidRDefault="76053F86" w:rsidP="6CFD8102">
      <w:r w:rsidRPr="6CFD8102">
        <w:t>But Unit 404 didn't feel fragile. It felt like a tank.</w:t>
      </w:r>
    </w:p>
    <w:p w14:paraId="517E2D4E" w14:textId="7FC32620" w:rsidR="76053F86" w:rsidRDefault="76053F86" w:rsidP="6CFD8102">
      <w:r w:rsidRPr="6CFD8102">
        <w:t>"Situation Report," Patrick announced, opening the pantry.</w:t>
      </w:r>
    </w:p>
    <w:p w14:paraId="1D12F4D7" w14:textId="772A317D" w:rsidR="76053F86" w:rsidRDefault="76053F86" w:rsidP="6CFD8102">
      <w:r w:rsidRPr="6CFD8102">
        <w:t>"We have power," he noted, glancing at the microwave clock. "Though the lights have flickered twice. We are on the fourth floor, so we are forty feet above the floodwaters. We are dry. We are temperature controlled."</w:t>
      </w:r>
    </w:p>
    <w:p w14:paraId="011F4D68" w14:textId="3D33BE92" w:rsidR="76053F86" w:rsidRDefault="76053F86" w:rsidP="6CFD8102">
      <w:r w:rsidRPr="6CFD8102">
        <w:lastRenderedPageBreak/>
        <w:t>He looked at the shelves.</w:t>
      </w:r>
    </w:p>
    <w:p w14:paraId="1CD7F06B" w14:textId="20B30607" w:rsidR="76053F86" w:rsidRDefault="76053F86" w:rsidP="6CFD8102">
      <w:r w:rsidRPr="6CFD8102">
        <w:t>"We have four boxes of pasta. Two jars of sauce. A full loaf of bread. Peanut butter. Marshmallow creme."</w:t>
      </w:r>
    </w:p>
    <w:p w14:paraId="499A931D" w14:textId="4D14480F" w:rsidR="76053F86" w:rsidRDefault="76053F86" w:rsidP="6CFD8102">
      <w:r w:rsidRPr="6CFD8102">
        <w:t>He opened the fridge. "And the filtered water pitcher is full."</w:t>
      </w:r>
    </w:p>
    <w:p w14:paraId="7AF34A1C" w14:textId="6CB10FF7" w:rsidR="76053F86" w:rsidRDefault="76053F86" w:rsidP="6CFD8102">
      <w:r w:rsidRPr="6CFD8102">
        <w:t>Nichole looked around the loft. In Portsmouth, a storm like this meant panic. It meant worrying about the sump pump in the basement. It meant worrying about a tree falling on the power lines and cutting off her air conditioning.</w:t>
      </w:r>
    </w:p>
    <w:p w14:paraId="78BC0CD4" w14:textId="1AE9C8CC" w:rsidR="76053F86" w:rsidRDefault="76053F86" w:rsidP="6CFD8102">
      <w:r w:rsidRPr="6CFD8102">
        <w:t>But here? The Foundry was built of brick and reinforced concrete. The power lines were buried underground in the city grid.</w:t>
      </w:r>
    </w:p>
    <w:p w14:paraId="05D2C8DD" w14:textId="6B027007" w:rsidR="76053F86" w:rsidRDefault="76053F86" w:rsidP="6CFD8102">
      <w:r w:rsidRPr="6CFD8102">
        <w:t>She realized that being "trapped" wasn't a problem if you didn't want to go anywhere.</w:t>
      </w:r>
    </w:p>
    <w:p w14:paraId="183FE510" w14:textId="5A15F003" w:rsidR="76053F86" w:rsidRDefault="76053F86" w:rsidP="6CFD8102">
      <w:r w:rsidRPr="6CFD8102">
        <w:t>She reached for her mouse.</w:t>
      </w:r>
    </w:p>
    <w:p w14:paraId="2FCC3988" w14:textId="373640ED" w:rsidR="76053F86" w:rsidRDefault="76053F86" w:rsidP="6CFD8102">
      <w:r w:rsidRPr="6CFD8102">
        <w:t>"WE. HAVE. THE. HIGH. GROUND."</w:t>
      </w:r>
    </w:p>
    <w:p w14:paraId="0C2FABF9" w14:textId="10B04F63" w:rsidR="76053F86" w:rsidRDefault="76053F86" w:rsidP="6CFD8102">
      <w:r w:rsidRPr="6CFD8102">
        <w:t>"Exactly," Patrick grinned. "The wizard would be proud."</w:t>
      </w:r>
    </w:p>
    <w:p w14:paraId="5DE47A86" w14:textId="5FDA5FD7" w:rsidR="76053F86" w:rsidRDefault="76053F86" w:rsidP="6CFD8102">
      <w:pPr>
        <w:pStyle w:val="Heading3"/>
      </w:pPr>
      <w:r w:rsidRPr="6CFD8102">
        <w:t>Part 3: The Watch</w:t>
      </w:r>
    </w:p>
    <w:p w14:paraId="24DB5B32" w14:textId="0FFBD315" w:rsidR="76053F86" w:rsidRDefault="76053F86" w:rsidP="6CFD8102">
      <w:pPr>
        <w:pStyle w:val="Heading4"/>
      </w:pPr>
      <w:r w:rsidRPr="6CFD8102">
        <w:t>Time: 6:30 PM Location: The Living Room</w:t>
      </w:r>
    </w:p>
    <w:p w14:paraId="038A7276" w14:textId="6982A022" w:rsidR="76053F86" w:rsidRDefault="76053F86" w:rsidP="6CFD8102">
      <w:r w:rsidRPr="6CFD8102">
        <w:t>The sky outside turned a bruised, dark purple as evening set in. The rain was relentless.</w:t>
      </w:r>
    </w:p>
    <w:p w14:paraId="1C3F839E" w14:textId="0FCB23F6" w:rsidR="76053F86" w:rsidRDefault="76053F86" w:rsidP="6CFD8102">
      <w:r w:rsidRPr="6CFD8102">
        <w:t>Patrick had pulled the "Emergency Bin" out of the closet—just in case. A heavy-duty lantern, a crank radio, and extra batteries. He set them on the coffee table.</w:t>
      </w:r>
    </w:p>
    <w:p w14:paraId="0FABF307" w14:textId="61DEC35D" w:rsidR="76053F86" w:rsidRDefault="76053F86" w:rsidP="6CFD8102">
      <w:r w:rsidRPr="6CFD8102">
        <w:t>"Just in case the grid goes down," Patrick said. "But so far, the juice is flowing."</w:t>
      </w:r>
    </w:p>
    <w:p w14:paraId="0B0C9D61" w14:textId="38E1ACFA" w:rsidR="76053F86" w:rsidRDefault="76053F86" w:rsidP="6CFD8102">
      <w:r w:rsidRPr="6CFD8102">
        <w:t>He sat back on the sofa. Nichole was already there, tucked under the throw blanket.</w:t>
      </w:r>
    </w:p>
    <w:p w14:paraId="6EB0924C" w14:textId="03BCE728" w:rsidR="76053F86" w:rsidRDefault="76053F86" w:rsidP="6CFD8102">
      <w:r w:rsidRPr="6CFD8102">
        <w:t>"You know," Patrick said, watching the rain lash the window. "If we were in the dorms right now, we'd be freaking out. The cafeteria would be closed. We'd be stuck in a tiny room with a roommate we hated."</w:t>
      </w:r>
    </w:p>
    <w:p w14:paraId="1B688AC7" w14:textId="3E8F3155" w:rsidR="76053F86" w:rsidRDefault="76053F86" w:rsidP="6CFD8102">
      <w:r w:rsidRPr="6CFD8102">
        <w:t>Nichole nodded. She imagined being stuck at that college in the woods in a storm—isolated, power out, freezing.</w:t>
      </w:r>
    </w:p>
    <w:p w14:paraId="59C834E6" w14:textId="69B1C87E" w:rsidR="76053F86" w:rsidRDefault="76053F86" w:rsidP="6CFD8102">
      <w:r w:rsidRPr="6CFD8102">
        <w:t>Here, they were warm.</w:t>
      </w:r>
    </w:p>
    <w:p w14:paraId="3DC93B0E" w14:textId="50CF3247" w:rsidR="76053F86" w:rsidRDefault="76053F86" w:rsidP="6CFD8102">
      <w:r w:rsidRPr="6CFD8102">
        <w:t>She nudged Patrick’s leg with her foot.</w:t>
      </w:r>
    </w:p>
    <w:p w14:paraId="68DB96CB" w14:textId="5C10F793" w:rsidR="76053F86" w:rsidRDefault="76053F86" w:rsidP="6CFD8102">
      <w:r w:rsidRPr="6CFD8102">
        <w:t>"MOVIE. MARATHON?"</w:t>
      </w:r>
    </w:p>
    <w:p w14:paraId="1D38315B" w14:textId="7E276532" w:rsidR="76053F86" w:rsidRDefault="76053F86" w:rsidP="6CFD8102">
      <w:r w:rsidRPr="6CFD8102">
        <w:t>Patrick smiled. He grabbed the remote.</w:t>
      </w:r>
    </w:p>
    <w:p w14:paraId="67EFEF65" w14:textId="7D030FCC" w:rsidR="76053F86" w:rsidRDefault="76053F86" w:rsidP="6CFD8102">
      <w:r w:rsidRPr="6CFD8102">
        <w:lastRenderedPageBreak/>
        <w:t>"I think this is a 'Space Opera Sequel' kind of night. The ice planet feels appropriate."</w:t>
      </w:r>
    </w:p>
    <w:p w14:paraId="4CCDC591" w14:textId="246F9927" w:rsidR="76053F86" w:rsidRDefault="76053F86" w:rsidP="6CFD8102">
      <w:r w:rsidRPr="6CFD8102">
        <w:t>He hit play. The familiar fanfare blared.</w:t>
      </w:r>
    </w:p>
    <w:p w14:paraId="07EE506A" w14:textId="41C8EAEB" w:rsidR="76053F86" w:rsidRDefault="76053F86" w:rsidP="6CFD8102">
      <w:r w:rsidRPr="6CFD8102">
        <w:t>Outside, the city was drowning. The subway was dark. The streets were rivers.</w:t>
      </w:r>
    </w:p>
    <w:p w14:paraId="14D2C098" w14:textId="108CDBB3" w:rsidR="76053F86" w:rsidRDefault="76053F86" w:rsidP="6CFD8102">
      <w:r w:rsidRPr="6CFD8102">
        <w:t>But inside Unit 404, the Closed Loop was holding. They had food. They had power. They had the fourth floor.</w:t>
      </w:r>
    </w:p>
    <w:p w14:paraId="64A4B844" w14:textId="0151685D" w:rsidR="76053F86" w:rsidRDefault="76053F86" w:rsidP="6CFD8102">
      <w:r w:rsidRPr="6CFD8102">
        <w:t>And most importantly, they had the absolute certainty that no matter how high the water got, they weren't facing it alone.</w:t>
      </w:r>
    </w:p>
    <w:p w14:paraId="3F68CB4A" w14:textId="47DA47F4" w:rsidR="76053F86" w:rsidRDefault="76053F86" w:rsidP="6CFD8102">
      <w:r w:rsidRPr="6CFD8102">
        <w:t>Nichole snuggled into Patrick’s side, resting her head on his shoulder as the opening crawl began.</w:t>
      </w:r>
    </w:p>
    <w:p w14:paraId="238BF8CA" w14:textId="2955E372" w:rsidR="76053F86" w:rsidRDefault="76053F86" w:rsidP="6CFD8102">
      <w:r w:rsidRPr="6CFD8102">
        <w:t>"LET. IT. RAIN," she thought. "WE. ARE. IRONCLAD."</w:t>
      </w:r>
    </w:p>
    <w:p w14:paraId="661F41DC" w14:textId="0BF0DE83" w:rsidR="4272671E" w:rsidRDefault="4272671E" w:rsidP="6CFD8102">
      <w:pPr>
        <w:pStyle w:val="Heading3"/>
      </w:pPr>
      <w:r w:rsidRPr="6CFD8102">
        <w:t>Part 4: The All-Clear</w:t>
      </w:r>
    </w:p>
    <w:p w14:paraId="2399D168" w14:textId="447FCDC2" w:rsidR="4272671E" w:rsidRDefault="4272671E" w:rsidP="6CFD8102">
      <w:pPr>
        <w:pStyle w:val="Heading4"/>
      </w:pPr>
      <w:r w:rsidRPr="6CFD8102">
        <w:t>Date: July 16, 2004 Time: 11:45 PM Location: The Living Room, Unit 404</w:t>
      </w:r>
    </w:p>
    <w:p w14:paraId="6B0FB702" w14:textId="412B1000" w:rsidR="4272671E" w:rsidRDefault="4272671E" w:rsidP="6CFD8102">
      <w:r w:rsidRPr="6CFD8102">
        <w:t>The hammering against the glass finally stopped.</w:t>
      </w:r>
    </w:p>
    <w:p w14:paraId="7831CA2E" w14:textId="6D43160B" w:rsidR="4272671E" w:rsidRDefault="4272671E" w:rsidP="6CFD8102">
      <w:r w:rsidRPr="6CFD8102">
        <w:t>The roar of the wind, which had been a constant companion for six hours, faded into a low, distant whistle. The silence that followed was heavy and wet.</w:t>
      </w:r>
    </w:p>
    <w:p w14:paraId="3A5D27BF" w14:textId="4443C4CE" w:rsidR="4272671E" w:rsidRDefault="4272671E" w:rsidP="6CFD8102">
      <w:r w:rsidRPr="6CFD8102">
        <w:t>Patrick walked to the window. He pressed his forehead against the cool pane.</w:t>
      </w:r>
    </w:p>
    <w:p w14:paraId="2FC65170" w14:textId="1CD577E2" w:rsidR="4272671E" w:rsidRDefault="4272671E" w:rsidP="6CFD8102">
      <w:r w:rsidRPr="6CFD8102">
        <w:t>"Water's receding," he reported. "The drains are finally catching up. I can see the tops of the fire hydrants again."</w:t>
      </w:r>
    </w:p>
    <w:p w14:paraId="3F8B27A9" w14:textId="5150A6AA" w:rsidR="4272671E" w:rsidRDefault="4272671E" w:rsidP="6CFD8102">
      <w:r w:rsidRPr="6CFD8102">
        <w:t>Nichole checked her screen. The wall of red alerts on the transit dashboard blinked, then refreshed.</w:t>
      </w:r>
    </w:p>
    <w:p w14:paraId="1D2D151A" w14:textId="3A975920" w:rsidR="4272671E" w:rsidRDefault="4272671E" w:rsidP="6CFD8102">
      <w:r w:rsidRPr="6CFD8102">
        <w:t xml:space="preserve">SYSTEM UPDATE: THE BRAXTON LINK: FLOODGATES RETRACTING AT 04:30. </w:t>
      </w:r>
      <w:r w:rsidR="00451024">
        <w:t xml:space="preserve">BTA METRO </w:t>
      </w:r>
      <w:r w:rsidRPr="6CFD8102">
        <w:t xml:space="preserve">SERVICE RESUMES: 05:00. BTA SURFACE ROUTES: RESTORED ON DELAYED SCHEDULE. </w:t>
      </w:r>
      <w:r w:rsidR="00451024">
        <w:t>BTA</w:t>
      </w:r>
      <w:r w:rsidRPr="6CFD8102">
        <w:t xml:space="preserve"> REGIONAL RAIL: INSPECTING TRACKS. SERVICE EXPECTED 06:00.</w:t>
      </w:r>
      <w:r w:rsidR="001E23A6">
        <w:t xml:space="preserve"> OSTA ROUTE 14 SUSPENDED.</w:t>
      </w:r>
    </w:p>
    <w:p w14:paraId="7B32751A" w14:textId="2B707E2C" w:rsidR="4272671E" w:rsidRDefault="4272671E" w:rsidP="6CFD8102">
      <w:r w:rsidRPr="6CFD8102">
        <w:t>She let out a breath. The siege was over. The city had taken a beating, but the grid was rebooting.</w:t>
      </w:r>
    </w:p>
    <w:p w14:paraId="6ED6759D" w14:textId="14C9DFFC" w:rsidR="4272671E" w:rsidRDefault="4272671E" w:rsidP="6CFD8102">
      <w:r w:rsidRPr="6CFD8102">
        <w:t>She looked at the digital clock on the microwave. The numbers were steady. The lights had flickered—a few heart-stopping blinks around 8:00 PM—but the current had held. Their fortress had kept them warm, dry, and powered while the world outside drowned.</w:t>
      </w:r>
    </w:p>
    <w:p w14:paraId="763C04B0" w14:textId="4007A141" w:rsidR="4272671E" w:rsidRDefault="4272671E" w:rsidP="6CFD8102">
      <w:r w:rsidRPr="6CFD8102">
        <w:lastRenderedPageBreak/>
        <w:t>She looked at Patrick. He was staring down at the wet pavement of Foundry Square, probably calculating the flow rate of the storm drains.</w:t>
      </w:r>
    </w:p>
    <w:p w14:paraId="124E6D31" w14:textId="1F84C007" w:rsidR="4272671E" w:rsidRDefault="4272671E" w:rsidP="6CFD8102">
      <w:r w:rsidRPr="6CFD8102">
        <w:t>She tapped her armrest.</w:t>
      </w:r>
    </w:p>
    <w:p w14:paraId="310D00A5" w14:textId="13FC212B" w:rsidR="4272671E" w:rsidRDefault="4272671E" w:rsidP="6CFD8102">
      <w:r w:rsidRPr="6CFD8102">
        <w:t>"NO. TUNNELS. TOMORROW."</w:t>
      </w:r>
    </w:p>
    <w:p w14:paraId="7C28B26C" w14:textId="660B5D8D" w:rsidR="4272671E" w:rsidRDefault="4272671E" w:rsidP="6CFD8102">
      <w:r w:rsidRPr="6CFD8102">
        <w:t>Patrick turned around. "No tunnels?"</w:t>
      </w:r>
    </w:p>
    <w:p w14:paraId="7C70C5FE" w14:textId="2B1632F1" w:rsidR="4272671E" w:rsidRDefault="4272671E" w:rsidP="6CFD8102">
      <w:r w:rsidRPr="6CFD8102">
        <w:t>Nichole shook her head. She loved the subway. She loved the "Link." It was their secret highway. But after being locked inside a brick box for twelve hours while a storm raged, she felt a desperate need for open sky. She wanted to see the sun, even if it was shining on puddles.</w:t>
      </w:r>
    </w:p>
    <w:p w14:paraId="6E688BFA" w14:textId="48555DC1" w:rsidR="4272671E" w:rsidRDefault="4272671E" w:rsidP="6CFD8102">
      <w:r w:rsidRPr="6CFD8102">
        <w:t>"TOPSIDE. ONLY. I. NEED. AIR."</w:t>
      </w:r>
    </w:p>
    <w:p w14:paraId="3C412AF9" w14:textId="5DB69C9B" w:rsidR="4272671E" w:rsidRDefault="4272671E" w:rsidP="6CFD8102">
      <w:r w:rsidRPr="6CFD8102">
        <w:t>Patrick smiled. He walked over to the sofa where she was still nested under the blanket.</w:t>
      </w:r>
    </w:p>
    <w:p w14:paraId="5144DE70" w14:textId="2C58D9E4" w:rsidR="4272671E" w:rsidRDefault="4272671E" w:rsidP="6CFD8102">
      <w:r w:rsidRPr="6CFD8102">
        <w:t>"Copy that," he said softly. "Operation Fresh Air. We'll roll down to the riverwalk. Check the damage. See if the fishing pier is still there."</w:t>
      </w:r>
    </w:p>
    <w:p w14:paraId="5B6700C9" w14:textId="1A3AB7A1" w:rsidR="4272671E" w:rsidRDefault="4272671E" w:rsidP="6CFD8102">
      <w:r w:rsidRPr="6CFD8102">
        <w:t>He sat down on the edge of the sofa. He reached out and pulled her into a hug—tight, grounding, and fierce.</w:t>
      </w:r>
    </w:p>
    <w:p w14:paraId="25818312" w14:textId="1DF678B2" w:rsidR="4272671E" w:rsidRDefault="4272671E" w:rsidP="6CFD8102">
      <w:r w:rsidRPr="6CFD8102">
        <w:t>He held her for a long time, his chin resting on top of her head. It wasn't just a hug for comfort; it was a victory lap.</w:t>
      </w:r>
    </w:p>
    <w:p w14:paraId="64D8B5B9" w14:textId="7117DE7E" w:rsidR="4272671E" w:rsidRDefault="4272671E" w:rsidP="6CFD8102">
      <w:r w:rsidRPr="6CFD8102">
        <w:t xml:space="preserve">"We did it, </w:t>
      </w:r>
      <w:r w:rsidR="157E1926" w:rsidRPr="6CFD8102">
        <w:t>Nikki</w:t>
      </w:r>
      <w:r w:rsidRPr="6CFD8102">
        <w:t>," he whispered into her hair. "First major crisis on our own. No parents. No RAs. Just us and the brick walls. And we didn't even lose the internet."</w:t>
      </w:r>
    </w:p>
    <w:p w14:paraId="731B99DD" w14:textId="6E262076" w:rsidR="4272671E" w:rsidRDefault="4272671E" w:rsidP="6CFD8102">
      <w:r w:rsidRPr="6CFD8102">
        <w:t>Nichole squeezed him back, burying her face in his chest. They had survived a subtropical storm without a single phone call to Portsmouth for help.</w:t>
      </w:r>
    </w:p>
    <w:p w14:paraId="5064A0D7" w14:textId="67D9B039" w:rsidR="4272671E" w:rsidRDefault="4272671E" w:rsidP="6CFD8102">
      <w:pPr>
        <w:pStyle w:val="Heading3"/>
      </w:pPr>
      <w:r w:rsidRPr="6CFD8102">
        <w:t>Part 5: The Blueprint</w:t>
      </w:r>
    </w:p>
    <w:p w14:paraId="3CD50377" w14:textId="27A5DC68" w:rsidR="4272671E" w:rsidRDefault="4272671E" w:rsidP="6CFD8102">
      <w:pPr>
        <w:pStyle w:val="Heading4"/>
      </w:pPr>
      <w:r w:rsidRPr="6CFD8102">
        <w:t>Date: July 16, 2004 Time: 12:10 AM Location: The Master Bedroom</w:t>
      </w:r>
    </w:p>
    <w:p w14:paraId="69C5E2EE" w14:textId="32BA2EAB" w:rsidR="4272671E" w:rsidRDefault="4272671E" w:rsidP="6CFD8102">
      <w:r w:rsidRPr="6CFD8102">
        <w:t>The storm was gone, but the adrenaline was still fading. They lay in the dark, the city lights reflecting off the wet streets outside and casting ripples on the ceiling.</w:t>
      </w:r>
    </w:p>
    <w:p w14:paraId="25D21B16" w14:textId="5ABF9A3D" w:rsidR="4272671E" w:rsidRDefault="4272671E" w:rsidP="6CFD8102">
      <w:r w:rsidRPr="6CFD8102">
        <w:t>Patrick was staring up at those ripples.</w:t>
      </w:r>
    </w:p>
    <w:p w14:paraId="0019947F" w14:textId="3C66B0A0" w:rsidR="4272671E" w:rsidRDefault="4272671E" w:rsidP="6CFD8102">
      <w:r w:rsidRPr="6CFD8102">
        <w:t>"Six weeks," he murmured.</w:t>
      </w:r>
    </w:p>
    <w:p w14:paraId="62BB8FD4" w14:textId="185720BC" w:rsidR="4272671E" w:rsidRDefault="4272671E" w:rsidP="6CFD8102">
      <w:r w:rsidRPr="6CFD8102">
        <w:t>Nichole knew exactly what he meant. Six weeks until Move-In Day for everyone else. Six weeks until Braxton State University opened its doors for the Fall Semester.</w:t>
      </w:r>
    </w:p>
    <w:p w14:paraId="7A7AD4AA" w14:textId="47D5011B" w:rsidR="4272671E" w:rsidRDefault="4272671E" w:rsidP="6CFD8102">
      <w:r w:rsidRPr="6CFD8102">
        <w:t>That was the real storm. The academic pressure. The crowds. The deadlines.</w:t>
      </w:r>
    </w:p>
    <w:p w14:paraId="2716A7FC" w14:textId="4B2BAE97" w:rsidR="4272671E" w:rsidRDefault="4272671E" w:rsidP="6CFD8102">
      <w:r w:rsidRPr="6CFD8102">
        <w:lastRenderedPageBreak/>
        <w:t>But lying there, safe in the post-storm quiet, Patrick didn't feel afraid. He felt prepared.</w:t>
      </w:r>
    </w:p>
    <w:p w14:paraId="53BE03EF" w14:textId="7097D45E" w:rsidR="4272671E" w:rsidRDefault="4272671E" w:rsidP="6CFD8102">
      <w:r w:rsidRPr="6CFD8102">
        <w:t>"We have the schedule," Patrick recited, almost like a prayer. "English 101. Psych 101. Western Civ. Pre-Algebra."</w:t>
      </w:r>
    </w:p>
    <w:p w14:paraId="6CC48650" w14:textId="1034D406" w:rsidR="4272671E" w:rsidRDefault="4272671E" w:rsidP="6CFD8102">
      <w:r w:rsidRPr="6CFD8102">
        <w:t>He turned his head on the pillow to look at her silhouette.</w:t>
      </w:r>
    </w:p>
    <w:p w14:paraId="76B0F4D6" w14:textId="14E132D8" w:rsidR="4272671E" w:rsidRDefault="4272671E" w:rsidP="6CFD8102">
      <w:r w:rsidRPr="6CFD8102">
        <w:t>"We're in the same room every time. I'm sitting right next to you. If you need a drink, I'm there. If you drop your stylus, I'm there. If you just need to squeeze someone's hand because the fluorescent lights are buzzing too loud, I'm right there."</w:t>
      </w:r>
    </w:p>
    <w:p w14:paraId="1405AAE3" w14:textId="617B0B68" w:rsidR="4272671E" w:rsidRDefault="4272671E" w:rsidP="6CFD8102">
      <w:r w:rsidRPr="6CFD8102">
        <w:t>Nichole reached out and found his hand under the duvet. She squeezed it.</w:t>
      </w:r>
    </w:p>
    <w:p w14:paraId="17F1F5CB" w14:textId="019D5171" w:rsidR="4272671E" w:rsidRDefault="4272671E" w:rsidP="6CFD8102">
      <w:r w:rsidRPr="6CFD8102">
        <w:t>"AND. BREAKS," she thought, projecting the thought to him.</w:t>
      </w:r>
    </w:p>
    <w:p w14:paraId="7FBB9096" w14:textId="7AA474DD" w:rsidR="4272671E" w:rsidRDefault="4272671E" w:rsidP="6CFD8102">
      <w:r w:rsidRPr="6CFD8102">
        <w:t>Patrick squeezed back, as if he heard her.</w:t>
      </w:r>
    </w:p>
    <w:p w14:paraId="4612DF74" w14:textId="206D006E" w:rsidR="4272671E" w:rsidRDefault="4272671E" w:rsidP="6CFD8102">
      <w:r w:rsidRPr="6CFD8102">
        <w:t>"And the gaps," he continued. "We built the schedule right. We have ninety minutes between the morning block and the afternoon block. That's not just lunch time. That's 'Recharge Time.' We can come back here. We can go to a quiet corner of the library. We can just... shut down."</w:t>
      </w:r>
    </w:p>
    <w:p w14:paraId="5B63A13F" w14:textId="144D2A85" w:rsidR="4272671E" w:rsidRDefault="4272671E" w:rsidP="6CFD8102">
      <w:r w:rsidRPr="6CFD8102">
        <w:t>That was the key. They weren't going to burn out because they weren't going to run at 100% all day. They had engineered the syllabus to fit their biology, not the other way around.</w:t>
      </w:r>
    </w:p>
    <w:p w14:paraId="14A7C3DE" w14:textId="7B40F113" w:rsidR="4272671E" w:rsidRDefault="4272671E" w:rsidP="6CFD8102">
      <w:r w:rsidRPr="6CFD8102">
        <w:t>The storm outside had tested their physical fortress. The semester ahead would test their mental fortress.</w:t>
      </w:r>
    </w:p>
    <w:p w14:paraId="5E7519C0" w14:textId="081D974B" w:rsidR="4272671E" w:rsidRDefault="4272671E" w:rsidP="6CFD8102">
      <w:r w:rsidRPr="6CFD8102">
        <w:t>But as Nichole drifted off to sleep, holding her brother's hand, she knew they would pass that test too. They were the Bennett Machine. And the Machine was waterproof.</w:t>
      </w:r>
    </w:p>
    <w:p w14:paraId="1548BFC5" w14:textId="4A49C5AE" w:rsidR="4C6C7C12" w:rsidRDefault="4C6C7C12" w:rsidP="6CFD8102">
      <w:pPr>
        <w:pStyle w:val="Heading3"/>
      </w:pPr>
      <w:r w:rsidRPr="6CFD8102">
        <w:t>Part 6: The Biological Override</w:t>
      </w:r>
    </w:p>
    <w:p w14:paraId="7292230E" w14:textId="44B92D58" w:rsidR="4C6C7C12" w:rsidRDefault="4C6C7C12" w:rsidP="6CFD8102">
      <w:pPr>
        <w:pStyle w:val="Heading4"/>
      </w:pPr>
      <w:r w:rsidRPr="6CFD8102">
        <w:t>Date: July 16, 2004 Time: 12:20 AM Location: The Master Bedroom</w:t>
      </w:r>
    </w:p>
    <w:p w14:paraId="738BB0E6" w14:textId="154B9D4E" w:rsidR="4C6C7C12" w:rsidRDefault="4C6C7C12" w:rsidP="6CFD8102">
      <w:r w:rsidRPr="6CFD8102">
        <w:t>As sleep began to pull at the edges of her consciousness, Nichole’s mind did one final system check.</w:t>
      </w:r>
    </w:p>
    <w:p w14:paraId="668D3258" w14:textId="2FABCDF8" w:rsidR="4C6C7C12" w:rsidRDefault="4C6C7C12" w:rsidP="6CFD8102">
      <w:r w:rsidRPr="6CFD8102">
        <w:t>She shifted her leg. It slid smoothly against Patrick’s calf. No cotton. No flannel. No resistance.</w:t>
      </w:r>
    </w:p>
    <w:p w14:paraId="6D6EACEF" w14:textId="7826774B" w:rsidR="4C6C7C12" w:rsidRDefault="4C6C7C12" w:rsidP="6CFD8102">
      <w:r w:rsidRPr="6CFD8102">
        <w:t>A quiet wave of gratitude washed over her—not just for the apartment, or the schedule, or the storm shutters, but for the tiny medical decision they had made back in Portsmouth.</w:t>
      </w:r>
    </w:p>
    <w:p w14:paraId="628E2BCE" w14:textId="64AE4D30" w:rsidR="4C6C7C12" w:rsidRDefault="4C6C7C12" w:rsidP="6CFD8102">
      <w:r w:rsidRPr="6CFD8102">
        <w:t>The Override.</w:t>
      </w:r>
    </w:p>
    <w:p w14:paraId="69888D92" w14:textId="496F6E63" w:rsidR="4C6C7C12" w:rsidRDefault="4C6C7C12" w:rsidP="6CFD8102">
      <w:r w:rsidRPr="6CFD8102">
        <w:lastRenderedPageBreak/>
        <w:t>She thought about the birth control prescription sitting in her med file. It wasn't for dates. It wasn't for a boyfriend. It was for this.</w:t>
      </w:r>
    </w:p>
    <w:p w14:paraId="30337129" w14:textId="62B9D60F" w:rsidR="4C6C7C12" w:rsidRDefault="4C6C7C12" w:rsidP="6CFD8102">
      <w:r w:rsidRPr="6CFD8102">
        <w:t>If she had a normal cycle, this "Zero Friction" protocol would be impossible one week out of every month. She would be forced back into the tyranny of underwear, pads, and pajama pants. She would have to worry about leaks. She would have to wake up in a panic, checking the sheets.</w:t>
      </w:r>
    </w:p>
    <w:p w14:paraId="3A323EFD" w14:textId="72D9917E" w:rsidR="4C6C7C12" w:rsidRDefault="4C6C7C12" w:rsidP="6CFD8102">
      <w:r w:rsidRPr="6CFD8102">
        <w:t>The anxiety of a "menstrual incident" would have destroyed the sanctuary of the bed. It would have introduced a variable of mess and stress that the Bennett Machine didn't have time for.</w:t>
      </w:r>
    </w:p>
    <w:p w14:paraId="3A3443A8" w14:textId="338C7258" w:rsidR="4C6C7C12" w:rsidRDefault="4C6C7C12" w:rsidP="6CFD8102">
      <w:r w:rsidRPr="6CFD8102">
        <w:t>But the medication had flattened that curve. It had engineered the biology right out of the equation.</w:t>
      </w:r>
    </w:p>
    <w:p w14:paraId="6289210E" w14:textId="0AC3A084" w:rsidR="4C6C7C12" w:rsidRDefault="4C6C7C12" w:rsidP="6CFD8102">
      <w:r w:rsidRPr="6CFD8102">
        <w:t>No cycle. No incidents. No pajamas.</w:t>
      </w:r>
    </w:p>
    <w:p w14:paraId="4ADD9458" w14:textId="743E0A05" w:rsidR="4C6C7C12" w:rsidRDefault="4C6C7C12" w:rsidP="6CFD8102">
      <w:r w:rsidRPr="6CFD8102">
        <w:t>She pressed her cheek against the pillow, feeling the total, uninterrupted freedom of her own skin.</w:t>
      </w:r>
    </w:p>
    <w:p w14:paraId="344D4EA9" w14:textId="052B99D7" w:rsidR="4C6C7C12" w:rsidRDefault="4C6C7C12" w:rsidP="6CFD8102">
      <w:r w:rsidRPr="6CFD8102">
        <w:t>They had flood-proofed the apartment. They had schedule-proofed the semester. And they had biologically-proofed her body.</w:t>
      </w:r>
    </w:p>
    <w:p w14:paraId="1E53E363" w14:textId="74B53BEE" w:rsidR="4C6C7C12" w:rsidRDefault="4C6C7C12" w:rsidP="6CFD8102">
      <w:r w:rsidRPr="6CFD8102">
        <w:t>There were no variables left. Just the smooth, quiet hum of a system running at perfect efficiency.</w:t>
      </w:r>
    </w:p>
    <w:p w14:paraId="4ECE99D7" w14:textId="53907368" w:rsidR="4C6C7C12" w:rsidRDefault="4C6C7C12" w:rsidP="6CFD8102">
      <w:r w:rsidRPr="6CFD8102">
        <w:t>She let out a long, final sigh, her body completely limp and heavy in the safety of the bed.</w:t>
      </w:r>
    </w:p>
    <w:p w14:paraId="3B46C0E2" w14:textId="144942D5" w:rsidR="4C6C7C12" w:rsidRDefault="4C6C7C12" w:rsidP="6CFD8102">
      <w:r w:rsidRPr="6CFD8102">
        <w:t>The Machine is waterproof, she thought again. Inside and out.</w:t>
      </w:r>
    </w:p>
    <w:p w14:paraId="0E6637E1" w14:textId="0410EE59" w:rsidR="7C3DDE26" w:rsidRDefault="7C3DDE26" w:rsidP="6CFD8102">
      <w:pPr>
        <w:pStyle w:val="Heading3"/>
      </w:pPr>
      <w:r w:rsidRPr="6CFD8102">
        <w:t>Part 7: The Sacred Trust</w:t>
      </w:r>
    </w:p>
    <w:p w14:paraId="1309C3A2" w14:textId="372C1274" w:rsidR="7C3DDE26" w:rsidRDefault="7C3DDE26" w:rsidP="6CFD8102">
      <w:pPr>
        <w:pStyle w:val="Heading4"/>
      </w:pPr>
      <w:r w:rsidRPr="6CFD8102">
        <w:t>Date: July 16, 2004 Time: 12:25 AM Location: The Master Bedroom</w:t>
      </w:r>
    </w:p>
    <w:p w14:paraId="07595D4F" w14:textId="77777777" w:rsidR="006D4B56" w:rsidRPr="006D4B56" w:rsidRDefault="006D4B56" w:rsidP="006D4B56">
      <w:r w:rsidRPr="006D4B56">
        <w:t>Patrick lay still in the dark, listening to the rhythm of Nichole’s breathing.</w:t>
      </w:r>
    </w:p>
    <w:p w14:paraId="0A5D5A39" w14:textId="77777777" w:rsidR="006D4B56" w:rsidRPr="006D4B56" w:rsidRDefault="006D4B56" w:rsidP="006D4B56">
      <w:r w:rsidRPr="006D4B56">
        <w:t>His mind, usually occupied with hydraulic schematics or subway schedules, drifted to a darker, heavier place. He thought about the appointment card magnetized to their refrigerator—the reminder for her next injection at Dr. Lin’s office in September.</w:t>
      </w:r>
    </w:p>
    <w:p w14:paraId="3A5AEADD" w14:textId="77777777" w:rsidR="006D4B56" w:rsidRPr="006D4B56" w:rsidRDefault="006D4B56" w:rsidP="006D4B56">
      <w:r w:rsidRPr="006D4B56">
        <w:t>The shot—</w:t>
      </w:r>
      <w:r w:rsidRPr="006D4B56">
        <w:rPr>
          <w:b/>
          <w:bCs/>
        </w:rPr>
        <w:t>ProGest-Depot</w:t>
      </w:r>
      <w:r w:rsidRPr="006D4B56">
        <w:t>—was a logistical triumph. It eliminated the hygiene nightmares and the painful cramps that triggered her spasticity. It made their life manageable.</w:t>
      </w:r>
    </w:p>
    <w:p w14:paraId="4CF0F5ED" w14:textId="77777777" w:rsidR="006D4B56" w:rsidRPr="006D4B56" w:rsidRDefault="006D4B56" w:rsidP="006D4B56">
      <w:r w:rsidRPr="006D4B56">
        <w:t>But lying there, with his sister sleeping defenselessly beside him, the other implication of that drug hit him with cold clarity.</w:t>
      </w:r>
    </w:p>
    <w:p w14:paraId="5317768A" w14:textId="77777777" w:rsidR="006D4B56" w:rsidRPr="006D4B56" w:rsidRDefault="006D4B56" w:rsidP="006D4B56">
      <w:r w:rsidRPr="006D4B56">
        <w:lastRenderedPageBreak/>
        <w:t>He looked at her. She was completely exposed. She couldn't walk. She couldn't fight. She couldn't scream loud enough to alert a neighbor. And because of the medication, she was biologically invisible. There would be no pregnancy to serve as evidence of a crime.</w:t>
      </w:r>
    </w:p>
    <w:p w14:paraId="462B661F" w14:textId="77777777" w:rsidR="006D4B56" w:rsidRPr="006D4B56" w:rsidRDefault="006D4B56" w:rsidP="006D4B56">
      <w:r w:rsidRPr="006D4B56">
        <w:t>In the hands of a different kind of man, she would be the perfect victim.</w:t>
      </w:r>
    </w:p>
    <w:p w14:paraId="09F992E0" w14:textId="77777777" w:rsidR="006D4B56" w:rsidRPr="006D4B56" w:rsidRDefault="006D4B56" w:rsidP="006D4B56">
      <w:r w:rsidRPr="006D4B56">
        <w:t>Patrick felt a wave of physical nausea roll through his gut. He knew the statistics. He had read the terrifying reports when they were researching independent living. Disabled women are the most vulnerable population in the world. They were abused at rates that made him want to punch a wall. They were often abused by the very people paid to care for them—caregivers who saw "dependency" as "opportunity."</w:t>
      </w:r>
    </w:p>
    <w:p w14:paraId="46844629" w14:textId="77777777" w:rsidR="006D4B56" w:rsidRPr="006D4B56" w:rsidRDefault="006D4B56" w:rsidP="006D4B56">
      <w:r w:rsidRPr="006D4B56">
        <w:t>He looked at his own hands. These were the hands that lifted her. The hands that washed her. The hands that carried her to the toilet.</w:t>
      </w:r>
    </w:p>
    <w:p w14:paraId="5B8461DE" w14:textId="77777777" w:rsidR="006D4B56" w:rsidRPr="006D4B56" w:rsidRDefault="006D4B56" w:rsidP="006D4B56">
      <w:r w:rsidRPr="006D4B56">
        <w:t>He possessed total, unchecked power over her existence. He could do anything he wanted, and she wouldn't be able to stop him.</w:t>
      </w:r>
    </w:p>
    <w:p w14:paraId="00AB6CBA" w14:textId="77777777" w:rsidR="006D4B56" w:rsidRPr="006D4B56" w:rsidRDefault="006D4B56" w:rsidP="006D4B56">
      <w:r w:rsidRPr="006D4B56">
        <w:t xml:space="preserve">The thought was terrifying. Not because he was tempted—the very idea revolted him—but because he realized the sheer </w:t>
      </w:r>
      <w:r w:rsidRPr="006D4B56">
        <w:rPr>
          <w:b/>
          <w:bCs/>
        </w:rPr>
        <w:t>magnitude</w:t>
      </w:r>
      <w:r w:rsidRPr="006D4B56">
        <w:t xml:space="preserve"> of the gamble she had taken.</w:t>
      </w:r>
    </w:p>
    <w:p w14:paraId="4B76BE56" w14:textId="77777777" w:rsidR="006D4B56" w:rsidRPr="006D4B56" w:rsidRDefault="006D4B56" w:rsidP="006D4B56">
      <w:r w:rsidRPr="006D4B56">
        <w:t xml:space="preserve">She hadn't just moved in with him. She had placed her body, her dignity, and her safety into his hands and said, </w:t>
      </w:r>
      <w:r w:rsidRPr="006D4B56">
        <w:rPr>
          <w:i/>
          <w:iCs/>
        </w:rPr>
        <w:t>“I trust you completely.”</w:t>
      </w:r>
    </w:p>
    <w:p w14:paraId="2570CDE0" w14:textId="77777777" w:rsidR="006D4B56" w:rsidRPr="006D4B56" w:rsidRDefault="006D4B56" w:rsidP="006D4B56">
      <w:r w:rsidRPr="006D4B56">
        <w:t>She was asleep right now—limp, relaxed, uncurled—because she believed, down to her marrow, that he was safe. She believed that he was the one man on earth who would never, ever cross that line.</w:t>
      </w:r>
    </w:p>
    <w:p w14:paraId="7396C724" w14:textId="77777777" w:rsidR="006D4B56" w:rsidRPr="006D4B56" w:rsidRDefault="006D4B56" w:rsidP="006D4B56">
      <w:r w:rsidRPr="006D4B56">
        <w:t>Patrick clenched his jaw in the dark.</w:t>
      </w:r>
    </w:p>
    <w:p w14:paraId="7A6295D4" w14:textId="77777777" w:rsidR="006D4B56" w:rsidRPr="006D4B56" w:rsidRDefault="006D4B56" w:rsidP="006D4B56">
      <w:r w:rsidRPr="006D4B56">
        <w:t>That trust was heavier than the wheelchair. It was heavier than the rent. It was a terrifying, sacred weight.</w:t>
      </w:r>
    </w:p>
    <w:p w14:paraId="331AD9A2" w14:textId="77777777" w:rsidR="006D4B56" w:rsidRPr="006D4B56" w:rsidRDefault="006D4B56" w:rsidP="006D4B56">
      <w:r w:rsidRPr="006D4B56">
        <w:t>He shifted slightly, moving his arm to cover her shoulder more securely.</w:t>
      </w:r>
    </w:p>
    <w:p w14:paraId="281BD9D2" w14:textId="77777777" w:rsidR="006D4B56" w:rsidRPr="006D4B56" w:rsidRDefault="006D4B56" w:rsidP="006D4B56">
      <w:r w:rsidRPr="006D4B56">
        <w:rPr>
          <w:i/>
          <w:iCs/>
        </w:rPr>
        <w:t>I will not fail you,</w:t>
      </w:r>
      <w:r w:rsidRPr="006D4B56">
        <w:t xml:space="preserve"> he thought, the vow hardening like steel in his chest.</w:t>
      </w:r>
    </w:p>
    <w:p w14:paraId="4F800915" w14:textId="77777777" w:rsidR="006D4B56" w:rsidRPr="006D4B56" w:rsidRDefault="006D4B56" w:rsidP="006D4B56">
      <w:r w:rsidRPr="006D4B56">
        <w:t>He wasn't just her brother. He was the barrier between her and the statistics. He was the proof that total dependence didn't have to mean exploitation.</w:t>
      </w:r>
    </w:p>
    <w:p w14:paraId="7DE94284" w14:textId="77777777" w:rsidR="006D4B56" w:rsidRPr="006D4B56" w:rsidRDefault="006D4B56" w:rsidP="006D4B56">
      <w:r w:rsidRPr="006D4B56">
        <w:t>He would bathe her. He would carry her. He would sleep beside her. And he would treat her with more reverence than a queen, precisely because she couldn't demand it.</w:t>
      </w:r>
    </w:p>
    <w:p w14:paraId="78A9C4A0" w14:textId="77777777" w:rsidR="006D4B56" w:rsidRPr="006D4B56" w:rsidRDefault="006D4B56" w:rsidP="006D4B56">
      <w:r w:rsidRPr="006D4B56">
        <w:t>She had given him the keys to the fortress. His job was to make sure the monsters never got in—even the ones that might hide in his own shadow.</w:t>
      </w:r>
    </w:p>
    <w:p w14:paraId="23E925F0" w14:textId="77777777" w:rsidR="006D4B56" w:rsidRPr="006D4B56" w:rsidRDefault="006D4B56" w:rsidP="006D4B56">
      <w:r w:rsidRPr="006D4B56">
        <w:lastRenderedPageBreak/>
        <w:t>He kissed the top of her head, a light, fierce seal of protection.</w:t>
      </w:r>
    </w:p>
    <w:p w14:paraId="42612CBF" w14:textId="77777777" w:rsidR="006D4B56" w:rsidRPr="006D4B56" w:rsidRDefault="006D4B56" w:rsidP="006D4B56">
      <w:r w:rsidRPr="006D4B56">
        <w:t>"Sleep tight, Nikki," he whispered into the silence. "You're safe."</w:t>
      </w:r>
    </w:p>
    <w:p w14:paraId="272E56D9" w14:textId="14A020C4" w:rsidR="006D4B56" w:rsidRPr="006D4B56" w:rsidRDefault="006D4B56" w:rsidP="006D4B56">
      <w:r w:rsidRPr="006D4B56">
        <w:t>And he meant it. For as long as there was breath in his lungs, she would never have to be afraid in her own bed.</w:t>
      </w:r>
    </w:p>
    <w:p w14:paraId="6EF3F9D0" w14:textId="3C6FA12D" w:rsidR="23E21660" w:rsidRDefault="23E21660" w:rsidP="6CFD8102">
      <w:pPr>
        <w:pStyle w:val="Heading2"/>
      </w:pPr>
      <w:r w:rsidRPr="6CFD8102">
        <w:t>Chapter 6: The First Semester</w:t>
      </w:r>
    </w:p>
    <w:p w14:paraId="7DEF2581" w14:textId="00611D41" w:rsidR="23E21660" w:rsidRDefault="23E21660" w:rsidP="6CFD8102">
      <w:pPr>
        <w:pStyle w:val="Heading3"/>
      </w:pPr>
      <w:r w:rsidRPr="6CFD8102">
        <w:t>Part 1: The Sorting Failure</w:t>
      </w:r>
    </w:p>
    <w:p w14:paraId="482476AE" w14:textId="553CCA98" w:rsidR="23E21660" w:rsidRDefault="23E21660" w:rsidP="6CFD8102">
      <w:pPr>
        <w:pStyle w:val="Heading4"/>
      </w:pPr>
      <w:r w:rsidRPr="6CFD8102">
        <w:t>Date: Friday, August 27, 2004 Time: 9:00 AM Location: The Braxton State University Arena (The Bull Pen)</w:t>
      </w:r>
    </w:p>
    <w:p w14:paraId="7918557B" w14:textId="075EDB0A" w:rsidR="23E21660" w:rsidRDefault="23E21660" w:rsidP="6CFD8102">
      <w:r w:rsidRPr="6CFD8102">
        <w:t>The elevator doors slid open at the "Event Level" of the brand-new BSU Arena.</w:t>
      </w:r>
    </w:p>
    <w:p w14:paraId="6523F8E1" w14:textId="7DE99CD7" w:rsidR="23E21660" w:rsidRDefault="23E21660" w:rsidP="6CFD8102">
      <w:r w:rsidRPr="6CFD8102">
        <w:t>Patrick and Nichole rolled out—and immediately hit a wall of sound.</w:t>
      </w:r>
    </w:p>
    <w:p w14:paraId="4349AD52" w14:textId="55F03912" w:rsidR="23E21660" w:rsidRDefault="23E21660" w:rsidP="6CFD8102">
      <w:r w:rsidRPr="6CFD8102">
        <w:t>The arena floor, usually reserved for basketball games and convocations, had been transformed into a chaotic labyrinth of pipe-and-drape, folding tables, and thousands of eighteen-year-olds. It smelled of floor wax, cheap cologne, and anxiety.</w:t>
      </w:r>
    </w:p>
    <w:p w14:paraId="10AE7584" w14:textId="2A64149B" w:rsidR="23E21660" w:rsidRDefault="23E21660" w:rsidP="6CFD8102">
      <w:r w:rsidRPr="6CFD8102">
        <w:t>"Whoa," Patrick said, his voice drowned out by the thumping bass of the 'Welcome Week' DJ and the roar of a thousand conversations.</w:t>
      </w:r>
    </w:p>
    <w:p w14:paraId="0926A72E" w14:textId="7A521BD0" w:rsidR="23E21660" w:rsidRDefault="23E21660" w:rsidP="6CFD8102">
      <w:r w:rsidRPr="6CFD8102">
        <w:t>Nichole gripped the armrests of her Titan AeroMotion. Her eyes widened. The overhead stadium lights were dazzlingly bright, reflecting off the polished hardwood. The sheer density of people was terrifying.</w:t>
      </w:r>
    </w:p>
    <w:p w14:paraId="1E72C7E1" w14:textId="22B5BCC8" w:rsidR="23E21660" w:rsidRDefault="23E21660" w:rsidP="6CFD8102">
      <w:r w:rsidRPr="6CFD8102">
        <w:t>"TOO. LOUD," she tapped, her hand shaking slightly.</w:t>
      </w:r>
    </w:p>
    <w:p w14:paraId="4B174AE0" w14:textId="39980646" w:rsidR="23E21660" w:rsidRDefault="23E21660" w:rsidP="6CFD8102">
      <w:r w:rsidRPr="6CFD8102">
        <w:t>"Stay close," Patrick said, stepping into the "pocket" behind her chair to act as a human shield. "We just need the IDs. Then we bail."</w:t>
      </w:r>
    </w:p>
    <w:p w14:paraId="05B04407" w14:textId="3C73B453" w:rsidR="23E21660" w:rsidRDefault="23E21660" w:rsidP="6CFD8102">
      <w:r w:rsidRPr="6CFD8102">
        <w:t>They navigated the maze of stanchions toward the tables marked CHECK-IN: A-C.</w:t>
      </w:r>
    </w:p>
    <w:p w14:paraId="7972CED9" w14:textId="5666575F" w:rsidR="23E21660" w:rsidRDefault="23E21660" w:rsidP="6CFD8102">
      <w:pPr>
        <w:pStyle w:val="Heading4"/>
      </w:pPr>
      <w:r w:rsidRPr="6CFD8102">
        <w:t>Time: 9:15 AM Location: Check-In Table B</w:t>
      </w:r>
    </w:p>
    <w:p w14:paraId="2965B480" w14:textId="2BA9BA1E" w:rsidR="23E21660" w:rsidRDefault="23E21660" w:rsidP="6CFD8102">
      <w:r w:rsidRPr="6CFD8102">
        <w:t>They reached the front of the line. A cheerful sophomore in a bright yellow "ORIENTATION LEADER" polo shirt smiled at them.</w:t>
      </w:r>
    </w:p>
    <w:p w14:paraId="690FBDC0" w14:textId="2B953535" w:rsidR="23E21660" w:rsidRDefault="23E21660" w:rsidP="6CFD8102">
      <w:r w:rsidRPr="6CFD8102">
        <w:t>"Welcome to BSU! Name?"</w:t>
      </w:r>
    </w:p>
    <w:p w14:paraId="6039C1C1" w14:textId="27CBE51E" w:rsidR="23E21660" w:rsidRDefault="23E21660" w:rsidP="6CFD8102">
      <w:r w:rsidRPr="6CFD8102">
        <w:t>"Bennett," Patrick said. "Patrick and Nichole."</w:t>
      </w:r>
    </w:p>
    <w:p w14:paraId="49A61EE8" w14:textId="75CB9940" w:rsidR="23E21660" w:rsidRDefault="23E21660" w:rsidP="6CFD8102">
      <w:r w:rsidRPr="6CFD8102">
        <w:t>The volunteer typed into her laptop. She frowned. She typed again.</w:t>
      </w:r>
    </w:p>
    <w:p w14:paraId="438C3BB3" w14:textId="4112C2B7" w:rsidR="23E21660" w:rsidRDefault="23E21660" w:rsidP="6CFD8102">
      <w:r w:rsidRPr="6CFD8102">
        <w:lastRenderedPageBreak/>
        <w:t>"Um," she said, her smile faltering. "I have you guys in the system, but... your housing assignment is blank."</w:t>
      </w:r>
    </w:p>
    <w:p w14:paraId="3773127F" w14:textId="671AAC76" w:rsidR="23E21660" w:rsidRDefault="23E21660" w:rsidP="6CFD8102">
      <w:r w:rsidRPr="6CFD8102">
        <w:t>"We know," Patrick said calmly. "We have a waiver."</w:t>
      </w:r>
    </w:p>
    <w:p w14:paraId="15267272" w14:textId="4816396B" w:rsidR="23E21660" w:rsidRDefault="23E21660" w:rsidP="6CFD8102">
      <w:r w:rsidRPr="6CFD8102">
        <w:t>The girl looked confused. "Everyone has to live on campus freshman year. Unless you're a commuter living with parents? But the system says..." She squinted at the screen. "It says 'Medical Hardship - Independent.' I don't see a dorm key packet for you."</w:t>
      </w:r>
    </w:p>
    <w:p w14:paraId="55505B70" w14:textId="07B2D3B4" w:rsidR="23E21660" w:rsidRDefault="23E21660" w:rsidP="6CFD8102">
      <w:r w:rsidRPr="6CFD8102">
        <w:t>"We don't need keys," Patrick said, his patience thinning as the line behind them grew restless. "We live in The Foundry. We just need our Bull Pass cards."</w:t>
      </w:r>
    </w:p>
    <w:p w14:paraId="729E08DA" w14:textId="3F41D8C3" w:rsidR="23E21660" w:rsidRDefault="23E21660" w:rsidP="6CFD8102">
      <w:r w:rsidRPr="6CFD8102">
        <w:t>"But I can't print the orientation packet without a housing code," the girl insisted. "The system won't let me advance to the 'ID Photo' screen until I scan a key packet."</w:t>
      </w:r>
    </w:p>
    <w:p w14:paraId="335DE5BF" w14:textId="5386FE2D" w:rsidR="23E21660" w:rsidRDefault="23E21660" w:rsidP="6CFD8102">
      <w:r w:rsidRPr="6CFD8102">
        <w:t>Patrick sighed. It was a classic "Edge Case" failure. The software was designed for the 99%—the kids moving into Elm Hall or Oak Hall. The Bennett Machine was the 1%.</w:t>
      </w:r>
    </w:p>
    <w:p w14:paraId="5E3F9F03" w14:textId="070B7056" w:rsidR="23E21660" w:rsidRDefault="23E21660" w:rsidP="6CFD8102">
      <w:r w:rsidRPr="6CFD8102">
        <w:t>"Supervisor," Patrick said firmly.</w:t>
      </w:r>
    </w:p>
    <w:p w14:paraId="68B1E707" w14:textId="5F32A98A" w:rsidR="23E21660" w:rsidRDefault="23E21660" w:rsidP="6CFD8102">
      <w:r w:rsidRPr="6CFD8102">
        <w:t>The girl waved her hand. An older woman in a BSU blazer hurried over, looking harried.</w:t>
      </w:r>
    </w:p>
    <w:p w14:paraId="515CB4C5" w14:textId="20B0968C" w:rsidR="23E21660" w:rsidRDefault="23E21660" w:rsidP="6CFD8102">
      <w:r w:rsidRPr="6CFD8102">
        <w:t>"Problem?"</w:t>
      </w:r>
    </w:p>
    <w:p w14:paraId="25246CA0" w14:textId="1DB8A7C3" w:rsidR="23E21660" w:rsidRDefault="23E21660" w:rsidP="6CFD8102">
      <w:r w:rsidRPr="6CFD8102">
        <w:t>"They don't have housing," the girl said. "It's throwing a null error."</w:t>
      </w:r>
    </w:p>
    <w:p w14:paraId="213E4A65" w14:textId="751ADDFE" w:rsidR="23E21660" w:rsidRDefault="23E21660" w:rsidP="6CFD8102">
      <w:r w:rsidRPr="6CFD8102">
        <w:t>The supervisor leaned in, saw the wheelchair, saw Patrick, and looked at the screen. She saw the code HARDSHIP-IND-04.</w:t>
      </w:r>
    </w:p>
    <w:p w14:paraId="485A2D0D" w14:textId="0D71C146" w:rsidR="23E21660" w:rsidRDefault="23E21660" w:rsidP="6CFD8102">
      <w:r w:rsidRPr="6CFD8102">
        <w:t>"Oh, for heaven's sake," the supervisor muttered, pulling a master key card from her lanyard. She swiped it through the reader. "Override Code 44. It happens every year. The system thinks 'Waiver' means 'Missing Data.'"</w:t>
      </w:r>
    </w:p>
    <w:p w14:paraId="537C2A12" w14:textId="7726F573" w:rsidR="23E21660" w:rsidRDefault="23E21660" w:rsidP="6CFD8102">
      <w:r w:rsidRPr="6CFD8102">
        <w:t>She looked at Patrick. "You're cleared. No dorm intro for you. Just head to Station 5 for the ID."</w:t>
      </w:r>
    </w:p>
    <w:p w14:paraId="6D30E358" w14:textId="398EFD8D" w:rsidR="23E21660" w:rsidRDefault="23E21660" w:rsidP="6CFD8102">
      <w:r w:rsidRPr="6CFD8102">
        <w:t>The volunteer grumbled as the screen finally unlocked. "They really need to patch that. It makes us look incompetent."</w:t>
      </w:r>
    </w:p>
    <w:p w14:paraId="0D90B00A" w14:textId="40C57797" w:rsidR="23E21660" w:rsidRDefault="23E21660" w:rsidP="6CFD8102">
      <w:pPr>
        <w:pStyle w:val="Heading4"/>
      </w:pPr>
      <w:r w:rsidRPr="6CFD8102">
        <w:t>Time: 9:30 AM Location: The Arena Floor (Center Court)</w:t>
      </w:r>
    </w:p>
    <w:p w14:paraId="223BC395" w14:textId="0A3A60E0" w:rsidR="23E21660" w:rsidRDefault="23E21660" w:rsidP="6CFD8102">
      <w:r w:rsidRPr="6CFD8102">
        <w:t>They moved away from the table, but the crowd was getting denser. A cheerleading squad was doing a routine near the center circle. A mascot was firing t-shirts into the crowd with a cannon.</w:t>
      </w:r>
    </w:p>
    <w:p w14:paraId="4788427B" w14:textId="28C4C1A4" w:rsidR="23E21660" w:rsidRDefault="23E21660" w:rsidP="6CFD8102">
      <w:r w:rsidRPr="6CFD8102">
        <w:t>Nichole stopped. She put her hands over her ears. Her head dropped.</w:t>
      </w:r>
    </w:p>
    <w:p w14:paraId="04AA5038" w14:textId="1112CE54" w:rsidR="23E21660" w:rsidRDefault="23E21660" w:rsidP="6CFD8102">
      <w:r w:rsidRPr="6CFD8102">
        <w:lastRenderedPageBreak/>
        <w:t>It was too much. The strobe lights, the screaming, the sheer unpredictable chaos of it. Her sensory processing system was red-lining.</w:t>
      </w:r>
    </w:p>
    <w:p w14:paraId="2CAE90F4" w14:textId="7C4DD1D4" w:rsidR="23E21660" w:rsidRDefault="23E21660" w:rsidP="6CFD8102">
      <w:r w:rsidRPr="6CFD8102">
        <w:t>Patrick saw the signs immediately. The rigid posture. The hands.</w:t>
      </w:r>
    </w:p>
    <w:p w14:paraId="7B43E908" w14:textId="5F69C840" w:rsidR="23E21660" w:rsidRDefault="23E21660" w:rsidP="6CFD8102">
      <w:r w:rsidRPr="6CFD8102">
        <w:t>"Abort," Patrick said.</w:t>
      </w:r>
    </w:p>
    <w:p w14:paraId="6E8845CA" w14:textId="4C40E59F" w:rsidR="23E21660" w:rsidRDefault="23E21660" w:rsidP="6CFD8102">
      <w:r w:rsidRPr="6CFD8102">
        <w:t>He didn't try to push through the crowd to Station 5. He looked around. He spotted a man in a BSU Staff polo holding a clipboard near a side tunnel—clearly a facility manager.</w:t>
      </w:r>
    </w:p>
    <w:p w14:paraId="5A95E1EF" w14:textId="1A0C75C4" w:rsidR="23E21660" w:rsidRDefault="23E21660" w:rsidP="6CFD8102">
      <w:r w:rsidRPr="6CFD8102">
        <w:t>Patrick rolled Nichole straight toward him, cutting through a line of confused freshmen.</w:t>
      </w:r>
    </w:p>
    <w:p w14:paraId="2C0E22F3" w14:textId="12D0977C" w:rsidR="23E21660" w:rsidRDefault="23E21660" w:rsidP="6CFD8102">
      <w:r w:rsidRPr="6CFD8102">
        <w:t>"Excuse me!" Patrick barked, using his "Command Voice."</w:t>
      </w:r>
    </w:p>
    <w:p w14:paraId="5305B85F" w14:textId="64426F9D" w:rsidR="23E21660" w:rsidRDefault="23E21660" w:rsidP="6CFD8102">
      <w:r w:rsidRPr="6CFD8102">
        <w:t>The staffer looked up.</w:t>
      </w:r>
    </w:p>
    <w:p w14:paraId="0AC2A947" w14:textId="078F007F" w:rsidR="23E21660" w:rsidRDefault="23E21660" w:rsidP="6CFD8102">
      <w:r w:rsidRPr="6CFD8102">
        <w:t>"We have a medical situation," Patrick said, pointing to Nichole. "Sensory overload. I need a quiet room. Now."</w:t>
      </w:r>
    </w:p>
    <w:p w14:paraId="744F3871" w14:textId="3A94EC4D" w:rsidR="23E21660" w:rsidRDefault="23E21660" w:rsidP="6CFD8102">
      <w:r w:rsidRPr="6CFD8102">
        <w:t>The staffer didn't argue. He saw the distress. He pointed to a heavy gray door just ten feet away marked MEDIA ROOM - NO ENTRY.</w:t>
      </w:r>
    </w:p>
    <w:p w14:paraId="21F3A63B" w14:textId="0462E102" w:rsidR="23E21660" w:rsidRDefault="23E21660" w:rsidP="6CFD8102">
      <w:r w:rsidRPr="6CFD8102">
        <w:t>"In there," the staffer said, swiping his badge to unlock it. "It's soundproofed for the press."</w:t>
      </w:r>
    </w:p>
    <w:p w14:paraId="7C0293C3" w14:textId="157F6EE1" w:rsidR="23E21660" w:rsidRDefault="23E21660" w:rsidP="6CFD8102">
      <w:pPr>
        <w:pStyle w:val="Heading4"/>
      </w:pPr>
      <w:r w:rsidRPr="6CFD8102">
        <w:t>Time: 9:35 AM Location: The Media Room</w:t>
      </w:r>
    </w:p>
    <w:p w14:paraId="5D6B2A27" w14:textId="0B63FD50" w:rsidR="23E21660" w:rsidRDefault="23E21660" w:rsidP="6CFD8102">
      <w:r w:rsidRPr="6CFD8102">
        <w:t>The heavy door clicked shut. The roar of the arena vanished instantly, replaced by the hum of silence. The room was cool, carpeted, and lit by soft recessed lighting.</w:t>
      </w:r>
    </w:p>
    <w:p w14:paraId="4AE9E4C8" w14:textId="6352727C" w:rsidR="23E21660" w:rsidRDefault="23E21660" w:rsidP="6CFD8102">
      <w:r w:rsidRPr="6CFD8102">
        <w:t>Nichole took her hands off her ears. She let out a ragged breath.</w:t>
      </w:r>
    </w:p>
    <w:p w14:paraId="51855D12" w14:textId="0D7A2F54" w:rsidR="23E21660" w:rsidRDefault="23E21660" w:rsidP="6CFD8102">
      <w:r w:rsidRPr="6CFD8102">
        <w:t xml:space="preserve">"You okay, </w:t>
      </w:r>
      <w:r w:rsidR="157E1926" w:rsidRPr="6CFD8102">
        <w:t>Nikki</w:t>
      </w:r>
      <w:r w:rsidRPr="6CFD8102">
        <w:t>?" Patrick asked, kneeling beside her.</w:t>
      </w:r>
    </w:p>
    <w:p w14:paraId="08D8BC58" w14:textId="522915B8" w:rsidR="23E21660" w:rsidRDefault="23E21660" w:rsidP="6CFD8102">
      <w:r w:rsidRPr="6CFD8102">
        <w:t>Nichole nodded. She tapped her screen.</w:t>
      </w:r>
    </w:p>
    <w:p w14:paraId="7F38D429" w14:textId="6F25BF30" w:rsidR="23E21660" w:rsidRDefault="23E21660" w:rsidP="6CFD8102">
      <w:r w:rsidRPr="6CFD8102">
        <w:t>"THE. HIVE. IS. ANGRY."</w:t>
      </w:r>
    </w:p>
    <w:p w14:paraId="50519D85" w14:textId="435BD086" w:rsidR="23E21660" w:rsidRDefault="23E21660" w:rsidP="6CFD8102">
      <w:r w:rsidRPr="6CFD8102">
        <w:t>Patrick chuckled. "Yeah. It's a zoo out there."</w:t>
      </w:r>
    </w:p>
    <w:p w14:paraId="3F03F2DE" w14:textId="4B90193D" w:rsidR="23E21660" w:rsidRDefault="23E21660" w:rsidP="6CFD8102">
      <w:r w:rsidRPr="6CFD8102">
        <w:t>The door opened again. The staffer poked his head in, followed by a woman carrying a portable camera setup and a laptop.</w:t>
      </w:r>
    </w:p>
    <w:p w14:paraId="40F9AD1B" w14:textId="19668102" w:rsidR="23E21660" w:rsidRDefault="23E21660" w:rsidP="6CFD8102">
      <w:r w:rsidRPr="6CFD8102">
        <w:t>"I figured you guys didn't want to go back out there," the staffer said. "Sarah here is from the ID office. She can process your Bull Passes right here."</w:t>
      </w:r>
    </w:p>
    <w:p w14:paraId="12B1AC7E" w14:textId="74460B2A" w:rsidR="23E21660" w:rsidRDefault="23E21660" w:rsidP="6CFD8102">
      <w:r w:rsidRPr="6CFD8102">
        <w:t>Sarah set up the camera against a plain white wall.</w:t>
      </w:r>
    </w:p>
    <w:p w14:paraId="62FE7713" w14:textId="13DBBE79" w:rsidR="23E21660" w:rsidRDefault="23E21660" w:rsidP="6CFD8102">
      <w:r w:rsidRPr="6CFD8102">
        <w:lastRenderedPageBreak/>
        <w:t>"Sorry about the mess out there," she said kindly. "We can do the photos here. You guys are the twins with the Foundry waiver, right? The Registrar mentioned you might be coming through."</w:t>
      </w:r>
    </w:p>
    <w:p w14:paraId="1B052869" w14:textId="5B2A80B5" w:rsidR="23E21660" w:rsidRDefault="23E21660" w:rsidP="6CFD8102">
      <w:r w:rsidRPr="6CFD8102">
        <w:t>Patrick stood up. He helped Nichole sit up straight. He fixed her hair.</w:t>
      </w:r>
    </w:p>
    <w:p w14:paraId="19345BA9" w14:textId="0D7AA9A1" w:rsidR="23E21660" w:rsidRDefault="23E21660" w:rsidP="6CFD8102">
      <w:r w:rsidRPr="6CFD8102">
        <w:t>"Ready for your close-up?" he asked.</w:t>
      </w:r>
    </w:p>
    <w:p w14:paraId="1D2A89E8" w14:textId="6D117589" w:rsidR="23E21660" w:rsidRDefault="23E21660" w:rsidP="6CFD8102">
      <w:r w:rsidRPr="6CFD8102">
        <w:t>Nichole smiled. It was a small, quiet victory.</w:t>
      </w:r>
    </w:p>
    <w:p w14:paraId="7FF44215" w14:textId="1034CE81" w:rsidR="23E21660" w:rsidRDefault="23E21660" w:rsidP="6CFD8102">
      <w:r w:rsidRPr="6CFD8102">
        <w:t>Flash.</w:t>
      </w:r>
    </w:p>
    <w:p w14:paraId="7571C851" w14:textId="05EAE90D" w:rsidR="23E21660" w:rsidRDefault="23E21660" w:rsidP="6CFD8102">
      <w:r w:rsidRPr="6CFD8102">
        <w:t>Five minutes later, Sarah handed them two plastic cards. NAME: BENNETT, NICHOLE. STATUS: STUDENT.</w:t>
      </w:r>
    </w:p>
    <w:p w14:paraId="05CE4802" w14:textId="5751D935" w:rsidR="23E21660" w:rsidRDefault="23E21660" w:rsidP="6CFD8102">
      <w:r w:rsidRPr="6CFD8102">
        <w:t>NAME: BENNETT, PATRICK. STATUS: STUDENT.</w:t>
      </w:r>
    </w:p>
    <w:p w14:paraId="60CFAE38" w14:textId="7B4EF5A1" w:rsidR="23E21660" w:rsidRDefault="23E21660" w:rsidP="6CFD8102">
      <w:r w:rsidRPr="6CFD8102">
        <w:t>"You're all set," the staffer said. "You can take the service elevator in the back hallway. It goes straight up to the street level. You can skip the 'Dorm Life' presentation. I think you guys have 'Independent Living' figured out."</w:t>
      </w:r>
    </w:p>
    <w:p w14:paraId="2BF0B69C" w14:textId="4F4E69F3" w:rsidR="23E21660" w:rsidRDefault="23E21660" w:rsidP="6CFD8102">
      <w:r w:rsidRPr="6CFD8102">
        <w:t>Patrick took the cards. He looked at Nichole.</w:t>
      </w:r>
    </w:p>
    <w:p w14:paraId="7E438CFF" w14:textId="1CDCDC2A" w:rsidR="23E21660" w:rsidRDefault="23E21660" w:rsidP="6CFD8102">
      <w:r w:rsidRPr="6CFD8102">
        <w:t>"Ready to go home?"</w:t>
      </w:r>
    </w:p>
    <w:p w14:paraId="6FCE7B51" w14:textId="57A45318" w:rsidR="23E21660" w:rsidRDefault="23E21660" w:rsidP="6CFD8102">
      <w:r w:rsidRPr="6CFD8102">
        <w:t>"YES."</w:t>
      </w:r>
    </w:p>
    <w:p w14:paraId="65F9B414" w14:textId="64D8A66F" w:rsidR="23E21660" w:rsidRDefault="23E21660" w:rsidP="6CFD8102">
      <w:r w:rsidRPr="6CFD8102">
        <w:t>They rolled out the back way, bypassing the chaos entirely. They had the cards. They had the waiver. And they had no intention of ever setting foot on that arena floor again.</w:t>
      </w:r>
    </w:p>
    <w:p w14:paraId="7F97D828" w14:textId="436C9E2A" w:rsidR="680BFE46" w:rsidRDefault="680BFE46" w:rsidP="6CFD8102">
      <w:pPr>
        <w:pStyle w:val="Heading3"/>
      </w:pPr>
      <w:r w:rsidRPr="6CFD8102">
        <w:t>Part 2: The System Reboot</w:t>
      </w:r>
    </w:p>
    <w:p w14:paraId="12B2A06D" w14:textId="58934FF0" w:rsidR="680BFE46" w:rsidRDefault="680BFE46" w:rsidP="6CFD8102">
      <w:pPr>
        <w:pStyle w:val="Heading4"/>
      </w:pPr>
      <w:r w:rsidRPr="6CFD8102">
        <w:t>Date: Friday, August 27, 2004 Time: 9:45 AM Location: The Media Room (Quiet Zone)</w:t>
      </w:r>
    </w:p>
    <w:p w14:paraId="04A94CE0" w14:textId="09879D5A" w:rsidR="680BFE46" w:rsidRDefault="680BFE46" w:rsidP="6CFD8102">
      <w:r w:rsidRPr="6CFD8102">
        <w:t>The heavy soundproof door clicked shut, sealing out the chaos of the arena floor. The silence in the media room was sudden and absolute.</w:t>
      </w:r>
    </w:p>
    <w:p w14:paraId="5C7E86A9" w14:textId="27D948C9" w:rsidR="680BFE46" w:rsidRDefault="680BFE46" w:rsidP="6CFD8102">
      <w:r w:rsidRPr="6CFD8102">
        <w:t>Patrick exhaled, leaning back against the white wall next to the ID camera setup. He looked at the two plastic cards in his hand—their tickets to the university.</w:t>
      </w:r>
    </w:p>
    <w:p w14:paraId="3194D1B3" w14:textId="565F9E6E" w:rsidR="680BFE46" w:rsidRDefault="680BFE46" w:rsidP="6CFD8102">
      <w:r w:rsidRPr="6CFD8102">
        <w:t>"Okay," Patrick said, his voice low and calm. "We got the IDs. The housing waiver is in the system. We don't need to listen to the Dean of Students give a speech about 'Finding Your Passion.' We can be back at the loft in twenty minutes."</w:t>
      </w:r>
    </w:p>
    <w:p w14:paraId="43E050D2" w14:textId="3D5FE6ED" w:rsidR="680BFE46" w:rsidRDefault="680BFE46" w:rsidP="6CFD8102">
      <w:r w:rsidRPr="6CFD8102">
        <w:t>He moved behind Nichole’s chair. It was a sleek, custom-built manual chair—titanium frame, ultra-lightweight, with high-performance wheels. There were no motors to hum, no batteries to charge. It was just simple, mechanical efficiency.</w:t>
      </w:r>
    </w:p>
    <w:p w14:paraId="1E6CEE5E" w14:textId="41B80D55" w:rsidR="680BFE46" w:rsidRDefault="680BFE46" w:rsidP="6CFD8102">
      <w:r w:rsidRPr="6CFD8102">
        <w:lastRenderedPageBreak/>
        <w:t>He gripped the push handles.</w:t>
      </w:r>
    </w:p>
    <w:p w14:paraId="532B4FFC" w14:textId="72E61D43" w:rsidR="680BFE46" w:rsidRDefault="680BFE46" w:rsidP="6CFD8102">
      <w:r w:rsidRPr="6CFD8102">
        <w:t>"Ready to roll out?"</w:t>
      </w:r>
    </w:p>
    <w:p w14:paraId="5CF67476" w14:textId="22524A7A" w:rsidR="680BFE46" w:rsidRDefault="680BFE46" w:rsidP="6CFD8102">
      <w:r w:rsidRPr="6CFD8102">
        <w:t>Nichole sat there, her hands gripping her armrests. Her chest was still tight. The "Hive" out there had rattled her sensors. Every instinct screamed Run. Hide. Go back to the fortress.</w:t>
      </w:r>
    </w:p>
    <w:p w14:paraId="2FF33647" w14:textId="7E0EC492" w:rsidR="680BFE46" w:rsidRDefault="680BFE46" w:rsidP="6CFD8102">
      <w:r w:rsidRPr="6CFD8102">
        <w:t>But another voice—smaller, but stubborn—whispered something else.</w:t>
      </w:r>
    </w:p>
    <w:p w14:paraId="589142A9" w14:textId="7D725D69" w:rsidR="680BFE46" w:rsidRDefault="680BFE46" w:rsidP="6CFD8102">
      <w:r w:rsidRPr="6CFD8102">
        <w:t>If you leave now, you start the semester running away.</w:t>
      </w:r>
    </w:p>
    <w:p w14:paraId="4ACE5DBB" w14:textId="5F94596A" w:rsidR="680BFE46" w:rsidRDefault="680BFE46" w:rsidP="6CFD8102">
      <w:r w:rsidRPr="6CFD8102">
        <w:t>She didn't want to be the "Special Case" who disappeared out the back door. She was a student. She belonged here just as much as the cheerleaders and the guys in the backwards baseball caps.</w:t>
      </w:r>
    </w:p>
    <w:p w14:paraId="74F0C2BC" w14:textId="454B5434" w:rsidR="680BFE46" w:rsidRDefault="680BFE46" w:rsidP="6CFD8102">
      <w:r w:rsidRPr="6CFD8102">
        <w:t>She lifted her hand. She made a fist, then opened it. Wait.</w:t>
      </w:r>
    </w:p>
    <w:p w14:paraId="0285016C" w14:textId="7BE5B809" w:rsidR="680BFE46" w:rsidRDefault="680BFE46" w:rsidP="6CFD8102">
      <w:r w:rsidRPr="6CFD8102">
        <w:t>She reached for her communication device.</w:t>
      </w:r>
    </w:p>
    <w:p w14:paraId="109D4966" w14:textId="0C2BE248" w:rsidR="680BFE46" w:rsidRDefault="680BFE46" w:rsidP="6CFD8102">
      <w:r w:rsidRPr="6CFD8102">
        <w:t>"STOP."</w:t>
      </w:r>
    </w:p>
    <w:p w14:paraId="24051A3C" w14:textId="36822621" w:rsidR="680BFE46" w:rsidRDefault="680BFE46" w:rsidP="6CFD8102">
      <w:r w:rsidRPr="6CFD8102">
        <w:t>Patrick paused. He came around to the front of the chair, kneeling down so he was eye-level with her.</w:t>
      </w:r>
    </w:p>
    <w:p w14:paraId="4E6E7966" w14:textId="3B8553FE" w:rsidR="680BFE46" w:rsidRDefault="680BFE46" w:rsidP="6CFD8102">
      <w:r w:rsidRPr="6CFD8102">
        <w:t xml:space="preserve">"What's up, </w:t>
      </w:r>
      <w:r w:rsidR="157E1926" w:rsidRPr="6CFD8102">
        <w:t>Nikki</w:t>
      </w:r>
      <w:r w:rsidRPr="6CFD8102">
        <w:t>?"</w:t>
      </w:r>
    </w:p>
    <w:p w14:paraId="11C7B0F0" w14:textId="108EFE64" w:rsidR="680BFE46" w:rsidRDefault="680BFE46" w:rsidP="6CFD8102">
      <w:r w:rsidRPr="6CFD8102">
        <w:t>Nichole looked at him. She pointed to her chest, then made a squeezing motion with her arms.</w:t>
      </w:r>
    </w:p>
    <w:p w14:paraId="68E4ED59" w14:textId="7C58BBB1" w:rsidR="680BFE46" w:rsidRDefault="680BFE46" w:rsidP="6CFD8102">
      <w:r w:rsidRPr="6CFD8102">
        <w:t>"NOT. LEAVING. YET. NEED. SQUEEZE."</w:t>
      </w:r>
    </w:p>
    <w:p w14:paraId="2945F929" w14:textId="2217D6DF" w:rsidR="680BFE46" w:rsidRDefault="680BFE46" w:rsidP="6CFD8102">
      <w:r w:rsidRPr="6CFD8102">
        <w:t>Patrick understood immediately. It wasn't about affection; it was about regulation. Her proprioceptive system—the internal sense of where her body was in space—was frazzled by the noise and lights. She felt like she was floating, disintegrating. She needed Deep Pressure Therapy to put the pieces back together.</w:t>
      </w:r>
    </w:p>
    <w:p w14:paraId="60BB9609" w14:textId="479F3463" w:rsidR="680BFE46" w:rsidRDefault="680BFE46" w:rsidP="6CFD8102">
      <w:r w:rsidRPr="6CFD8102">
        <w:t>"System Reboot?" Patrick asked.</w:t>
      </w:r>
    </w:p>
    <w:p w14:paraId="459BF352" w14:textId="6177B642" w:rsidR="680BFE46" w:rsidRDefault="680BFE46" w:rsidP="6CFD8102">
      <w:r w:rsidRPr="6CFD8102">
        <w:t>Nichole nodded.</w:t>
      </w:r>
    </w:p>
    <w:p w14:paraId="1287387B" w14:textId="252A40AC" w:rsidR="680BFE46" w:rsidRDefault="680BFE46" w:rsidP="6CFD8102">
      <w:r w:rsidRPr="6CFD8102">
        <w:t>"Okay. Arms up."</w:t>
      </w:r>
    </w:p>
    <w:p w14:paraId="36BF4935" w14:textId="792F6510" w:rsidR="680BFE46" w:rsidRDefault="680BFE46" w:rsidP="6CFD8102">
      <w:r w:rsidRPr="6CFD8102">
        <w:t>Patrick stood up and moved in close. He didn't hug her like a brother greeting a sister. He hugged her like a mechanic securing a load.</w:t>
      </w:r>
    </w:p>
    <w:p w14:paraId="60771044" w14:textId="3B3BC728" w:rsidR="680BFE46" w:rsidRDefault="680BFE46" w:rsidP="6CFD8102">
      <w:r w:rsidRPr="6CFD8102">
        <w:lastRenderedPageBreak/>
        <w:t>He wrapped his arms around her upper torso, applying firm, steady, crushing pressure. He squeezed hard—hard enough that it might have hurt someone else, but for Nichole, it was grounding.</w:t>
      </w:r>
    </w:p>
    <w:p w14:paraId="7EEA6CBC" w14:textId="7C406547" w:rsidR="680BFE46" w:rsidRDefault="680BFE46" w:rsidP="6CFD8102">
      <w:r w:rsidRPr="6CFD8102">
        <w:t>He held the pressure for ten seconds. One. Two. Three...</w:t>
      </w:r>
    </w:p>
    <w:p w14:paraId="6AE4D711" w14:textId="516CE0DE" w:rsidR="680BFE46" w:rsidRDefault="680BFE46" w:rsidP="6CFD8102">
      <w:r w:rsidRPr="6CFD8102">
        <w:t>He released slowly.</w:t>
      </w:r>
    </w:p>
    <w:p w14:paraId="385C00B4" w14:textId="2835893C" w:rsidR="680BFE46" w:rsidRDefault="680BFE46" w:rsidP="6CFD8102">
      <w:r w:rsidRPr="6CFD8102">
        <w:t>Then he moved to her shoulders, pressing down with his full weight.</w:t>
      </w:r>
    </w:p>
    <w:p w14:paraId="0D2872AB" w14:textId="799EBF17" w:rsidR="680BFE46" w:rsidRDefault="680BFE46" w:rsidP="6CFD8102">
      <w:r w:rsidRPr="6CFD8102">
        <w:t>Then he squeezed her forearms, compressing the muscles from wrist to elbow.</w:t>
      </w:r>
    </w:p>
    <w:p w14:paraId="66DB924D" w14:textId="69053004" w:rsidR="680BFE46" w:rsidRDefault="680BFE46" w:rsidP="6CFD8102">
      <w:r w:rsidRPr="6CFD8102">
        <w:t>Nichole closed her eyes. She felt her heart rate drop. She felt the static in her brain clear. The "floating" sensation vanished. She could feel the edges of her body again. She was solid. She was real.</w:t>
      </w:r>
    </w:p>
    <w:p w14:paraId="2BE921BE" w14:textId="7226F146" w:rsidR="680BFE46" w:rsidRDefault="680BFE46" w:rsidP="6CFD8102">
      <w:r w:rsidRPr="6CFD8102">
        <w:t>She took a deep breath. The air in the room felt cooler. The lights seemed less bright.</w:t>
      </w:r>
    </w:p>
    <w:p w14:paraId="70C44DC7" w14:textId="49E20319" w:rsidR="680BFE46" w:rsidRDefault="680BFE46" w:rsidP="6CFD8102">
      <w:r w:rsidRPr="6CFD8102">
        <w:t>Patrick stepped back, watching her face closely. He was reading the telemetry.</w:t>
      </w:r>
    </w:p>
    <w:p w14:paraId="4FB78B88" w14:textId="217132C8" w:rsidR="680BFE46" w:rsidRDefault="680BFE46" w:rsidP="6CFD8102">
      <w:r w:rsidRPr="6CFD8102">
        <w:t>"Status?"</w:t>
      </w:r>
    </w:p>
    <w:p w14:paraId="50AFFCF0" w14:textId="7BBAF016" w:rsidR="680BFE46" w:rsidRDefault="680BFE46" w:rsidP="6CFD8102">
      <w:r w:rsidRPr="6CFD8102">
        <w:t>Nichole opened her eyes. She looked at the door. The roar of the orientation was still out there, muffled but present.</w:t>
      </w:r>
    </w:p>
    <w:p w14:paraId="7EE96713" w14:textId="082EA19D" w:rsidR="680BFE46" w:rsidRDefault="680BFE46" w:rsidP="6CFD8102">
      <w:r w:rsidRPr="6CFD8102">
        <w:t>She wasn't afraid of it anymore.</w:t>
      </w:r>
    </w:p>
    <w:p w14:paraId="6614F49E" w14:textId="77FE07EF" w:rsidR="680BFE46" w:rsidRDefault="680BFE46" w:rsidP="6CFD8102">
      <w:r w:rsidRPr="6CFD8102">
        <w:t>She tapped her screen.</w:t>
      </w:r>
    </w:p>
    <w:p w14:paraId="28E53B38" w14:textId="706DCD5A" w:rsidR="680BFE46" w:rsidRDefault="680BFE46" w:rsidP="6CFD8102">
      <w:r w:rsidRPr="6CFD8102">
        <w:t>"SYSTEM. ONLINE."</w:t>
      </w:r>
    </w:p>
    <w:p w14:paraId="61C4204C" w14:textId="534EDD4C" w:rsidR="680BFE46" w:rsidRDefault="680BFE46" w:rsidP="6CFD8102">
      <w:r w:rsidRPr="6CFD8102">
        <w:t>She looked at Patrick, then at the door.</w:t>
      </w:r>
    </w:p>
    <w:p w14:paraId="6067CED6" w14:textId="05227CE8" w:rsidR="680BFE46" w:rsidRDefault="680BFE46" w:rsidP="6CFD8102">
      <w:r w:rsidRPr="6CFD8102">
        <w:t>"WE. STAY."</w:t>
      </w:r>
    </w:p>
    <w:p w14:paraId="1AD319E8" w14:textId="6913FEE0" w:rsidR="680BFE46" w:rsidRDefault="680BFE46" w:rsidP="6CFD8102">
      <w:r w:rsidRPr="6CFD8102">
        <w:t>Patrick raised an eyebrow. "You sure? We can skip the speeches. No one will know."</w:t>
      </w:r>
    </w:p>
    <w:p w14:paraId="20BAF149" w14:textId="21F8B49B" w:rsidR="680BFE46" w:rsidRDefault="680BFE46" w:rsidP="6CFD8102">
      <w:r w:rsidRPr="6CFD8102">
        <w:t>Nichole shook her head.</w:t>
      </w:r>
    </w:p>
    <w:p w14:paraId="6F2AAD33" w14:textId="7BC22783" w:rsidR="680BFE46" w:rsidRDefault="680BFE46" w:rsidP="6CFD8102">
      <w:r w:rsidRPr="6CFD8102">
        <w:t>"NO. SKIPPING. WE. ARE. FRESHMEN."</w:t>
      </w:r>
    </w:p>
    <w:p w14:paraId="587401A3" w14:textId="16CF8C50" w:rsidR="680BFE46" w:rsidRDefault="680BFE46" w:rsidP="6CFD8102">
      <w:r w:rsidRPr="6CFD8102">
        <w:t>Patrick grinned. It was that stubborn Bennett pride. She was terrified, but she was refusing to yield.</w:t>
      </w:r>
    </w:p>
    <w:p w14:paraId="33D04CEC" w14:textId="1F9D1168" w:rsidR="680BFE46" w:rsidRDefault="680BFE46" w:rsidP="6CFD8102">
      <w:r w:rsidRPr="6CFD8102">
        <w:t>"Alright then," Patrick said, moving back to the push handles of her manual chair. "If we're doing this, we're doing it right. I'll find us a spot near the back, close to the exit tunnel, just in case. But we go in through the front door."</w:t>
      </w:r>
    </w:p>
    <w:p w14:paraId="59CBABDF" w14:textId="18F6D23F" w:rsidR="680BFE46" w:rsidRDefault="680BFE46" w:rsidP="6CFD8102">
      <w:r w:rsidRPr="6CFD8102">
        <w:lastRenderedPageBreak/>
        <w:t>He unlocked the brakes.</w:t>
      </w:r>
    </w:p>
    <w:p w14:paraId="66015DB3" w14:textId="39E2D582" w:rsidR="680BFE46" w:rsidRDefault="680BFE46" w:rsidP="6CFD8102">
      <w:r w:rsidRPr="6CFD8102">
        <w:t>"Ready to face the mob?"</w:t>
      </w:r>
    </w:p>
    <w:p w14:paraId="70233F46" w14:textId="788564B7" w:rsidR="680BFE46" w:rsidRDefault="680BFE46" w:rsidP="6CFD8102">
      <w:r w:rsidRPr="6CFD8102">
        <w:t>Nichole gripped her armrests. She felt the lingering pressure of his hug on her ribs, a phantom armor protecting her.</w:t>
      </w:r>
    </w:p>
    <w:p w14:paraId="78D7FC62" w14:textId="19204AF0" w:rsidR="680BFE46" w:rsidRDefault="680BFE46" w:rsidP="6CFD8102">
      <w:r w:rsidRPr="6CFD8102">
        <w:t>"GO."</w:t>
      </w:r>
    </w:p>
    <w:p w14:paraId="60278AAF" w14:textId="438D6099" w:rsidR="680BFE46" w:rsidRDefault="680BFE46" w:rsidP="6CFD8102">
      <w:r w:rsidRPr="6CFD8102">
        <w:t>Patrick pushed the door open. The noise of the arena rushed back in—a wall of cheers and music.</w:t>
      </w:r>
    </w:p>
    <w:p w14:paraId="1554938A" w14:textId="5D50A779" w:rsidR="680BFE46" w:rsidRDefault="680BFE46" w:rsidP="6CFD8102">
      <w:r w:rsidRPr="6CFD8102">
        <w:t>But this time, Nichole didn't flinch. She sat up straight in her chair, lifting her chin.</w:t>
      </w:r>
    </w:p>
    <w:p w14:paraId="00AC6546" w14:textId="4D823549" w:rsidR="680BFE46" w:rsidRDefault="680BFE46" w:rsidP="6CFD8102">
      <w:r w:rsidRPr="6CFD8102">
        <w:t>They rolled out of the quiet room and back into the lights, two soldiers rejoining the formation.</w:t>
      </w:r>
    </w:p>
    <w:p w14:paraId="672CD65F" w14:textId="0198883C" w:rsidR="1E179FAE" w:rsidRDefault="1E179FAE" w:rsidP="6CFD8102">
      <w:pPr>
        <w:pStyle w:val="Heading3"/>
      </w:pPr>
      <w:r w:rsidRPr="6CFD8102">
        <w:t>Part 3: The Assembly</w:t>
      </w:r>
    </w:p>
    <w:p w14:paraId="4FC5C49A" w14:textId="09CD9D1C" w:rsidR="1E179FAE" w:rsidRDefault="1E179FAE" w:rsidP="6CFD8102">
      <w:pPr>
        <w:pStyle w:val="Heading4"/>
      </w:pPr>
      <w:r w:rsidRPr="6CFD8102">
        <w:t>Date: Friday, August 27, 2004 Time: 10:15 AM Location: The Family Restroom, Concourse Level</w:t>
      </w:r>
    </w:p>
    <w:p w14:paraId="4BBB4564" w14:textId="65EAED9B" w:rsidR="1E179FAE" w:rsidRDefault="1E179FAE" w:rsidP="6CFD8102">
      <w:r w:rsidRPr="6CFD8102">
        <w:t>Before re-entering the sensory fray of the arena floor, logic dictated a final logistical check.</w:t>
      </w:r>
    </w:p>
    <w:p w14:paraId="7C10C95A" w14:textId="11F656AF" w:rsidR="1E179FAE" w:rsidRDefault="1E179FAE" w:rsidP="6CFD8102">
      <w:r w:rsidRPr="6CFD8102">
        <w:t>They found a "Family Restroom" near the elevators. It was a single-occupancy room, large enough for Nichole’s manual chair to turn 360 degrees.</w:t>
      </w:r>
    </w:p>
    <w:p w14:paraId="743298B9" w14:textId="1A26CA53" w:rsidR="1E179FAE" w:rsidRDefault="1E179FAE" w:rsidP="6CFD8102">
      <w:r w:rsidRPr="6CFD8102">
        <w:t>Patrick locked the door. The roar of the orientation outside became a muffled thrum.</w:t>
      </w:r>
    </w:p>
    <w:p w14:paraId="53C732DE" w14:textId="1D644CAA" w:rsidR="1E179FAE" w:rsidRDefault="1E179FAE" w:rsidP="6CFD8102">
      <w:r w:rsidRPr="6CFD8102">
        <w:t>"Pit stop protocol," Patrick murmured.</w:t>
      </w:r>
    </w:p>
    <w:p w14:paraId="3CCE31C7" w14:textId="60807C2A" w:rsidR="1E179FAE" w:rsidRDefault="1E179FAE" w:rsidP="6CFD8102">
      <w:r w:rsidRPr="6CFD8102">
        <w:t>The routine was as efficient here as it was in the loft. He parked her chair, locked the manual brakes, and assisted with the transfer. There was no awkwardness, no hesitation. They were simply a single functional unit handling a biological necessity.</w:t>
      </w:r>
    </w:p>
    <w:p w14:paraId="599006AF" w14:textId="6C67F8A9" w:rsidR="1E179FAE" w:rsidRDefault="1E179FAE" w:rsidP="6CFD8102">
      <w:r w:rsidRPr="6CFD8102">
        <w:t>He helped her. She waited while he used the facilities. They washed their hands at the low sink, checking their reflections in the mirror.</w:t>
      </w:r>
    </w:p>
    <w:p w14:paraId="1C32503D" w14:textId="062F2138" w:rsidR="1E179FAE" w:rsidRDefault="1E179FAE" w:rsidP="6CFD8102">
      <w:r w:rsidRPr="6CFD8102">
        <w:t>Patrick adjusted his collar. He smoothed a stray hair on Nichole’s head.</w:t>
      </w:r>
    </w:p>
    <w:p w14:paraId="36B4C094" w14:textId="54A24081" w:rsidR="1E179FAE" w:rsidRDefault="1E179FAE" w:rsidP="6CFD8102">
      <w:r w:rsidRPr="6CFD8102">
        <w:t>"We good?"</w:t>
      </w:r>
    </w:p>
    <w:p w14:paraId="1C713ED0" w14:textId="71499C23" w:rsidR="1E179FAE" w:rsidRDefault="1E179FAE" w:rsidP="6CFD8102">
      <w:r w:rsidRPr="6CFD8102">
        <w:t>Nichole nodded. She felt lighter. Regulated. Empty bladder. The "Deep Pressure" reboot from the media room was holding steady.</w:t>
      </w:r>
    </w:p>
    <w:p w14:paraId="1A4A8802" w14:textId="5E5CFEC6" w:rsidR="1E179FAE" w:rsidRDefault="1E179FAE" w:rsidP="6CFD8102">
      <w:r w:rsidRPr="6CFD8102">
        <w:t>"LET'S. DO. THIS."</w:t>
      </w:r>
    </w:p>
    <w:p w14:paraId="2E097847" w14:textId="675E2418" w:rsidR="1E179FAE" w:rsidRDefault="1E179FAE" w:rsidP="6CFD8102">
      <w:pPr>
        <w:pStyle w:val="Heading4"/>
      </w:pPr>
      <w:r w:rsidRPr="6CFD8102">
        <w:lastRenderedPageBreak/>
        <w:t>Time: 10:30 AM Location: The Arena Floor (Accessible Seating Section)</w:t>
      </w:r>
    </w:p>
    <w:p w14:paraId="2576F87F" w14:textId="51957563" w:rsidR="1E179FAE" w:rsidRDefault="1E179FAE" w:rsidP="6CFD8102">
      <w:r w:rsidRPr="6CFD8102">
        <w:t>They rolled down the ramp to the arena floor. This time, instead of wading into the chaotic sea of folding chairs in the center, Patrick steered them toward the designated accessible viewing platform—a raised riser at the back of the floor, offering a clear view of the stage over the heads of two thousand freshmen.</w:t>
      </w:r>
    </w:p>
    <w:p w14:paraId="7DFEAC1B" w14:textId="43E6BC59" w:rsidR="1E179FAE" w:rsidRDefault="1E179FAE" w:rsidP="6CFD8102">
      <w:r w:rsidRPr="6CFD8102">
        <w:t>The lights dimmed. A hush fell over the crowd, rippling from the front rows to the back.</w:t>
      </w:r>
    </w:p>
    <w:p w14:paraId="68C842D6" w14:textId="4E3AB8DA" w:rsidR="1E179FAE" w:rsidRDefault="1E179FAE" w:rsidP="6CFD8102">
      <w:r w:rsidRPr="6CFD8102">
        <w:t>A spotlight hit the center stage.</w:t>
      </w:r>
    </w:p>
    <w:p w14:paraId="2B3C1071" w14:textId="04C5DC67" w:rsidR="1E179FAE" w:rsidRDefault="1E179FAE" w:rsidP="6CFD8102">
      <w:r w:rsidRPr="6CFD8102">
        <w:t>A tall, distinguished man with silver hair and the robes of academia walked to the podium. He adjusted the microphone.</w:t>
      </w:r>
    </w:p>
    <w:p w14:paraId="5D03F4A5" w14:textId="54EA068F" w:rsidR="1E179FAE" w:rsidRDefault="1E179FAE" w:rsidP="6CFD8102">
      <w:r w:rsidRPr="6CFD8102">
        <w:t>This was Dr. Marcus Thorne, the University President.</w:t>
      </w:r>
    </w:p>
    <w:p w14:paraId="71A775CE" w14:textId="403115D5" w:rsidR="1E179FAE" w:rsidRDefault="1E179FAE" w:rsidP="6CFD8102">
      <w:r w:rsidRPr="6CFD8102">
        <w:t>He placed his hands on the podium. On the front of the wood structure, a large bronze medallion gleamed in the spotlight. It was the Seal of Braxton State University.</w:t>
      </w:r>
    </w:p>
    <w:p w14:paraId="033D566B" w14:textId="0A48BCB2" w:rsidR="1E179FAE" w:rsidRDefault="1E179FAE" w:rsidP="6CFD8102">
      <w:r w:rsidRPr="6CFD8102">
        <w:t>The seal featured an open book resting on a granite stone, flanked by a laurel wreath and a heavy iron gear—symbolizing the city's dual history of industry and intellect.</w:t>
      </w:r>
    </w:p>
    <w:p w14:paraId="7F5FDDC2" w14:textId="36665F43" w:rsidR="1E179FAE" w:rsidRDefault="1E179FAE" w:rsidP="6CFD8102">
      <w:r w:rsidRPr="6CFD8102">
        <w:t>Below the image, carved into a ribbon of bronze, was the school motto:</w:t>
      </w:r>
    </w:p>
    <w:p w14:paraId="2215C479" w14:textId="738B8F31" w:rsidR="1E179FAE" w:rsidRDefault="1E179FAE" w:rsidP="6CFD8102">
      <w:r w:rsidRPr="6CFD8102">
        <w:t>EX TERRA VIRES (Strength from the Earth)</w:t>
      </w:r>
    </w:p>
    <w:p w14:paraId="43983459" w14:textId="2B94D32F" w:rsidR="1E179FAE" w:rsidRDefault="1E179FAE" w:rsidP="6CFD8102">
      <w:r w:rsidRPr="6CFD8102">
        <w:t>Dr. Thorne’s voice boomed through the array of speakers, deep and resonant.</w:t>
      </w:r>
    </w:p>
    <w:p w14:paraId="41F9799B" w14:textId="3926E276" w:rsidR="1E179FAE" w:rsidRDefault="1E179FAE" w:rsidP="6CFD8102">
      <w:r w:rsidRPr="6CFD8102">
        <w:t>"Welcome," he began, "to the Class of 2008."</w:t>
      </w:r>
    </w:p>
    <w:p w14:paraId="70D98C1C" w14:textId="708C8E47" w:rsidR="1E179FAE" w:rsidRDefault="1E179FAE" w:rsidP="6CFD8102">
      <w:r w:rsidRPr="6CFD8102">
        <w:t>A cheer went up from the floor—nervous, excited, young.</w:t>
      </w:r>
    </w:p>
    <w:p w14:paraId="0EF888A2" w14:textId="1EB056AF" w:rsidR="1E179FAE" w:rsidRDefault="1E179FAE" w:rsidP="6CFD8102">
      <w:r w:rsidRPr="6CFD8102">
        <w:t>Nichole watched from her high vantage point. She saw the seal. She saw the motto.</w:t>
      </w:r>
    </w:p>
    <w:p w14:paraId="47E82920" w14:textId="65D1F38F" w:rsidR="1E179FAE" w:rsidRDefault="1E179FAE" w:rsidP="6CFD8102">
      <w:r w:rsidRPr="6CFD8102">
        <w:t>Strength from the Earth.</w:t>
      </w:r>
    </w:p>
    <w:p w14:paraId="3EEBE8E2" w14:textId="6C88A35E" w:rsidR="1E179FAE" w:rsidRDefault="1E179FAE" w:rsidP="6CFD8102">
      <w:r w:rsidRPr="6CFD8102">
        <w:t>It fit. This wasn't an Ivy League school built on clouds and old money. This was Braxton. It was built on granite, iron, and sweat. It was a place for people who built things. People who endured.</w:t>
      </w:r>
    </w:p>
    <w:p w14:paraId="08959392" w14:textId="6A2EE508" w:rsidR="1E179FAE" w:rsidRDefault="1E179FAE" w:rsidP="6CFD8102">
      <w:r w:rsidRPr="6CFD8102">
        <w:t>"You come here," Dr. Thorne continued, his voice echoing off the steel rafters, "not just to learn, but to forge. To take the raw material of your potential and hammer it into something that can support the weight of the world."</w:t>
      </w:r>
    </w:p>
    <w:p w14:paraId="280FA950" w14:textId="5FE870D9" w:rsidR="1E179FAE" w:rsidRDefault="1E179FAE" w:rsidP="6CFD8102">
      <w:r w:rsidRPr="6CFD8102">
        <w:t>Patrick leaned down, whispering in Nichole’s ear so only she could hear over the PA system.</w:t>
      </w:r>
    </w:p>
    <w:p w14:paraId="3C0F946D" w14:textId="503058C3" w:rsidR="1E179FAE" w:rsidRDefault="1E179FAE" w:rsidP="6CFD8102">
      <w:r w:rsidRPr="6CFD8102">
        <w:t>"Sounds like he's talking to engineers."</w:t>
      </w:r>
    </w:p>
    <w:p w14:paraId="7D8575A8" w14:textId="7B0430D0" w:rsidR="1E179FAE" w:rsidRDefault="1E179FAE" w:rsidP="6CFD8102">
      <w:r w:rsidRPr="6CFD8102">
        <w:lastRenderedPageBreak/>
        <w:t>Nichole smiled. She looked at the seal again. The gear. The stone.</w:t>
      </w:r>
    </w:p>
    <w:p w14:paraId="08659E28" w14:textId="1A7B7D4C" w:rsidR="1E179FAE" w:rsidRDefault="1E179FAE" w:rsidP="6CFD8102">
      <w:r w:rsidRPr="6CFD8102">
        <w:t>She felt the titanium frame of her chair beneath her. She felt Patrick’s hand resting on the push handle behind her. She felt the solid concrete of the arena floor.</w:t>
      </w:r>
    </w:p>
    <w:p w14:paraId="419D34DB" w14:textId="4E955C1A" w:rsidR="1E179FAE" w:rsidRDefault="1E179FAE" w:rsidP="6CFD8102">
      <w:r w:rsidRPr="6CFD8102">
        <w:t>She wasn't just a visitor anymore. She was part of the forge.</w:t>
      </w:r>
    </w:p>
    <w:p w14:paraId="6D47D21D" w14:textId="03EC19E5" w:rsidR="1E179FAE" w:rsidRDefault="1E179FAE" w:rsidP="6CFD8102">
      <w:r w:rsidRPr="6CFD8102">
        <w:t>She tapped her armrest, her eyes fixed on the stage.</w:t>
      </w:r>
    </w:p>
    <w:p w14:paraId="035E41FB" w14:textId="6C3D631E" w:rsidR="1E179FAE" w:rsidRDefault="1E179FAE" w:rsidP="6CFD8102">
      <w:r w:rsidRPr="6CFD8102">
        <w:t>"WE. ARE. STRONG."</w:t>
      </w:r>
    </w:p>
    <w:p w14:paraId="3B11C735" w14:textId="21425E1D" w:rsidR="1E179FAE" w:rsidRDefault="1E179FAE" w:rsidP="6CFD8102">
      <w:r w:rsidRPr="6CFD8102">
        <w:t>Patrick squeezed her shoulder.</w:t>
      </w:r>
    </w:p>
    <w:p w14:paraId="7653B1D9" w14:textId="2226D9E8" w:rsidR="1E179FAE" w:rsidRDefault="1E179FAE" w:rsidP="6CFD8102">
      <w:r w:rsidRPr="6CFD8102">
        <w:t xml:space="preserve">"Damn right we are, </w:t>
      </w:r>
      <w:r w:rsidR="157E1926" w:rsidRPr="6CFD8102">
        <w:t>Nikki</w:t>
      </w:r>
      <w:r w:rsidRPr="6CFD8102">
        <w:t>."</w:t>
      </w:r>
    </w:p>
    <w:p w14:paraId="10520879" w14:textId="238B886C" w:rsidR="1E179FAE" w:rsidRDefault="1E179FAE" w:rsidP="6CFD8102">
      <w:r w:rsidRPr="6CFD8102">
        <w:t>The orientation continued, the speeches washing over them. But the fear was gone. They had survived the check-in. They had survived the noise. They had claimed their ground.</w:t>
      </w:r>
    </w:p>
    <w:p w14:paraId="104BF38C" w14:textId="74F29A9B" w:rsidR="1E179FAE" w:rsidRDefault="1E179FAE" w:rsidP="6CFD8102">
      <w:r w:rsidRPr="6CFD8102">
        <w:t>As the band struck up the alma mater, Nichole Bennett—Freshman, Technical Communication Major, Resident of The Foundry—sat up straight in her manual chair and faced her future.</w:t>
      </w:r>
    </w:p>
    <w:p w14:paraId="1A86E4A4" w14:textId="0D57378A" w:rsidR="72F1E4EC" w:rsidRDefault="72F1E4EC" w:rsidP="6CFD8102">
      <w:pPr>
        <w:pStyle w:val="Heading3"/>
      </w:pPr>
      <w:r w:rsidRPr="6CFD8102">
        <w:t>Part 4: The Tactical Retreat</w:t>
      </w:r>
    </w:p>
    <w:p w14:paraId="6D8210A7" w14:textId="7E6C3EDE" w:rsidR="72F1E4EC" w:rsidRDefault="72F1E4EC" w:rsidP="6CFD8102">
      <w:pPr>
        <w:pStyle w:val="Heading4"/>
      </w:pPr>
      <w:r w:rsidRPr="6CFD8102">
        <w:t>Date: Friday, August 27, 2004 Time: 12:00 PM Location: The University Dining Hall (The Trough)</w:t>
      </w:r>
    </w:p>
    <w:p w14:paraId="0413719D" w14:textId="183817E8" w:rsidR="72F1E4EC" w:rsidRDefault="72F1E4EC" w:rsidP="6CFD8102">
      <w:r w:rsidRPr="6CFD8102">
        <w:t>Dr. Thorne’s speech ended with a polite round of applause and the thunderous scraping of two thousand chairs. The orientation leaders, bright yellow shirts bobbing in the crowd, began herding the masses toward the exits.</w:t>
      </w:r>
    </w:p>
    <w:p w14:paraId="533D4994" w14:textId="0BB0ECE0" w:rsidR="72F1E4EC" w:rsidRDefault="72F1E4EC" w:rsidP="6CFD8102">
      <w:r w:rsidRPr="6CFD8102">
        <w:t>"Lunch is served!" a megaphone blared. "Follow the leaders to the Student Union!"</w:t>
      </w:r>
    </w:p>
    <w:p w14:paraId="16B7853B" w14:textId="1974E9F6" w:rsidR="72F1E4EC" w:rsidRDefault="72F1E4EC" w:rsidP="6CFD8102">
      <w:r w:rsidRPr="6CFD8102">
        <w:t>Patrick looked at Nichole.</w:t>
      </w:r>
    </w:p>
    <w:p w14:paraId="488DC553" w14:textId="09C301BF" w:rsidR="72F1E4EC" w:rsidRDefault="72F1E4EC" w:rsidP="6CFD8102">
      <w:r w:rsidRPr="6CFD8102">
        <w:t>"It's free," Patrick noted. "And we already paid the tuition deposit."</w:t>
      </w:r>
    </w:p>
    <w:p w14:paraId="720BDA41" w14:textId="0338CE1D" w:rsidR="72F1E4EC" w:rsidRDefault="72F1E4EC" w:rsidP="6CFD8102">
      <w:r w:rsidRPr="6CFD8102">
        <w:t>Nichole tapped her armrest.</w:t>
      </w:r>
    </w:p>
    <w:p w14:paraId="1C2202E2" w14:textId="0D13CADC" w:rsidR="72F1E4EC" w:rsidRDefault="72F1E4EC" w:rsidP="6CFD8102">
      <w:r w:rsidRPr="6CFD8102">
        <w:t>"FUEL. UP."</w:t>
      </w:r>
    </w:p>
    <w:p w14:paraId="0B0AE550" w14:textId="27F0D813" w:rsidR="72F1E4EC" w:rsidRDefault="72F1E4EC" w:rsidP="6CFD8102">
      <w:r w:rsidRPr="6CFD8102">
        <w:t>They rolled across the quad to the massive glass-walled dining hall. The smell of industrial pizza and fries wafted out the doors.</w:t>
      </w:r>
    </w:p>
    <w:p w14:paraId="19B4D7B1" w14:textId="723445DA" w:rsidR="72F1E4EC" w:rsidRDefault="72F1E4EC" w:rsidP="6CFD8102">
      <w:r w:rsidRPr="6CFD8102">
        <w:t>Inside, it was a feeding frenzy.</w:t>
      </w:r>
    </w:p>
    <w:p w14:paraId="31A90F20" w14:textId="140CED84" w:rsidR="72F1E4EC" w:rsidRDefault="72F1E4EC" w:rsidP="6CFD8102">
      <w:r w:rsidRPr="6CFD8102">
        <w:t>"Tray management," Patrick muttered, assessing the logistics.</w:t>
      </w:r>
    </w:p>
    <w:p w14:paraId="7F07E655" w14:textId="13747653" w:rsidR="72F1E4EC" w:rsidRDefault="72F1E4EC" w:rsidP="6CFD8102">
      <w:r w:rsidRPr="6CFD8102">
        <w:lastRenderedPageBreak/>
        <w:t>Most students were struggling to balance a tray, a drink, and a backpack. Patrick, however, had the machine.</w:t>
      </w:r>
    </w:p>
    <w:p w14:paraId="3BF757B0" w14:textId="5BCFC522" w:rsidR="72F1E4EC" w:rsidRDefault="72F1E4EC" w:rsidP="6CFD8102">
      <w:r w:rsidRPr="6CFD8102">
        <w:t>He grabbed two plastic trays. He placed one on Nichole’s lap. He placed the second one on top of the first, creating a double-decker stack.</w:t>
      </w:r>
    </w:p>
    <w:p w14:paraId="21BFC4B1" w14:textId="4AB0C5D0" w:rsidR="72F1E4EC" w:rsidRDefault="72F1E4EC" w:rsidP="6CFD8102">
      <w:r w:rsidRPr="6CFD8102">
        <w:t>"You are the table," Patrick said.</w:t>
      </w:r>
    </w:p>
    <w:p w14:paraId="4738EA23" w14:textId="7C8C999A" w:rsidR="72F1E4EC" w:rsidRDefault="72F1E4EC" w:rsidP="6CFD8102">
      <w:r w:rsidRPr="6CFD8102">
        <w:t>Nichole grinned. She held the sides of the bottom tray.</w:t>
      </w:r>
    </w:p>
    <w:p w14:paraId="16C3CE9A" w14:textId="543D2C0D" w:rsidR="72F1E4EC" w:rsidRDefault="72F1E4EC" w:rsidP="6CFD8102">
      <w:r w:rsidRPr="6CFD8102">
        <w:t>They moved through the line. Patrick was efficient. Two slices of pepperoni pizza on her plate. Two cheeseburgers on his. A mountain of fries on both. Two fountain sodas (Cola for him, Lemon-Lime for her) balanced on the corners.</w:t>
      </w:r>
    </w:p>
    <w:p w14:paraId="4AF1EBE5" w14:textId="5B6C214C" w:rsidR="72F1E4EC" w:rsidRDefault="72F1E4EC" w:rsidP="6CFD8102">
      <w:r w:rsidRPr="6CFD8102">
        <w:t>They found a high-top table near the window that was wheelchair-accessible. Patrick transferred the trays.</w:t>
      </w:r>
    </w:p>
    <w:p w14:paraId="36DFAC97" w14:textId="50EED102" w:rsidR="72F1E4EC" w:rsidRDefault="72F1E4EC" w:rsidP="6CFD8102">
      <w:r w:rsidRPr="6CFD8102">
        <w:t>They ate quickly, watching the chaos of freshmen trying to find seats, trying to look cool, trying to make friends.</w:t>
      </w:r>
    </w:p>
    <w:p w14:paraId="3C48ADEA" w14:textId="0A911F30" w:rsidR="72F1E4EC" w:rsidRDefault="72F1E4EC" w:rsidP="6CFD8102">
      <w:r w:rsidRPr="6CFD8102">
        <w:t>It was loud. It was messy. It was college.</w:t>
      </w:r>
    </w:p>
    <w:p w14:paraId="61284636" w14:textId="43DC0CF1" w:rsidR="72F1E4EC" w:rsidRDefault="72F1E4EC" w:rsidP="6CFD8102">
      <w:pPr>
        <w:pStyle w:val="Heading4"/>
      </w:pPr>
      <w:r w:rsidRPr="6CFD8102">
        <w:t>Time: 1:00 PM Location: The Student Union Plaza</w:t>
      </w:r>
    </w:p>
    <w:p w14:paraId="31707057" w14:textId="76BD841E" w:rsidR="72F1E4EC" w:rsidRDefault="72F1E4EC" w:rsidP="6CFD8102">
      <w:r w:rsidRPr="6CFD8102">
        <w:t>They emerged from the cafeteria, blinking in the bright August sun.</w:t>
      </w:r>
    </w:p>
    <w:p w14:paraId="24F6C52C" w14:textId="234F03B9" w:rsidR="72F1E4EC" w:rsidRDefault="72F1E4EC" w:rsidP="6CFD8102">
      <w:r w:rsidRPr="6CFD8102">
        <w:t>A large whiteboard was set up on the lawn, listing the afternoon's "Optional Activities."</w:t>
      </w:r>
    </w:p>
    <w:p w14:paraId="0E2C0B87" w14:textId="74B406E0" w:rsidR="72F1E4EC" w:rsidRDefault="72F1E4EC" w:rsidP="6CFD8102">
      <w:pPr>
        <w:pStyle w:val="ListParagraph"/>
        <w:numPr>
          <w:ilvl w:val="0"/>
          <w:numId w:val="6"/>
        </w:numPr>
        <w:rPr>
          <w:rFonts w:ascii="Aptos" w:eastAsia="Aptos" w:hAnsi="Aptos" w:cs="Aptos"/>
        </w:rPr>
      </w:pPr>
      <w:r w:rsidRPr="6CFD8102">
        <w:t>1:00 PM - 4:00 PM: Bookstore Rush (Purchase Textbooks &amp; Gear)</w:t>
      </w:r>
    </w:p>
    <w:p w14:paraId="05A9D78B" w14:textId="1181071F" w:rsidR="72F1E4EC" w:rsidRDefault="72F1E4EC" w:rsidP="6CFD8102">
      <w:pPr>
        <w:pStyle w:val="ListParagraph"/>
        <w:numPr>
          <w:ilvl w:val="0"/>
          <w:numId w:val="6"/>
        </w:numPr>
        <w:rPr>
          <w:rFonts w:ascii="Aptos" w:eastAsia="Aptos" w:hAnsi="Aptos" w:cs="Aptos"/>
        </w:rPr>
      </w:pPr>
      <w:r w:rsidRPr="6CFD8102">
        <w:t>2:00 PM - 5:00 PM: "Meet &amp; Mingle" Social Mixer (Icebreakers &amp; Games)</w:t>
      </w:r>
    </w:p>
    <w:p w14:paraId="45672D0F" w14:textId="259A035C" w:rsidR="72F1E4EC" w:rsidRDefault="72F1E4EC" w:rsidP="6CFD8102">
      <w:pPr>
        <w:pStyle w:val="ListParagraph"/>
        <w:numPr>
          <w:ilvl w:val="0"/>
          <w:numId w:val="6"/>
        </w:numPr>
        <w:rPr>
          <w:rFonts w:ascii="Aptos" w:eastAsia="Aptos" w:hAnsi="Aptos" w:cs="Aptos"/>
        </w:rPr>
      </w:pPr>
      <w:r w:rsidRPr="6CFD8102">
        <w:t>3:00 PM - 8:00 PM: Residence Hall Move-In (Keys &amp; Unloading)</w:t>
      </w:r>
    </w:p>
    <w:p w14:paraId="2EFADA55" w14:textId="5ACEF5D2" w:rsidR="72F1E4EC" w:rsidRDefault="72F1E4EC" w:rsidP="6CFD8102">
      <w:r w:rsidRPr="6CFD8102">
        <w:t>Patrick looked at the list. He looked at Nichole.</w:t>
      </w:r>
    </w:p>
    <w:p w14:paraId="3F2D9581" w14:textId="4639B3D3" w:rsidR="72F1E4EC" w:rsidRDefault="72F1E4EC" w:rsidP="6CFD8102">
      <w:r w:rsidRPr="6CFD8102">
        <w:t>"Item One: Books," Patrick said.</w:t>
      </w:r>
    </w:p>
    <w:p w14:paraId="22F7F0AC" w14:textId="5721D6CB" w:rsidR="72F1E4EC" w:rsidRDefault="72F1E4EC" w:rsidP="6CFD8102">
      <w:r w:rsidRPr="6CFD8102">
        <w:t>Nichole shook her head. They had ordered everything online three weeks ago. The heavy calculus textbook, the style guides, the engineering graph paper—it was all currently sitting on the desk in Unit 404, unpacked and organized by subject.</w:t>
      </w:r>
    </w:p>
    <w:p w14:paraId="39E851DE" w14:textId="05118353" w:rsidR="72F1E4EC" w:rsidRDefault="72F1E4EC" w:rsidP="6CFD8102">
      <w:r w:rsidRPr="6CFD8102">
        <w:t>"ALREADY. DEPLOYED."</w:t>
      </w:r>
    </w:p>
    <w:p w14:paraId="2AEF952A" w14:textId="20EAB608" w:rsidR="72F1E4EC" w:rsidRDefault="72F1E4EC" w:rsidP="6CFD8102">
      <w:r w:rsidRPr="6CFD8102">
        <w:t>"Item Two: The Mixer," Patrick read. "Icebreakers. Games. Meeting people."</w:t>
      </w:r>
    </w:p>
    <w:p w14:paraId="096D4EFA" w14:textId="38E00F81" w:rsidR="72F1E4EC" w:rsidRDefault="72F1E4EC" w:rsidP="6CFD8102">
      <w:r w:rsidRPr="6CFD8102">
        <w:t>Nichole looked at the groups of students laughing on the grass. She thought about the "Closed Loop." She thought about the "No Dates" treaty they had signed in the spring.</w:t>
      </w:r>
    </w:p>
    <w:p w14:paraId="21EFBBEA" w14:textId="6C7AC825" w:rsidR="72F1E4EC" w:rsidRDefault="72F1E4EC" w:rsidP="6CFD8102">
      <w:r w:rsidRPr="6CFD8102">
        <w:lastRenderedPageBreak/>
        <w:t>She didn't need to meet a guy named "Brad" who majored in Business. She didn't need to explain her AAC device to a girl named "Jessica" who just wanted to borrow her notes.</w:t>
      </w:r>
    </w:p>
    <w:p w14:paraId="4A8C2473" w14:textId="475830DC" w:rsidR="72F1E4EC" w:rsidRDefault="72F1E4EC" w:rsidP="6CFD8102">
      <w:r w:rsidRPr="6CFD8102">
        <w:t>She had her team.</w:t>
      </w:r>
    </w:p>
    <w:p w14:paraId="7B6E9AFA" w14:textId="5E2F9C7A" w:rsidR="72F1E4EC" w:rsidRDefault="72F1E4EC" w:rsidP="6CFD8102">
      <w:r w:rsidRPr="6CFD8102">
        <w:t>"HARD. PASS."</w:t>
      </w:r>
    </w:p>
    <w:p w14:paraId="3678751E" w14:textId="155B5349" w:rsidR="72F1E4EC" w:rsidRDefault="72F1E4EC" w:rsidP="6CFD8102">
      <w:r w:rsidRPr="6CFD8102">
        <w:t>"Item Three: Dorm Move-In," Patrick finished.</w:t>
      </w:r>
    </w:p>
    <w:p w14:paraId="66084D47" w14:textId="71BCD3A6" w:rsidR="72F1E4EC" w:rsidRDefault="72F1E4EC" w:rsidP="6CFD8102">
      <w:r w:rsidRPr="6CFD8102">
        <w:t>He looked at the sweaty parents dragging suitcases up the steps of Elm Hall. He looked at the RA shouting instructions about "Roommate Agreements."</w:t>
      </w:r>
    </w:p>
    <w:p w14:paraId="01B76307" w14:textId="6F1308B1" w:rsidR="72F1E4EC" w:rsidRDefault="72F1E4EC" w:rsidP="6CFD8102">
      <w:r w:rsidRPr="6CFD8102">
        <w:t>He thought about their loft. The roll-in shower. The king-sized bed. The air conditioning. The silence.</w:t>
      </w:r>
    </w:p>
    <w:p w14:paraId="6F1DF9C3" w14:textId="7F3683E4" w:rsidR="72F1E4EC" w:rsidRDefault="72F1E4EC" w:rsidP="6CFD8102">
      <w:r w:rsidRPr="6CFD8102">
        <w:t>"Yeah," Patrick laughed. "I think we're good on that front too."</w:t>
      </w:r>
    </w:p>
    <w:p w14:paraId="13B766E7" w14:textId="21FB2336" w:rsidR="72F1E4EC" w:rsidRDefault="72F1E4EC" w:rsidP="6CFD8102">
      <w:pPr>
        <w:pStyle w:val="Heading4"/>
      </w:pPr>
      <w:r w:rsidRPr="6CFD8102">
        <w:t>Time: 1:30 PM Location: The Blue Line (Heading Home)</w:t>
      </w:r>
    </w:p>
    <w:p w14:paraId="009DDD1D" w14:textId="6E453661" w:rsidR="72F1E4EC" w:rsidRDefault="72F1E4EC" w:rsidP="6CFD8102">
      <w:r w:rsidRPr="6CFD8102">
        <w:t>They turned their backs on the campus. They rolled down the ramp to the subway station.</w:t>
      </w:r>
    </w:p>
    <w:p w14:paraId="4727562B" w14:textId="1C64FB3C" w:rsidR="72F1E4EC" w:rsidRDefault="72F1E4EC" w:rsidP="6CFD8102">
      <w:r w:rsidRPr="6CFD8102">
        <w:t>The train was empty—everyone else was still at the mixer.</w:t>
      </w:r>
    </w:p>
    <w:p w14:paraId="4ADD1BEE" w14:textId="387D5861" w:rsidR="72F1E4EC" w:rsidRDefault="72F1E4EC" w:rsidP="6CFD8102">
      <w:r w:rsidRPr="6CFD8102">
        <w:t>They boarded the cool, quiet car. The doors hissed shut, cutting off the heat and the noise of the "Freshman Experience."</w:t>
      </w:r>
    </w:p>
    <w:p w14:paraId="2CAF5EFA" w14:textId="3EA73D28" w:rsidR="72F1E4EC" w:rsidRDefault="72F1E4EC" w:rsidP="6CFD8102">
      <w:r w:rsidRPr="6CFD8102">
        <w:t>Nichole let out a long breath, slumping slightly in her manual chair. Her sensors were done. The orientation had been successful—they had the IDs, they had eaten the food, they had survived the assembly—but the battery was flashing red.</w:t>
      </w:r>
    </w:p>
    <w:p w14:paraId="4D1BD6BC" w14:textId="4B515DA3" w:rsidR="72F1E4EC" w:rsidRDefault="72F1E4EC" w:rsidP="6CFD8102">
      <w:r w:rsidRPr="6CFD8102">
        <w:t>"Home?" Patrick asked, sitting on the bench next to her wheel.</w:t>
      </w:r>
    </w:p>
    <w:p w14:paraId="2342F421" w14:textId="782303F5" w:rsidR="72F1E4EC" w:rsidRDefault="72F1E4EC" w:rsidP="6CFD8102">
      <w:r w:rsidRPr="6CFD8102">
        <w:t>Nichole nodded. She didn't type. She just rested her head against the cool metal pole.</w:t>
      </w:r>
    </w:p>
    <w:p w14:paraId="245B31A9" w14:textId="5B2664AA" w:rsidR="72F1E4EC" w:rsidRDefault="72F1E4EC" w:rsidP="6CFD8102">
      <w:pPr>
        <w:pStyle w:val="Heading4"/>
      </w:pPr>
      <w:r w:rsidRPr="6CFD8102">
        <w:t>Time: 2:00 PM Location: Unit 404</w:t>
      </w:r>
    </w:p>
    <w:p w14:paraId="003B487D" w14:textId="1F9A5DA9" w:rsidR="72F1E4EC" w:rsidRDefault="72F1E4EC" w:rsidP="6CFD8102">
      <w:r w:rsidRPr="6CFD8102">
        <w:t>The lock clicked. The heavy door swung open.</w:t>
      </w:r>
    </w:p>
    <w:p w14:paraId="43F6608E" w14:textId="73960ECF" w:rsidR="72F1E4EC" w:rsidRDefault="72F1E4EC" w:rsidP="6CFD8102">
      <w:r w:rsidRPr="6CFD8102">
        <w:t>The smell of their apartment hit them—clean, cool, and familiar.</w:t>
      </w:r>
    </w:p>
    <w:p w14:paraId="701DBB32" w14:textId="08AECCDE" w:rsidR="72F1E4EC" w:rsidRDefault="72F1E4EC" w:rsidP="6CFD8102">
      <w:r w:rsidRPr="6CFD8102">
        <w:t>Patrick pushed her inside and locked the deadbolt. Clunk.</w:t>
      </w:r>
    </w:p>
    <w:p w14:paraId="079FE1D1" w14:textId="7229896B" w:rsidR="72F1E4EC" w:rsidRDefault="72F1E4EC" w:rsidP="6CFD8102">
      <w:r w:rsidRPr="6CFD8102">
        <w:t>"Decompression sequence initiated," Patrick announced.</w:t>
      </w:r>
    </w:p>
    <w:p w14:paraId="27C337E9" w14:textId="23088FE2" w:rsidR="72F1E4EC" w:rsidRDefault="72F1E4EC" w:rsidP="6CFD8102">
      <w:r w:rsidRPr="6CFD8102">
        <w:t>He didn't ask. He wheeled her straight to the living room. He transferred her out of the rigid manual chair and onto the deep, soft sectional sofa.</w:t>
      </w:r>
    </w:p>
    <w:p w14:paraId="7B92CB1C" w14:textId="67DF29D7" w:rsidR="72F1E4EC" w:rsidRDefault="72F1E4EC" w:rsidP="6CFD8102">
      <w:r w:rsidRPr="6CFD8102">
        <w:t>He pulled her shoes off. He pulled the blanket over her legs.</w:t>
      </w:r>
    </w:p>
    <w:p w14:paraId="6A628283" w14:textId="1D53FC29" w:rsidR="72F1E4EC" w:rsidRDefault="72F1E4EC" w:rsidP="6CFD8102">
      <w:r w:rsidRPr="6CFD8102">
        <w:t>He sat down next to her, exhaling loudly as he kicked off his own sneakers.</w:t>
      </w:r>
    </w:p>
    <w:p w14:paraId="64DDBF37" w14:textId="0D54962D" w:rsidR="72F1E4EC" w:rsidRDefault="72F1E4EC" w:rsidP="6CFD8102">
      <w:r w:rsidRPr="6CFD8102">
        <w:lastRenderedPageBreak/>
        <w:t xml:space="preserve">"We did it, </w:t>
      </w:r>
      <w:r w:rsidR="157E1926" w:rsidRPr="6CFD8102">
        <w:t>Nikki</w:t>
      </w:r>
      <w:r w:rsidRPr="6CFD8102">
        <w:t>," Patrick said, leaning his head back on the cushion. "We are officially students."</w:t>
      </w:r>
    </w:p>
    <w:p w14:paraId="74061469" w14:textId="2032FF1E" w:rsidR="72F1E4EC" w:rsidRDefault="72F1E4EC" w:rsidP="6CFD8102">
      <w:r w:rsidRPr="6CFD8102">
        <w:t>Nichole snuggled into his side, feeling the tension of the day bleed out of her muscles. The weekend stretched out before them—two days of quiet, two days of just being "Bennett Party of Two" before the real work began on Monday.</w:t>
      </w:r>
    </w:p>
    <w:p w14:paraId="3B28A6B9" w14:textId="3D5FB8DD" w:rsidR="72F1E4EC" w:rsidRDefault="72F1E4EC" w:rsidP="6CFD8102">
      <w:r w:rsidRPr="6CFD8102">
        <w:t>She closed her eyes.</w:t>
      </w:r>
    </w:p>
    <w:p w14:paraId="477B0A69" w14:textId="417175F1" w:rsidR="72F1E4EC" w:rsidRDefault="72F1E4EC" w:rsidP="6CFD8102">
      <w:r w:rsidRPr="6CFD8102">
        <w:t>"READY. FOR. MONDAY," she thought.</w:t>
      </w:r>
    </w:p>
    <w:p w14:paraId="7BBD45D2" w14:textId="4EE25E2F" w:rsidR="72F1E4EC" w:rsidRDefault="72F1E4EC" w:rsidP="6CFD8102">
      <w:r w:rsidRPr="6CFD8102">
        <w:t>But for now? For now, she was just ready for a nap.</w:t>
      </w:r>
    </w:p>
    <w:p w14:paraId="692B0FFE" w14:textId="43109DB0" w:rsidR="7F74A73F" w:rsidRDefault="7F74A73F" w:rsidP="33EEF89A">
      <w:pPr>
        <w:pStyle w:val="Heading3"/>
      </w:pPr>
      <w:r w:rsidRPr="33EEF89A">
        <w:t>Part 5: The Fortress Weekend</w:t>
      </w:r>
    </w:p>
    <w:p w14:paraId="6BEFB158" w14:textId="15D1E06C" w:rsidR="7F74A73F" w:rsidRDefault="7F74A73F" w:rsidP="33EEF89A">
      <w:pPr>
        <w:pStyle w:val="Heading4"/>
      </w:pPr>
      <w:r w:rsidRPr="33EEF89A">
        <w:t>Date: August 28, 2004 Time: 10:00 AM Location: Unit 404, The Foundry Lofts, Foundry Square</w:t>
      </w:r>
    </w:p>
    <w:p w14:paraId="1BAC85E5" w14:textId="321D9823" w:rsidR="7F74A73F" w:rsidRDefault="7F74A73F" w:rsidP="33EEF89A">
      <w:r w:rsidRPr="33EEF89A">
        <w:t>The Saturday before classes began was traditionally a day of chaos for freshmen.</w:t>
      </w:r>
    </w:p>
    <w:p w14:paraId="21A80898" w14:textId="6EF9276C" w:rsidR="7F74A73F" w:rsidRDefault="7F74A73F" w:rsidP="33EEF89A">
      <w:r w:rsidRPr="33EEF89A">
        <w:t>Across the city, in the dormitories of South Hall and West Hall, two thousand eighteen-year-olds were currently screaming over roommates, fighting for shower time in communal bathrooms, and trying to figure out how to do laundry without shrinking their jeans.</w:t>
      </w:r>
    </w:p>
    <w:p w14:paraId="4C3A87B7" w14:textId="502F813F" w:rsidR="7F74A73F" w:rsidRDefault="7F74A73F" w:rsidP="33EEF89A">
      <w:r w:rsidRPr="33EEF89A">
        <w:t>In Unit 404 of The Foundry Lofts, the only sound was the hiss of the espresso machine.</w:t>
      </w:r>
    </w:p>
    <w:p w14:paraId="35C95661" w14:textId="193E1829" w:rsidR="7F74A73F" w:rsidRDefault="7F74A73F" w:rsidP="33EEF89A">
      <w:r w:rsidRPr="33EEF89A">
        <w:t>Patrick stood at the kitchen island, pressing a puck of coffee grounds. He was wearing sweatpants and a t-shirt. He looked rested.</w:t>
      </w:r>
    </w:p>
    <w:p w14:paraId="4B6F4502" w14:textId="7FA6C198" w:rsidR="7F74A73F" w:rsidRDefault="7F74A73F" w:rsidP="33EEF89A">
      <w:r w:rsidRPr="33EEF89A">
        <w:t>Nichole was parked at the window in her Titan AeroMotion. She was watching the city wake up.</w:t>
      </w:r>
    </w:p>
    <w:p w14:paraId="559F5743" w14:textId="2F2A517F" w:rsidR="7F74A73F" w:rsidRDefault="7F74A73F" w:rsidP="33EEF89A">
      <w:r w:rsidRPr="33EEF89A">
        <w:t>From their fourth-floor vantage point, she could see the entrance to the Foundry Square Metro station below. She watched people hurrying down the stairs, disappearing into the earth to catch the Blue Line.</w:t>
      </w:r>
    </w:p>
    <w:p w14:paraId="53A66980" w14:textId="676D5C97" w:rsidR="7F74A73F" w:rsidRDefault="7F74A73F" w:rsidP="33EEF89A">
      <w:r w:rsidRPr="33EEF89A">
        <w:t>She wasn't hurrying. She was holding a mug of coffee on her lap tray, the ceramic warm against her palms.</w:t>
      </w:r>
    </w:p>
    <w:p w14:paraId="5E291C8D" w14:textId="5BC4AB45" w:rsidR="7F74A73F" w:rsidRDefault="7F74A73F" w:rsidP="33EEF89A">
      <w:r w:rsidRPr="33EEF89A">
        <w:t>"Radio silence," Patrick noted, bringing his own mug over. "Mom hasn't called since yesterday."</w:t>
      </w:r>
    </w:p>
    <w:p w14:paraId="3143F9B7" w14:textId="725A8F89" w:rsidR="7F74A73F" w:rsidRDefault="7F74A73F" w:rsidP="33EEF89A">
      <w:r w:rsidRPr="33EEF89A">
        <w:t>Nichole smiled. "SHE. KNOWS. THE. RULES."</w:t>
      </w:r>
    </w:p>
    <w:p w14:paraId="2339FEAA" w14:textId="46EBBEC2" w:rsidR="7F74A73F" w:rsidRDefault="7F74A73F" w:rsidP="33EEF89A">
      <w:r w:rsidRPr="33EEF89A">
        <w:t>Ellen knew that this weekend wasn't about parenting. It was about calibration.</w:t>
      </w:r>
    </w:p>
    <w:p w14:paraId="39B9359B" w14:textId="0C9C8740" w:rsidR="7F74A73F" w:rsidRDefault="7F74A73F" w:rsidP="33EEF89A">
      <w:r w:rsidRPr="33EEF89A">
        <w:t>Patrick leaned against the window frame. He looked down at the street.</w:t>
      </w:r>
    </w:p>
    <w:p w14:paraId="08C9C9BD" w14:textId="734DC842" w:rsidR="7F74A73F" w:rsidRDefault="7F74A73F" w:rsidP="33EEF89A">
      <w:r w:rsidRPr="33EEF89A">
        <w:lastRenderedPageBreak/>
        <w:t>"You know," he said, taking a sip. "Right now, there is a 'mandatory' social mixer happening on the quad. Ice cream social. 'Meet your future best friends.'"</w:t>
      </w:r>
    </w:p>
    <w:p w14:paraId="03CEFFED" w14:textId="3B1DA3D5" w:rsidR="7F74A73F" w:rsidRDefault="7F74A73F" w:rsidP="33EEF89A">
      <w:r w:rsidRPr="33EEF89A">
        <w:t>Nichole made a face. She tapped her screen.</w:t>
      </w:r>
    </w:p>
    <w:p w14:paraId="2066EE16" w14:textId="07542764" w:rsidR="7F74A73F" w:rsidRDefault="7F74A73F" w:rsidP="33EEF89A">
      <w:r w:rsidRPr="33EEF89A">
        <w:t>"HARD. PASS."</w:t>
      </w:r>
    </w:p>
    <w:p w14:paraId="702D6255" w14:textId="769FEE77" w:rsidR="7F74A73F" w:rsidRDefault="7F74A73F" w:rsidP="33EEF89A">
      <w:r w:rsidRPr="33EEF89A">
        <w:t>"Agreed," Patrick said. "But you know what they're doing right now? They're scanning the crowd. They're looking for dates. They're trying to find someone to hook up with."</w:t>
      </w:r>
    </w:p>
    <w:p w14:paraId="153D2051" w14:textId="17B585E8" w:rsidR="7F74A73F" w:rsidRDefault="7F74A73F" w:rsidP="33EEF89A">
      <w:r w:rsidRPr="33EEF89A">
        <w:t>He looked at Nichole. The morning sun caught the silver rim of her glasses.</w:t>
      </w:r>
    </w:p>
    <w:p w14:paraId="350BA5D5" w14:textId="23EC0D16" w:rsidR="7F74A73F" w:rsidRDefault="7F74A73F" w:rsidP="33EEF89A">
      <w:r w:rsidRPr="33EEF89A">
        <w:t>"Can you imagine?" Patrick asked, his voice dropping to a low, horrified whisper. "Can you imagine bringing someone here?"</w:t>
      </w:r>
    </w:p>
    <w:p w14:paraId="1F7F6E7C" w14:textId="36688EF4" w:rsidR="7F74A73F" w:rsidRDefault="7F74A73F" w:rsidP="33EEF89A">
      <w:r w:rsidRPr="33EEF89A">
        <w:t>He gestured to the loft—their sanctuary. The King bed where they slept anchored together. The roll-in shower where they washed each other. The supply closet stocked with catheters and bowel management supplies.</w:t>
      </w:r>
    </w:p>
    <w:p w14:paraId="2E3C605C" w14:textId="65FA6482" w:rsidR="7F74A73F" w:rsidRDefault="7F74A73F" w:rsidP="33EEF89A">
      <w:r w:rsidRPr="33EEF89A">
        <w:t>"Imagine trying to explain the 'Zero Friction' sleep protocol to a girl I met in English 101," Patrick said, shaking his head. "Imagine telling her, 'Sorry, we can't go back to your place, I have to carry my sister to the toilet at 10 PM.'"</w:t>
      </w:r>
    </w:p>
    <w:p w14:paraId="095E4171" w14:textId="664D80F5" w:rsidR="7F74A73F" w:rsidRDefault="7F74A73F" w:rsidP="33EEF89A">
      <w:r w:rsidRPr="33EEF89A">
        <w:t>It wasn't just awkward. It was impossible.</w:t>
      </w:r>
    </w:p>
    <w:p w14:paraId="63616A62" w14:textId="09775D8E" w:rsidR="7F74A73F" w:rsidRDefault="7F74A73F" w:rsidP="33EEF89A">
      <w:r w:rsidRPr="33EEF89A">
        <w:t>Any romantic partner would demand boundaries. They would demand time. They would demand priority.</w:t>
      </w:r>
    </w:p>
    <w:p w14:paraId="07E9436D" w14:textId="6FAC23C9" w:rsidR="7F74A73F" w:rsidRDefault="7F74A73F" w:rsidP="33EEF89A">
      <w:r w:rsidRPr="33EEF89A">
        <w:t>And every minute Patrick gave to a girlfriend was a minute Nichole was left vulnerable.</w:t>
      </w:r>
    </w:p>
    <w:p w14:paraId="1FD80F6F" w14:textId="4B300D3E" w:rsidR="7F74A73F" w:rsidRDefault="7F74A73F" w:rsidP="33EEF89A">
      <w:r w:rsidRPr="33EEF89A">
        <w:t>Nichole looked at him. She thought about the reverse.</w:t>
      </w:r>
    </w:p>
    <w:p w14:paraId="0D7A91EC" w14:textId="74F8979E" w:rsidR="7F74A73F" w:rsidRDefault="7F74A73F" w:rsidP="33EEF89A">
      <w:r w:rsidRPr="33EEF89A">
        <w:t>She imagined a boy. A "nice" guy from her Psychology class. Maybe he would offer to push her chair. Maybe he would want to "take care" of her.</w:t>
      </w:r>
    </w:p>
    <w:p w14:paraId="316375BE" w14:textId="5757C91C" w:rsidR="7F74A73F" w:rsidRDefault="7F74A73F" w:rsidP="33EEF89A">
      <w:r w:rsidRPr="33EEF89A">
        <w:t>A cold shiver ran down her spine.</w:t>
      </w:r>
    </w:p>
    <w:p w14:paraId="25844EEA" w14:textId="7CB5DCF4" w:rsidR="7F74A73F" w:rsidRDefault="7F74A73F" w:rsidP="33EEF89A">
      <w:r w:rsidRPr="33EEF89A">
        <w:t>She remembered the statistics Patrick had read. She remembered the nausea.</w:t>
      </w:r>
    </w:p>
    <w:p w14:paraId="5138CD06" w14:textId="5181AF10" w:rsidR="7F74A73F" w:rsidRDefault="7F74A73F" w:rsidP="33EEF89A">
      <w:r w:rsidRPr="33EEF89A">
        <w:t>If she let a boyfriend into the inner circle—if she let him lift her, bathe her, or sleep next to her—she was handing him the keys to her destruction.</w:t>
      </w:r>
    </w:p>
    <w:p w14:paraId="670B3920" w14:textId="49F30028" w:rsidR="7F74A73F" w:rsidRDefault="7F74A73F" w:rsidP="33EEF89A">
      <w:r w:rsidRPr="33EEF89A">
        <w:t>She thought about anger.</w:t>
      </w:r>
    </w:p>
    <w:p w14:paraId="70240F77" w14:textId="606A1919" w:rsidR="7F74A73F" w:rsidRDefault="7F74A73F" w:rsidP="33EEF89A">
      <w:r w:rsidRPr="33EEF89A">
        <w:t>Patrick never got mad at her. It wasn't that he was a saint; it was a choice he had made years ago, a hard-coded override in his brain.</w:t>
      </w:r>
    </w:p>
    <w:p w14:paraId="5AEE5B85" w14:textId="7899C66F" w:rsidR="7F74A73F" w:rsidRDefault="7F74A73F" w:rsidP="33EEF89A">
      <w:r w:rsidRPr="33EEF89A">
        <w:lastRenderedPageBreak/>
        <w:t>If a strap got stuck, he swore at the strap. If the van wouldn't start, he kicked the tire. If she had an accident in the middle of the night, he got frustrated at the laundry, or the situation, but never at her.</w:t>
      </w:r>
    </w:p>
    <w:p w14:paraId="7AD493EE" w14:textId="4CAABA44" w:rsidR="7F74A73F" w:rsidRDefault="7F74A73F" w:rsidP="33EEF89A">
      <w:r w:rsidRPr="33EEF89A">
        <w:t>He had vowed to be her protector, and that meant he could never be a threat. His patience was infinite because it had to be.</w:t>
      </w:r>
    </w:p>
    <w:p w14:paraId="7F3287D9" w14:textId="288A3F78" w:rsidR="7F74A73F" w:rsidRDefault="7F74A73F" w:rsidP="33EEF89A">
      <w:r w:rsidRPr="33EEF89A">
        <w:t>But a boyfriend? A boyfriend was a variable.</w:t>
      </w:r>
    </w:p>
    <w:p w14:paraId="76F2988B" w14:textId="17C5BF4A" w:rsidR="7F74A73F" w:rsidRDefault="7F74A73F" w:rsidP="33EEF89A">
      <w:r w:rsidRPr="33EEF89A">
        <w:t>If a boyfriend got mad... and she couldn't move... and she couldn't speak...</w:t>
      </w:r>
    </w:p>
    <w:p w14:paraId="3D48EAB6" w14:textId="5E49C284" w:rsidR="7F74A73F" w:rsidRDefault="7F74A73F" w:rsidP="33EEF89A">
      <w:r w:rsidRPr="33EEF89A">
        <w:t>If he snapped because she was "too much work," or because she needed the bathroom during a movie, or because she couldn't be intimate in the way he wanted...</w:t>
      </w:r>
    </w:p>
    <w:p w14:paraId="4EE69D49" w14:textId="07352DF1" w:rsidR="7F74A73F" w:rsidRDefault="7F74A73F" w:rsidP="33EEF89A">
      <w:r w:rsidRPr="33EEF89A">
        <w:t>She closed her eyes. The risk profile was unacceptable.</w:t>
      </w:r>
    </w:p>
    <w:p w14:paraId="312B3888" w14:textId="4C01BDD0" w:rsidR="7F74A73F" w:rsidRDefault="7F74A73F" w:rsidP="33EEF89A">
      <w:r w:rsidRPr="33EEF89A">
        <w:t>The only man she could trust with her absolute physical helplessness was the one who had calibrated his entire existence to ensure she never felt like a burden.</w:t>
      </w:r>
    </w:p>
    <w:p w14:paraId="133CDDDE" w14:textId="7CCFE2CC" w:rsidR="7F74A73F" w:rsidRDefault="7F74A73F" w:rsidP="33EEF89A">
      <w:r w:rsidRPr="33EEF89A">
        <w:t>She opened her eyes. She looked at Patrick.</w:t>
      </w:r>
    </w:p>
    <w:p w14:paraId="2CA6ED5D" w14:textId="5175A087" w:rsidR="7F74A73F" w:rsidRDefault="7F74A73F" w:rsidP="33EEF89A">
      <w:r w:rsidRPr="33EEF89A">
        <w:t>She reached for her mouse.</w:t>
      </w:r>
    </w:p>
    <w:p w14:paraId="30BDED24" w14:textId="30D54371" w:rsidR="7F74A73F" w:rsidRDefault="7F74A73F" w:rsidP="33EEF89A">
      <w:r w:rsidRPr="33EEF89A">
        <w:t>"NO. OUTSIDERS."</w:t>
      </w:r>
    </w:p>
    <w:p w14:paraId="73F8B439" w14:textId="20E39E09" w:rsidR="7F74A73F" w:rsidRDefault="7F74A73F" w:rsidP="33EEF89A">
      <w:r w:rsidRPr="33EEF89A">
        <w:t>"No outsiders," Patrick agreed, clinking his mug against hers. "The loop stays closed. We don't need a date to the dance. We need a degree."</w:t>
      </w:r>
    </w:p>
    <w:p w14:paraId="049EC0EE" w14:textId="0121F9CC" w:rsidR="7F74A73F" w:rsidRDefault="7F74A73F" w:rsidP="33EEF89A">
      <w:pPr>
        <w:pStyle w:val="Heading4"/>
      </w:pPr>
      <w:r w:rsidRPr="33EEF89A">
        <w:t>Time: 2:00 PM Location: The Command Center (Second Bedroom)</w:t>
      </w:r>
    </w:p>
    <w:p w14:paraId="783D0C46" w14:textId="79024E62" w:rsidR="7F74A73F" w:rsidRDefault="7F74A73F" w:rsidP="33EEF89A">
      <w:r w:rsidRPr="33EEF89A">
        <w:t>The afternoon was dedicated to "The Pre-Flight Check."</w:t>
      </w:r>
    </w:p>
    <w:p w14:paraId="7283B806" w14:textId="0FD10484" w:rsidR="7F74A73F" w:rsidRDefault="7F74A73F" w:rsidP="33EEF89A">
      <w:r w:rsidRPr="33EEF89A">
        <w:t>It wasn't enough to be moved in. They had to be operational.</w:t>
      </w:r>
    </w:p>
    <w:p w14:paraId="7DEDF007" w14:textId="0B0476C1" w:rsidR="7F74A73F" w:rsidRDefault="7F74A73F" w:rsidP="33EEF89A">
      <w:r w:rsidRPr="33EEF89A">
        <w:t>Patrick sat at his desk, sorting the physical gear.</w:t>
      </w:r>
    </w:p>
    <w:p w14:paraId="5C1D8124" w14:textId="0FC4902E" w:rsidR="7F74A73F" w:rsidRDefault="7F74A73F" w:rsidP="33EEF89A">
      <w:r w:rsidRPr="33EEF89A">
        <w:t>"Backpack loadout," Patrick announced.</w:t>
      </w:r>
    </w:p>
    <w:p w14:paraId="6DCDE031" w14:textId="2B7A21DD" w:rsidR="7F74A73F" w:rsidRDefault="7F74A73F" w:rsidP="33EEF89A">
      <w:r w:rsidRPr="33EEF89A">
        <w:t>He packed his bag: Engineering graph paper. Mechanical pencils. A spare battery for the Apex ConvertiBook. A poncho (just in case the tunnels flooded again).</w:t>
      </w:r>
    </w:p>
    <w:p w14:paraId="36A0F70F" w14:textId="1B9AC3FE" w:rsidR="7F74A73F" w:rsidRDefault="7F74A73F" w:rsidP="33EEF89A">
      <w:r w:rsidRPr="33EEF89A">
        <w:t>Then he packed her bag—a sleek, side-mounted saddlebag that attached to the frame of her wheelchair.</w:t>
      </w:r>
    </w:p>
    <w:p w14:paraId="171DCA68" w14:textId="3F9338CE" w:rsidR="7F74A73F" w:rsidRDefault="7F74A73F" w:rsidP="33EEF89A">
      <w:r w:rsidRPr="33EEF89A">
        <w:t>"Hydration," Patrick listed, sliding a water bottle into the holder. "Stylus. Backup mouse. Straws."</w:t>
      </w:r>
    </w:p>
    <w:p w14:paraId="65CBDDC9" w14:textId="5F5ED6A3" w:rsidR="7F74A73F" w:rsidRDefault="7F74A73F" w:rsidP="33EEF89A">
      <w:r w:rsidRPr="33EEF89A">
        <w:lastRenderedPageBreak/>
        <w:t>He checked the medication kit. A small, discreet pouch containing a rescue inhaler and an emergency muscle relaxant.</w:t>
      </w:r>
    </w:p>
    <w:p w14:paraId="706EFC45" w14:textId="298ADF79" w:rsidR="7F74A73F" w:rsidRDefault="7F74A73F" w:rsidP="33EEF89A">
      <w:r w:rsidRPr="33EEF89A">
        <w:t>"Tech check," Nichole tapped.</w:t>
      </w:r>
    </w:p>
    <w:p w14:paraId="6E3015BD" w14:textId="03D51B82" w:rsidR="7F74A73F" w:rsidRDefault="7F74A73F" w:rsidP="33EEF89A">
      <w:r w:rsidRPr="33EEF89A">
        <w:t>She fired up the Apex ConvertiBook. She opened Quantum Studio. She opened the text-to-speech engine.</w:t>
      </w:r>
    </w:p>
    <w:p w14:paraId="780F7AB2" w14:textId="2AD0FE00" w:rsidR="7F74A73F" w:rsidRDefault="7F74A73F" w:rsidP="33EEF89A">
      <w:r w:rsidRPr="33EEF89A">
        <w:t>She ran a diagnostic on her custom voice profile.</w:t>
      </w:r>
    </w:p>
    <w:p w14:paraId="615078CF" w14:textId="48C8F898" w:rsidR="7F74A73F" w:rsidRDefault="7F74A73F" w:rsidP="33EEF89A">
      <w:r w:rsidRPr="33EEF89A">
        <w:t>"TESTING. ONE. TWO. THREE."</w:t>
      </w:r>
    </w:p>
    <w:p w14:paraId="66EB73FC" w14:textId="2A908A18" w:rsidR="7F74A73F" w:rsidRDefault="7F74A73F" w:rsidP="33EEF89A">
      <w:r w:rsidRPr="33EEF89A">
        <w:t>The voice was crisp. Loud enough to cut through a lecture hall, but not shouting.</w:t>
      </w:r>
    </w:p>
    <w:p w14:paraId="5045EEA4" w14:textId="3BA41475" w:rsidR="7F74A73F" w:rsidRDefault="7F74A73F" w:rsidP="33EEF89A">
      <w:r w:rsidRPr="33EEF89A">
        <w:t>She checked the file paths for her homework folders.</w:t>
      </w:r>
    </w:p>
    <w:p w14:paraId="09C54BD0" w14:textId="7361CD00" w:rsidR="7F74A73F" w:rsidRDefault="7F74A73F" w:rsidP="33EEF89A">
      <w:r w:rsidRPr="33EEF89A">
        <w:t>C:\USERS\NIKKI\DOCUMENTS\BSU\FALL_2004\ENG_101 C:\USERS\NIKKI\DOCUMENTS\BSU\FALL_2004\MATH_095</w:t>
      </w:r>
    </w:p>
    <w:p w14:paraId="6536C0CE" w14:textId="2E866031" w:rsidR="7F74A73F" w:rsidRDefault="7F74A73F" w:rsidP="33EEF89A">
      <w:r w:rsidRPr="33EEF89A">
        <w:t>Everything was nested. Everything was ready.</w:t>
      </w:r>
    </w:p>
    <w:p w14:paraId="23E4F91E" w14:textId="4132FFF9" w:rsidR="7F74A73F" w:rsidRDefault="7F74A73F" w:rsidP="33EEF89A">
      <w:r w:rsidRPr="33EEF89A">
        <w:t>Patrick looked at the Metro schedule on the wall.</w:t>
      </w:r>
    </w:p>
    <w:p w14:paraId="37F7B8B3" w14:textId="71B2EA99" w:rsidR="7F74A73F" w:rsidRDefault="7F74A73F" w:rsidP="33EEF89A">
      <w:r w:rsidRPr="33EEF89A">
        <w:t>"Blue Line runs every 8 minutes during peak hours," Patrick recited. "It's a twelve-minute ride from Foundry Square to Narragansett Esplanade. If we leave the apartment at 8:15 AM, we are in our seats for English 101 by 8:40 AM with a twenty-minute buffer for elevator delays."</w:t>
      </w:r>
    </w:p>
    <w:p w14:paraId="5449F2B6" w14:textId="2B3C1A3C" w:rsidR="7F74A73F" w:rsidRDefault="7F74A73F" w:rsidP="33EEF89A">
      <w:r w:rsidRPr="33EEF89A">
        <w:t>Nichole nodded. The math was solid.</w:t>
      </w:r>
    </w:p>
    <w:p w14:paraId="0F09C22E" w14:textId="18D45034" w:rsidR="7F74A73F" w:rsidRDefault="7F74A73F" w:rsidP="33EEF89A">
      <w:r w:rsidRPr="33EEF89A">
        <w:t>She looked at the map of the Braxton Link.</w:t>
      </w:r>
    </w:p>
    <w:p w14:paraId="2C7B553A" w14:textId="001FD788" w:rsidR="7F74A73F" w:rsidRDefault="7F74A73F" w:rsidP="33EEF89A">
      <w:r w:rsidRPr="33EEF89A">
        <w:t>The Foundry wasn't student housing. It was a fortress of solitude three stops away from the chaos.</w:t>
      </w:r>
    </w:p>
    <w:p w14:paraId="520416E3" w14:textId="54A7DEB5" w:rsidR="7F74A73F" w:rsidRDefault="7F74A73F" w:rsidP="33EEF89A">
      <w:r w:rsidRPr="33EEF89A">
        <w:t>While the other freshmen were currently getting lost on campus, Patrick and Nichole were sitting in air-conditioned silence, three miles away, waiting to deploy.</w:t>
      </w:r>
    </w:p>
    <w:p w14:paraId="11BD182C" w14:textId="76BF9DCF" w:rsidR="7F74A73F" w:rsidRDefault="7F74A73F" w:rsidP="33EEF89A">
      <w:pPr>
        <w:pStyle w:val="Heading4"/>
      </w:pPr>
      <w:r w:rsidRPr="33EEF89A">
        <w:t>Time: 6:00 PM Location: The Living Room</w:t>
      </w:r>
    </w:p>
    <w:p w14:paraId="5E4D76A5" w14:textId="7A4B2051" w:rsidR="3B5E8809" w:rsidRDefault="3B5E8809" w:rsidP="33EEF89A">
      <w:r w:rsidRPr="33EEF89A">
        <w:t>They ordered Chinese food. They ate it out of the cartons on the coffee table, watching the sun set over the Braxton skyline.</w:t>
      </w:r>
    </w:p>
    <w:p w14:paraId="0DAC921F" w14:textId="0D5F9379" w:rsidR="3B5E8809" w:rsidRDefault="3B5E8809" w:rsidP="33EEF89A">
      <w:r w:rsidRPr="33EEF89A">
        <w:t>They didn't talk much. The "Calm Before the Storm" was heavy in the room.</w:t>
      </w:r>
    </w:p>
    <w:p w14:paraId="339E39BA" w14:textId="54CEDCFC" w:rsidR="3B5E8809" w:rsidRDefault="3B5E8809" w:rsidP="33EEF89A">
      <w:r w:rsidRPr="33EEF89A">
        <w:t>Tomorrow was Sunday—the final day of rest. Monday was the launch.</w:t>
      </w:r>
    </w:p>
    <w:p w14:paraId="6CEF3C80" w14:textId="64008F48" w:rsidR="3B5E8809" w:rsidRDefault="3B5E8809" w:rsidP="33EEF89A">
      <w:r w:rsidRPr="33EEF89A">
        <w:lastRenderedPageBreak/>
        <w:t>Nichole looked at her brother. He was staring at the TV, but he wasn't watching it. His leg was jumping—a rapid, nervous rhythm that shook the cushion they were sharing.</w:t>
      </w:r>
    </w:p>
    <w:p w14:paraId="4011ADEF" w14:textId="4D610F9A" w:rsidR="3B5E8809" w:rsidRDefault="3B5E8809" w:rsidP="33EEF89A">
      <w:r w:rsidRPr="33EEF89A">
        <w:t>The nervous energy was building.</w:t>
      </w:r>
    </w:p>
    <w:p w14:paraId="5FE4FB28" w14:textId="7B1CEF01" w:rsidR="3B5E8809" w:rsidRDefault="3B5E8809" w:rsidP="33EEF89A">
      <w:r w:rsidRPr="33EEF89A">
        <w:t>He was the engine. He was running simulations in his head: What if the lift breaks? What if the subway stalls? What if the accessible door is locked? What if I fail her?</w:t>
      </w:r>
    </w:p>
    <w:p w14:paraId="753F6819" w14:textId="463727B5" w:rsidR="3B5E8809" w:rsidRDefault="3B5E8809" w:rsidP="33EEF89A">
      <w:r w:rsidRPr="33EEF89A">
        <w:t>Nichole reached out. She put her hand on his bouncing knee, pressing down firmly.</w:t>
      </w:r>
    </w:p>
    <w:p w14:paraId="03E8F189" w14:textId="2FE3FC28" w:rsidR="3B5E8809" w:rsidRDefault="3B5E8809" w:rsidP="33EEF89A">
      <w:r w:rsidRPr="33EEF89A">
        <w:t>He stopped. He looked at her, his eyes wide and anxious.</w:t>
      </w:r>
    </w:p>
    <w:p w14:paraId="07EFC40D" w14:textId="53EB2742" w:rsidR="3B5E8809" w:rsidRDefault="3B5E8809" w:rsidP="33EEF89A">
      <w:r w:rsidRPr="33EEF89A">
        <w:t>She didn't use the computer. She didn't offer a hand signal.</w:t>
      </w:r>
    </w:p>
    <w:p w14:paraId="78388B39" w14:textId="641B3836" w:rsidR="3B5E8809" w:rsidRDefault="3B5E8809" w:rsidP="33EEF89A">
      <w:r w:rsidRPr="33EEF89A">
        <w:t>She reached up. She grabbed the front of his t-shirt with her hand, bunching the fabric in her fist. She tugged him toward her.</w:t>
      </w:r>
    </w:p>
    <w:p w14:paraId="0E0E9BDD" w14:textId="6F290424" w:rsidR="3B5E8809" w:rsidRDefault="3B5E8809" w:rsidP="33EEF89A">
      <w:r w:rsidRPr="33EEF89A">
        <w:t>Patrick understood instantly. He leaned in.</w:t>
      </w:r>
    </w:p>
    <w:p w14:paraId="4D01113D" w14:textId="150F484F" w:rsidR="3B5E8809" w:rsidRDefault="3B5E8809" w:rsidP="33EEF89A">
      <w:r w:rsidRPr="33EEF89A">
        <w:t>Nichole wrapped her arms around his neck. She squeezed him as hard as she could, burying her face in the crook of his neck.</w:t>
      </w:r>
    </w:p>
    <w:p w14:paraId="5F53F931" w14:textId="0BE67EDE" w:rsidR="3B5E8809" w:rsidRDefault="3B5E8809" w:rsidP="33EEF89A">
      <w:r w:rsidRPr="33EEF89A">
        <w:t>It wasn't just to comfort him. She needed this, too.</w:t>
      </w:r>
    </w:p>
    <w:p w14:paraId="3AF0032B" w14:textId="60616758" w:rsidR="3B5E8809" w:rsidRDefault="3B5E8809" w:rsidP="33EEF89A">
      <w:r w:rsidRPr="33EEF89A">
        <w:t>She loved the hugs. She loved the crushing, solid weight of his arms around her. It was the only time she felt completely contained, completely safe from the chaotic sensory input of the world. It was her reset button.</w:t>
      </w:r>
    </w:p>
    <w:p w14:paraId="7EDBA892" w14:textId="3D546A87" w:rsidR="3B5E8809" w:rsidRDefault="3B5E8809" w:rsidP="33EEF89A">
      <w:r w:rsidRPr="33EEF89A">
        <w:t>As Patrick’s arms locked around her ribs, applying that heavy, hydraulic pressure she craved, Nichole thought about the hypothetical boyfriend again.</w:t>
      </w:r>
    </w:p>
    <w:p w14:paraId="5A250693" w14:textId="6486D255" w:rsidR="3B5E8809" w:rsidRDefault="3B5E8809" w:rsidP="33EEF89A">
      <w:r w:rsidRPr="33EEF89A">
        <w:t>A boyfriend would be terrified to break her.</w:t>
      </w:r>
    </w:p>
    <w:p w14:paraId="5BF0CEDB" w14:textId="2701743D" w:rsidR="3B5E8809" w:rsidRDefault="3B5E8809" w:rsidP="33EEF89A">
      <w:r w:rsidRPr="33EEF89A">
        <w:t>He would look at her wheelchair, her thin frame, and her spastic muscles, and he would treat her like glass. He would hug her gently, leaving vast gaps of air between them, offering a "comforting" touch that did absolutely nothing to quiet the static in her brain.</w:t>
      </w:r>
    </w:p>
    <w:p w14:paraId="1F488382" w14:textId="3CCF6699" w:rsidR="3B5E8809" w:rsidRDefault="3B5E8809" w:rsidP="33EEF89A">
      <w:r w:rsidRPr="33EEF89A">
        <w:t>Or worse—he would try to be firm, but he would get the mechanics wrong.</w:t>
      </w:r>
    </w:p>
    <w:p w14:paraId="5D69CDEB" w14:textId="3F1300C2" w:rsidR="3B5E8809" w:rsidRDefault="3B5E8809" w:rsidP="33EEF89A">
      <w:r w:rsidRPr="33EEF89A">
        <w:t>He wouldn't know that her left floating rib was sensitive. He wouldn't know that if you squeezed her shoulders while her neck tone was high, it felt like being stabbed. He wouldn't know to time the compression with her exhale so she didn't feel suffocated.</w:t>
      </w:r>
    </w:p>
    <w:p w14:paraId="064B308F" w14:textId="6D1A1D62" w:rsidR="3B5E8809" w:rsidRDefault="3B5E8809" w:rsidP="33EEF89A">
      <w:r w:rsidRPr="33EEF89A">
        <w:t>A boyfriend would be a fumble.</w:t>
      </w:r>
    </w:p>
    <w:p w14:paraId="43E91576" w14:textId="5976F31E" w:rsidR="3B5E8809" w:rsidRDefault="3B5E8809" w:rsidP="33EEF89A">
      <w:r w:rsidRPr="33EEF89A">
        <w:t>But Patrick was a precision instrument.</w:t>
      </w:r>
    </w:p>
    <w:p w14:paraId="5C398CC0" w14:textId="554B9A6D" w:rsidR="3B5E8809" w:rsidRDefault="3B5E8809" w:rsidP="33EEF89A">
      <w:r w:rsidRPr="33EEF89A">
        <w:lastRenderedPageBreak/>
        <w:t>He knew exactly where to apply the force. He distributed the weight of his arms evenly across her back, avoiding the pressure points. He knew exactly how hard to squeeze to trigger the dopamine release without bruising her skin.</w:t>
      </w:r>
    </w:p>
    <w:p w14:paraId="2C9E1DE5" w14:textId="45B2D4D6" w:rsidR="3B5E8809" w:rsidRDefault="3B5E8809" w:rsidP="33EEF89A">
      <w:r w:rsidRPr="33EEF89A">
        <w:t>He was calibrated to her chassis.</w:t>
      </w:r>
    </w:p>
    <w:p w14:paraId="447AA849" w14:textId="3F52BB90" w:rsidR="3B5E8809" w:rsidRDefault="3B5E8809" w:rsidP="33EEF89A">
      <w:r w:rsidRPr="33EEF89A">
        <w:t>Patrick let out a long breath, the tension leaving his frame. He wrapped his arms around her waist, pulling her flush against him, holding her tight.</w:t>
      </w:r>
    </w:p>
    <w:p w14:paraId="3A252010" w14:textId="6F7415F4" w:rsidR="3B5E8809" w:rsidRDefault="3B5E8809" w:rsidP="33EEF89A">
      <w:r w:rsidRPr="33EEF89A">
        <w:t>They sat there for a long time, the takeout forgotten on the table, just holding on. The engine didn't have to run right now. It just had to idle.</w:t>
      </w:r>
    </w:p>
    <w:p w14:paraId="6C0DD216" w14:textId="0E3A6D85" w:rsidR="3B5E8809" w:rsidRDefault="3B5E8809" w:rsidP="33EEF89A">
      <w:r w:rsidRPr="33EEF89A">
        <w:t>Patrick pulled back just enough to look at her. He smiled—a real, crooked smile that reached his eyes.</w:t>
      </w:r>
    </w:p>
    <w:p w14:paraId="1E69CBA0" w14:textId="13516D13" w:rsidR="3B5E8809" w:rsidRDefault="3B5E8809" w:rsidP="33EEF89A">
      <w:r w:rsidRPr="33EEF89A">
        <w:t>"Yeah," he whispered, smoothing her hair. "We're good. We're ready."</w:t>
      </w:r>
    </w:p>
    <w:p w14:paraId="10745BF2" w14:textId="7CDEE8B1" w:rsidR="7F74A73F" w:rsidRDefault="7F74A73F" w:rsidP="33EEF89A">
      <w:pPr>
        <w:pStyle w:val="Heading4"/>
      </w:pPr>
      <w:r w:rsidRPr="33EEF89A">
        <w:t>Time: 10:00 PM Location: The Master Suite</w:t>
      </w:r>
    </w:p>
    <w:p w14:paraId="64231320" w14:textId="1AB340BC" w:rsidR="7F74A73F" w:rsidRDefault="7F74A73F" w:rsidP="33EEF89A">
      <w:r w:rsidRPr="33EEF89A">
        <w:t>The lights of the city were bright outside, but the heavy blackout curtains of the loft turned the room into a cave.</w:t>
      </w:r>
    </w:p>
    <w:p w14:paraId="6F8B0A7E" w14:textId="26FD5324" w:rsidR="7F74A73F" w:rsidRDefault="7F74A73F" w:rsidP="33EEF89A">
      <w:r w:rsidRPr="33EEF89A">
        <w:t>Patrick finished the transfer. He laid Nichole in the center of the King bed.</w:t>
      </w:r>
    </w:p>
    <w:p w14:paraId="07C4D03A" w14:textId="348995C5" w:rsidR="7F74A73F" w:rsidRDefault="7F74A73F" w:rsidP="33EEF89A">
      <w:r w:rsidRPr="33EEF89A">
        <w:t>He climbed in next to her. He pulled the heavy duvet up.</w:t>
      </w:r>
    </w:p>
    <w:p w14:paraId="68B3F41A" w14:textId="02C83335" w:rsidR="7F74A73F" w:rsidRDefault="7F74A73F" w:rsidP="33EEF89A">
      <w:r w:rsidRPr="33EEF89A">
        <w:t>"Last sleep before we're officially college students," Patrick whispered.</w:t>
      </w:r>
    </w:p>
    <w:p w14:paraId="67627108" w14:textId="444019ED" w:rsidR="7F74A73F" w:rsidRDefault="7F74A73F" w:rsidP="33EEF89A">
      <w:r w:rsidRPr="33EEF89A">
        <w:t>Nichole shifted, pressing her back against his chest. She felt his arm drape over her, heavy and protective.</w:t>
      </w:r>
    </w:p>
    <w:p w14:paraId="450299D2" w14:textId="0F769941" w:rsidR="7F74A73F" w:rsidRDefault="7F74A73F" w:rsidP="33EEF89A">
      <w:r w:rsidRPr="33EEF89A">
        <w:t>She thought about the thousands of students in the dorms tonight—sleeping in strange beds, listening to strangers snore, worrying about where the bathroom was.</w:t>
      </w:r>
    </w:p>
    <w:p w14:paraId="14F83B68" w14:textId="69F8FB6B" w:rsidR="7F74A73F" w:rsidRDefault="7F74A73F" w:rsidP="33EEF89A">
      <w:r w:rsidRPr="33EEF89A">
        <w:t>She was home. She was safe.</w:t>
      </w:r>
    </w:p>
    <w:p w14:paraId="7786EF1F" w14:textId="1650CBBA" w:rsidR="7F74A73F" w:rsidRDefault="7F74A73F" w:rsidP="33EEF89A">
      <w:r w:rsidRPr="33EEF89A">
        <w:t>She closed her eyes.</w:t>
      </w:r>
    </w:p>
    <w:p w14:paraId="745E482C" w14:textId="0D8099EE" w:rsidR="7F74A73F" w:rsidRDefault="7F74A73F" w:rsidP="33EEF89A">
      <w:r w:rsidRPr="33EEF89A">
        <w:t>The loop was closed. The fortress was sealed. The Machine was ready to run.</w:t>
      </w:r>
    </w:p>
    <w:p w14:paraId="7AE59E13" w14:textId="54EDE8FF" w:rsidR="7F74A73F" w:rsidRDefault="7F74A73F" w:rsidP="33EEF89A">
      <w:r w:rsidRPr="33EEF89A">
        <w:t>"Goodnight, Asset," she thought.</w:t>
      </w:r>
    </w:p>
    <w:p w14:paraId="4A0EB9E7" w14:textId="616E37B9" w:rsidR="7F74A73F" w:rsidRDefault="7F74A73F" w:rsidP="33EEF89A">
      <w:r w:rsidRPr="33EEF89A">
        <w:t>"Goodnight, Boss," he whispered, as if he could hear her.</w:t>
      </w:r>
    </w:p>
    <w:p w14:paraId="0DC2B544" w14:textId="718300A2" w:rsidR="7F74A73F" w:rsidRDefault="7F74A73F" w:rsidP="33EEF89A">
      <w:r w:rsidRPr="33EEF89A">
        <w:t>They slept. Monday was coming. But tonight, they were untouchable.</w:t>
      </w:r>
    </w:p>
    <w:p w14:paraId="3708294E" w14:textId="5E3CC3E3" w:rsidR="00ED7F92" w:rsidRDefault="00ED7F92" w:rsidP="00573463"/>
    <w:sectPr w:rsidR="00ED7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Semibold">
    <w:altName w:val="Cambria"/>
    <w:panose1 w:val="020B0604020202020204"/>
    <w:charset w:val="00"/>
    <w:family w:val="roman"/>
    <w:pitch w:val="default"/>
  </w:font>
  <w:font w:name=".SFUI-Regular">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51A6"/>
    <w:multiLevelType w:val="hybridMultilevel"/>
    <w:tmpl w:val="FFFFFFFF"/>
    <w:lvl w:ilvl="0" w:tplc="43D24DF6">
      <w:start w:val="1"/>
      <w:numFmt w:val="decimal"/>
      <w:lvlText w:val="%1."/>
      <w:lvlJc w:val="left"/>
      <w:pPr>
        <w:ind w:left="720" w:hanging="360"/>
      </w:pPr>
    </w:lvl>
    <w:lvl w:ilvl="1" w:tplc="5F048AF8">
      <w:start w:val="1"/>
      <w:numFmt w:val="lowerLetter"/>
      <w:lvlText w:val="%2."/>
      <w:lvlJc w:val="left"/>
      <w:pPr>
        <w:ind w:left="1440" w:hanging="360"/>
      </w:pPr>
    </w:lvl>
    <w:lvl w:ilvl="2" w:tplc="C3924C80">
      <w:start w:val="1"/>
      <w:numFmt w:val="lowerRoman"/>
      <w:lvlText w:val="%3."/>
      <w:lvlJc w:val="right"/>
      <w:pPr>
        <w:ind w:left="2160" w:hanging="180"/>
      </w:pPr>
    </w:lvl>
    <w:lvl w:ilvl="3" w:tplc="25EADAC8">
      <w:start w:val="1"/>
      <w:numFmt w:val="decimal"/>
      <w:lvlText w:val="%4."/>
      <w:lvlJc w:val="left"/>
      <w:pPr>
        <w:ind w:left="2880" w:hanging="360"/>
      </w:pPr>
    </w:lvl>
    <w:lvl w:ilvl="4" w:tplc="C8A4D612">
      <w:start w:val="1"/>
      <w:numFmt w:val="lowerLetter"/>
      <w:lvlText w:val="%5."/>
      <w:lvlJc w:val="left"/>
      <w:pPr>
        <w:ind w:left="3600" w:hanging="360"/>
      </w:pPr>
    </w:lvl>
    <w:lvl w:ilvl="5" w:tplc="139A60C0">
      <w:start w:val="1"/>
      <w:numFmt w:val="lowerRoman"/>
      <w:lvlText w:val="%6."/>
      <w:lvlJc w:val="right"/>
      <w:pPr>
        <w:ind w:left="4320" w:hanging="180"/>
      </w:pPr>
    </w:lvl>
    <w:lvl w:ilvl="6" w:tplc="38929D24">
      <w:start w:val="1"/>
      <w:numFmt w:val="decimal"/>
      <w:lvlText w:val="%7."/>
      <w:lvlJc w:val="left"/>
      <w:pPr>
        <w:ind w:left="5040" w:hanging="360"/>
      </w:pPr>
    </w:lvl>
    <w:lvl w:ilvl="7" w:tplc="F7D68E80">
      <w:start w:val="1"/>
      <w:numFmt w:val="lowerLetter"/>
      <w:lvlText w:val="%8."/>
      <w:lvlJc w:val="left"/>
      <w:pPr>
        <w:ind w:left="5760" w:hanging="360"/>
      </w:pPr>
    </w:lvl>
    <w:lvl w:ilvl="8" w:tplc="3EC0B69C">
      <w:start w:val="1"/>
      <w:numFmt w:val="lowerRoman"/>
      <w:lvlText w:val="%9."/>
      <w:lvlJc w:val="right"/>
      <w:pPr>
        <w:ind w:left="6480" w:hanging="180"/>
      </w:pPr>
    </w:lvl>
  </w:abstractNum>
  <w:abstractNum w:abstractNumId="1" w15:restartNumberingAfterBreak="0">
    <w:nsid w:val="1628CEAB"/>
    <w:multiLevelType w:val="hybridMultilevel"/>
    <w:tmpl w:val="09BE249C"/>
    <w:lvl w:ilvl="0" w:tplc="FE70978C">
      <w:start w:val="1"/>
      <w:numFmt w:val="bullet"/>
      <w:lvlText w:val=""/>
      <w:lvlJc w:val="left"/>
      <w:pPr>
        <w:ind w:left="720" w:hanging="360"/>
      </w:pPr>
      <w:rPr>
        <w:rFonts w:ascii="Symbol" w:hAnsi="Symbol" w:hint="default"/>
      </w:rPr>
    </w:lvl>
    <w:lvl w:ilvl="1" w:tplc="5DD6580C">
      <w:start w:val="1"/>
      <w:numFmt w:val="bullet"/>
      <w:lvlText w:val="o"/>
      <w:lvlJc w:val="left"/>
      <w:pPr>
        <w:ind w:left="1440" w:hanging="360"/>
      </w:pPr>
      <w:rPr>
        <w:rFonts w:ascii="Courier New" w:hAnsi="Courier New" w:hint="default"/>
      </w:rPr>
    </w:lvl>
    <w:lvl w:ilvl="2" w:tplc="4D52D14E">
      <w:start w:val="1"/>
      <w:numFmt w:val="bullet"/>
      <w:lvlText w:val=""/>
      <w:lvlJc w:val="left"/>
      <w:pPr>
        <w:ind w:left="2160" w:hanging="360"/>
      </w:pPr>
      <w:rPr>
        <w:rFonts w:ascii="Wingdings" w:hAnsi="Wingdings" w:hint="default"/>
      </w:rPr>
    </w:lvl>
    <w:lvl w:ilvl="3" w:tplc="1DAA70CA">
      <w:start w:val="1"/>
      <w:numFmt w:val="bullet"/>
      <w:lvlText w:val=""/>
      <w:lvlJc w:val="left"/>
      <w:pPr>
        <w:ind w:left="2880" w:hanging="360"/>
      </w:pPr>
      <w:rPr>
        <w:rFonts w:ascii="Symbol" w:hAnsi="Symbol" w:hint="default"/>
      </w:rPr>
    </w:lvl>
    <w:lvl w:ilvl="4" w:tplc="5F20B88E">
      <w:start w:val="1"/>
      <w:numFmt w:val="bullet"/>
      <w:lvlText w:val="o"/>
      <w:lvlJc w:val="left"/>
      <w:pPr>
        <w:ind w:left="3600" w:hanging="360"/>
      </w:pPr>
      <w:rPr>
        <w:rFonts w:ascii="Courier New" w:hAnsi="Courier New" w:hint="default"/>
      </w:rPr>
    </w:lvl>
    <w:lvl w:ilvl="5" w:tplc="BE9E52F0">
      <w:start w:val="1"/>
      <w:numFmt w:val="bullet"/>
      <w:lvlText w:val=""/>
      <w:lvlJc w:val="left"/>
      <w:pPr>
        <w:ind w:left="4320" w:hanging="360"/>
      </w:pPr>
      <w:rPr>
        <w:rFonts w:ascii="Wingdings" w:hAnsi="Wingdings" w:hint="default"/>
      </w:rPr>
    </w:lvl>
    <w:lvl w:ilvl="6" w:tplc="3C2AA602">
      <w:start w:val="1"/>
      <w:numFmt w:val="bullet"/>
      <w:lvlText w:val=""/>
      <w:lvlJc w:val="left"/>
      <w:pPr>
        <w:ind w:left="5040" w:hanging="360"/>
      </w:pPr>
      <w:rPr>
        <w:rFonts w:ascii="Symbol" w:hAnsi="Symbol" w:hint="default"/>
      </w:rPr>
    </w:lvl>
    <w:lvl w:ilvl="7" w:tplc="436E58EA">
      <w:start w:val="1"/>
      <w:numFmt w:val="bullet"/>
      <w:lvlText w:val="o"/>
      <w:lvlJc w:val="left"/>
      <w:pPr>
        <w:ind w:left="5760" w:hanging="360"/>
      </w:pPr>
      <w:rPr>
        <w:rFonts w:ascii="Courier New" w:hAnsi="Courier New" w:hint="default"/>
      </w:rPr>
    </w:lvl>
    <w:lvl w:ilvl="8" w:tplc="9A7E4604">
      <w:start w:val="1"/>
      <w:numFmt w:val="bullet"/>
      <w:lvlText w:val=""/>
      <w:lvlJc w:val="left"/>
      <w:pPr>
        <w:ind w:left="6480" w:hanging="360"/>
      </w:pPr>
      <w:rPr>
        <w:rFonts w:ascii="Wingdings" w:hAnsi="Wingdings" w:hint="default"/>
      </w:rPr>
    </w:lvl>
  </w:abstractNum>
  <w:abstractNum w:abstractNumId="2" w15:restartNumberingAfterBreak="0">
    <w:nsid w:val="22A66FF1"/>
    <w:multiLevelType w:val="multilevel"/>
    <w:tmpl w:val="8984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2EA8"/>
    <w:multiLevelType w:val="hybridMultilevel"/>
    <w:tmpl w:val="2DAA2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4F59"/>
    <w:multiLevelType w:val="hybridMultilevel"/>
    <w:tmpl w:val="68F87776"/>
    <w:lvl w:ilvl="0" w:tplc="76AE713E">
      <w:start w:val="1"/>
      <w:numFmt w:val="bullet"/>
      <w:lvlText w:val=""/>
      <w:lvlJc w:val="left"/>
      <w:pPr>
        <w:ind w:left="720" w:hanging="360"/>
      </w:pPr>
      <w:rPr>
        <w:rFonts w:ascii="Symbol" w:hAnsi="Symbol" w:hint="default"/>
      </w:rPr>
    </w:lvl>
    <w:lvl w:ilvl="1" w:tplc="DA8A9F78">
      <w:start w:val="1"/>
      <w:numFmt w:val="bullet"/>
      <w:lvlText w:val="o"/>
      <w:lvlJc w:val="left"/>
      <w:pPr>
        <w:ind w:left="1440" w:hanging="360"/>
      </w:pPr>
      <w:rPr>
        <w:rFonts w:ascii="Courier New" w:hAnsi="Courier New" w:hint="default"/>
      </w:rPr>
    </w:lvl>
    <w:lvl w:ilvl="2" w:tplc="2C74A958">
      <w:start w:val="1"/>
      <w:numFmt w:val="bullet"/>
      <w:lvlText w:val=""/>
      <w:lvlJc w:val="left"/>
      <w:pPr>
        <w:ind w:left="2160" w:hanging="360"/>
      </w:pPr>
      <w:rPr>
        <w:rFonts w:ascii="Wingdings" w:hAnsi="Wingdings" w:hint="default"/>
      </w:rPr>
    </w:lvl>
    <w:lvl w:ilvl="3" w:tplc="14AED3C6">
      <w:start w:val="1"/>
      <w:numFmt w:val="bullet"/>
      <w:lvlText w:val=""/>
      <w:lvlJc w:val="left"/>
      <w:pPr>
        <w:ind w:left="2880" w:hanging="360"/>
      </w:pPr>
      <w:rPr>
        <w:rFonts w:ascii="Symbol" w:hAnsi="Symbol" w:hint="default"/>
      </w:rPr>
    </w:lvl>
    <w:lvl w:ilvl="4" w:tplc="0B70282C">
      <w:start w:val="1"/>
      <w:numFmt w:val="bullet"/>
      <w:lvlText w:val="o"/>
      <w:lvlJc w:val="left"/>
      <w:pPr>
        <w:ind w:left="3600" w:hanging="360"/>
      </w:pPr>
      <w:rPr>
        <w:rFonts w:ascii="Courier New" w:hAnsi="Courier New" w:hint="default"/>
      </w:rPr>
    </w:lvl>
    <w:lvl w:ilvl="5" w:tplc="AA203C60">
      <w:start w:val="1"/>
      <w:numFmt w:val="bullet"/>
      <w:lvlText w:val=""/>
      <w:lvlJc w:val="left"/>
      <w:pPr>
        <w:ind w:left="4320" w:hanging="360"/>
      </w:pPr>
      <w:rPr>
        <w:rFonts w:ascii="Wingdings" w:hAnsi="Wingdings" w:hint="default"/>
      </w:rPr>
    </w:lvl>
    <w:lvl w:ilvl="6" w:tplc="A78044F8">
      <w:start w:val="1"/>
      <w:numFmt w:val="bullet"/>
      <w:lvlText w:val=""/>
      <w:lvlJc w:val="left"/>
      <w:pPr>
        <w:ind w:left="5040" w:hanging="360"/>
      </w:pPr>
      <w:rPr>
        <w:rFonts w:ascii="Symbol" w:hAnsi="Symbol" w:hint="default"/>
      </w:rPr>
    </w:lvl>
    <w:lvl w:ilvl="7" w:tplc="52806CE8">
      <w:start w:val="1"/>
      <w:numFmt w:val="bullet"/>
      <w:lvlText w:val="o"/>
      <w:lvlJc w:val="left"/>
      <w:pPr>
        <w:ind w:left="5760" w:hanging="360"/>
      </w:pPr>
      <w:rPr>
        <w:rFonts w:ascii="Courier New" w:hAnsi="Courier New" w:hint="default"/>
      </w:rPr>
    </w:lvl>
    <w:lvl w:ilvl="8" w:tplc="A1ACC730">
      <w:start w:val="1"/>
      <w:numFmt w:val="bullet"/>
      <w:lvlText w:val=""/>
      <w:lvlJc w:val="left"/>
      <w:pPr>
        <w:ind w:left="6480" w:hanging="360"/>
      </w:pPr>
      <w:rPr>
        <w:rFonts w:ascii="Wingdings" w:hAnsi="Wingdings" w:hint="default"/>
      </w:rPr>
    </w:lvl>
  </w:abstractNum>
  <w:abstractNum w:abstractNumId="5" w15:restartNumberingAfterBreak="0">
    <w:nsid w:val="29A10695"/>
    <w:multiLevelType w:val="hybridMultilevel"/>
    <w:tmpl w:val="2BC0CA4E"/>
    <w:lvl w:ilvl="0" w:tplc="C49E80E2">
      <w:start w:val="1"/>
      <w:numFmt w:val="bullet"/>
      <w:lvlText w:val=""/>
      <w:lvlJc w:val="left"/>
      <w:pPr>
        <w:ind w:left="720" w:hanging="360"/>
      </w:pPr>
      <w:rPr>
        <w:rFonts w:ascii="Symbol" w:hAnsi="Symbol" w:hint="default"/>
      </w:rPr>
    </w:lvl>
    <w:lvl w:ilvl="1" w:tplc="0144D3CE">
      <w:start w:val="1"/>
      <w:numFmt w:val="bullet"/>
      <w:lvlText w:val="o"/>
      <w:lvlJc w:val="left"/>
      <w:pPr>
        <w:ind w:left="1440" w:hanging="360"/>
      </w:pPr>
      <w:rPr>
        <w:rFonts w:ascii="Courier New" w:hAnsi="Courier New" w:hint="default"/>
      </w:rPr>
    </w:lvl>
    <w:lvl w:ilvl="2" w:tplc="075E16BE">
      <w:start w:val="1"/>
      <w:numFmt w:val="bullet"/>
      <w:lvlText w:val=""/>
      <w:lvlJc w:val="left"/>
      <w:pPr>
        <w:ind w:left="2160" w:hanging="360"/>
      </w:pPr>
      <w:rPr>
        <w:rFonts w:ascii="Wingdings" w:hAnsi="Wingdings" w:hint="default"/>
      </w:rPr>
    </w:lvl>
    <w:lvl w:ilvl="3" w:tplc="B64AE714">
      <w:start w:val="1"/>
      <w:numFmt w:val="bullet"/>
      <w:lvlText w:val=""/>
      <w:lvlJc w:val="left"/>
      <w:pPr>
        <w:ind w:left="2880" w:hanging="360"/>
      </w:pPr>
      <w:rPr>
        <w:rFonts w:ascii="Symbol" w:hAnsi="Symbol" w:hint="default"/>
      </w:rPr>
    </w:lvl>
    <w:lvl w:ilvl="4" w:tplc="A4FCDDCE">
      <w:start w:val="1"/>
      <w:numFmt w:val="bullet"/>
      <w:lvlText w:val="o"/>
      <w:lvlJc w:val="left"/>
      <w:pPr>
        <w:ind w:left="3600" w:hanging="360"/>
      </w:pPr>
      <w:rPr>
        <w:rFonts w:ascii="Courier New" w:hAnsi="Courier New" w:hint="default"/>
      </w:rPr>
    </w:lvl>
    <w:lvl w:ilvl="5" w:tplc="C0DA0EAC">
      <w:start w:val="1"/>
      <w:numFmt w:val="bullet"/>
      <w:lvlText w:val=""/>
      <w:lvlJc w:val="left"/>
      <w:pPr>
        <w:ind w:left="4320" w:hanging="360"/>
      </w:pPr>
      <w:rPr>
        <w:rFonts w:ascii="Wingdings" w:hAnsi="Wingdings" w:hint="default"/>
      </w:rPr>
    </w:lvl>
    <w:lvl w:ilvl="6" w:tplc="48568BB2">
      <w:start w:val="1"/>
      <w:numFmt w:val="bullet"/>
      <w:lvlText w:val=""/>
      <w:lvlJc w:val="left"/>
      <w:pPr>
        <w:ind w:left="5040" w:hanging="360"/>
      </w:pPr>
      <w:rPr>
        <w:rFonts w:ascii="Symbol" w:hAnsi="Symbol" w:hint="default"/>
      </w:rPr>
    </w:lvl>
    <w:lvl w:ilvl="7" w:tplc="BF2807FC">
      <w:start w:val="1"/>
      <w:numFmt w:val="bullet"/>
      <w:lvlText w:val="o"/>
      <w:lvlJc w:val="left"/>
      <w:pPr>
        <w:ind w:left="5760" w:hanging="360"/>
      </w:pPr>
      <w:rPr>
        <w:rFonts w:ascii="Courier New" w:hAnsi="Courier New" w:hint="default"/>
      </w:rPr>
    </w:lvl>
    <w:lvl w:ilvl="8" w:tplc="A448FCC8">
      <w:start w:val="1"/>
      <w:numFmt w:val="bullet"/>
      <w:lvlText w:val=""/>
      <w:lvlJc w:val="left"/>
      <w:pPr>
        <w:ind w:left="6480" w:hanging="360"/>
      </w:pPr>
      <w:rPr>
        <w:rFonts w:ascii="Wingdings" w:hAnsi="Wingdings" w:hint="default"/>
      </w:rPr>
    </w:lvl>
  </w:abstractNum>
  <w:abstractNum w:abstractNumId="6" w15:restartNumberingAfterBreak="0">
    <w:nsid w:val="2E357281"/>
    <w:multiLevelType w:val="multilevel"/>
    <w:tmpl w:val="050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C3F40"/>
    <w:multiLevelType w:val="hybridMultilevel"/>
    <w:tmpl w:val="CE88E380"/>
    <w:lvl w:ilvl="0" w:tplc="FFFFFFFF">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C88E82"/>
    <w:multiLevelType w:val="hybridMultilevel"/>
    <w:tmpl w:val="B64AE5A8"/>
    <w:lvl w:ilvl="0" w:tplc="1F848F9A">
      <w:start w:val="1"/>
      <w:numFmt w:val="decimal"/>
      <w:lvlText w:val="%1."/>
      <w:lvlJc w:val="left"/>
      <w:pPr>
        <w:ind w:left="720" w:hanging="360"/>
      </w:pPr>
    </w:lvl>
    <w:lvl w:ilvl="1" w:tplc="6C2095B4">
      <w:start w:val="1"/>
      <w:numFmt w:val="lowerLetter"/>
      <w:lvlText w:val="%2."/>
      <w:lvlJc w:val="left"/>
      <w:pPr>
        <w:ind w:left="1440" w:hanging="360"/>
      </w:pPr>
    </w:lvl>
    <w:lvl w:ilvl="2" w:tplc="A98E168E">
      <w:start w:val="1"/>
      <w:numFmt w:val="lowerRoman"/>
      <w:lvlText w:val="%3."/>
      <w:lvlJc w:val="right"/>
      <w:pPr>
        <w:ind w:left="2160" w:hanging="180"/>
      </w:pPr>
    </w:lvl>
    <w:lvl w:ilvl="3" w:tplc="8CE803D8">
      <w:start w:val="1"/>
      <w:numFmt w:val="decimal"/>
      <w:lvlText w:val="%4."/>
      <w:lvlJc w:val="left"/>
      <w:pPr>
        <w:ind w:left="2880" w:hanging="360"/>
      </w:pPr>
    </w:lvl>
    <w:lvl w:ilvl="4" w:tplc="C810AFB4">
      <w:start w:val="1"/>
      <w:numFmt w:val="lowerLetter"/>
      <w:lvlText w:val="%5."/>
      <w:lvlJc w:val="left"/>
      <w:pPr>
        <w:ind w:left="3600" w:hanging="360"/>
      </w:pPr>
    </w:lvl>
    <w:lvl w:ilvl="5" w:tplc="17800B04">
      <w:start w:val="1"/>
      <w:numFmt w:val="lowerRoman"/>
      <w:lvlText w:val="%6."/>
      <w:lvlJc w:val="right"/>
      <w:pPr>
        <w:ind w:left="4320" w:hanging="180"/>
      </w:pPr>
    </w:lvl>
    <w:lvl w:ilvl="6" w:tplc="EA44E222">
      <w:start w:val="1"/>
      <w:numFmt w:val="decimal"/>
      <w:lvlText w:val="%7."/>
      <w:lvlJc w:val="left"/>
      <w:pPr>
        <w:ind w:left="5040" w:hanging="360"/>
      </w:pPr>
    </w:lvl>
    <w:lvl w:ilvl="7" w:tplc="DDACC3AC">
      <w:start w:val="1"/>
      <w:numFmt w:val="lowerLetter"/>
      <w:lvlText w:val="%8."/>
      <w:lvlJc w:val="left"/>
      <w:pPr>
        <w:ind w:left="5760" w:hanging="360"/>
      </w:pPr>
    </w:lvl>
    <w:lvl w:ilvl="8" w:tplc="424A5CCC">
      <w:start w:val="1"/>
      <w:numFmt w:val="lowerRoman"/>
      <w:lvlText w:val="%9."/>
      <w:lvlJc w:val="right"/>
      <w:pPr>
        <w:ind w:left="6480" w:hanging="180"/>
      </w:pPr>
    </w:lvl>
  </w:abstractNum>
  <w:abstractNum w:abstractNumId="9" w15:restartNumberingAfterBreak="0">
    <w:nsid w:val="3D1BBBF6"/>
    <w:multiLevelType w:val="hybridMultilevel"/>
    <w:tmpl w:val="FFFFFFFF"/>
    <w:lvl w:ilvl="0" w:tplc="480C89E0">
      <w:start w:val="1"/>
      <w:numFmt w:val="decimal"/>
      <w:lvlText w:val="%1."/>
      <w:lvlJc w:val="left"/>
      <w:pPr>
        <w:ind w:left="720" w:hanging="360"/>
      </w:pPr>
    </w:lvl>
    <w:lvl w:ilvl="1" w:tplc="DF9E3F9E">
      <w:start w:val="1"/>
      <w:numFmt w:val="lowerLetter"/>
      <w:lvlText w:val="%2."/>
      <w:lvlJc w:val="left"/>
      <w:pPr>
        <w:ind w:left="1440" w:hanging="360"/>
      </w:pPr>
    </w:lvl>
    <w:lvl w:ilvl="2" w:tplc="21DC6E7C">
      <w:start w:val="1"/>
      <w:numFmt w:val="lowerRoman"/>
      <w:lvlText w:val="%3."/>
      <w:lvlJc w:val="right"/>
      <w:pPr>
        <w:ind w:left="2160" w:hanging="180"/>
      </w:pPr>
    </w:lvl>
    <w:lvl w:ilvl="3" w:tplc="EBCC9ECC">
      <w:start w:val="1"/>
      <w:numFmt w:val="decimal"/>
      <w:lvlText w:val="%4."/>
      <w:lvlJc w:val="left"/>
      <w:pPr>
        <w:ind w:left="2880" w:hanging="360"/>
      </w:pPr>
    </w:lvl>
    <w:lvl w:ilvl="4" w:tplc="650042C6">
      <w:start w:val="1"/>
      <w:numFmt w:val="lowerLetter"/>
      <w:lvlText w:val="%5."/>
      <w:lvlJc w:val="left"/>
      <w:pPr>
        <w:ind w:left="3600" w:hanging="360"/>
      </w:pPr>
    </w:lvl>
    <w:lvl w:ilvl="5" w:tplc="20BAE4BA">
      <w:start w:val="1"/>
      <w:numFmt w:val="lowerRoman"/>
      <w:lvlText w:val="%6."/>
      <w:lvlJc w:val="right"/>
      <w:pPr>
        <w:ind w:left="4320" w:hanging="180"/>
      </w:pPr>
    </w:lvl>
    <w:lvl w:ilvl="6" w:tplc="5358C212">
      <w:start w:val="1"/>
      <w:numFmt w:val="decimal"/>
      <w:lvlText w:val="%7."/>
      <w:lvlJc w:val="left"/>
      <w:pPr>
        <w:ind w:left="5040" w:hanging="360"/>
      </w:pPr>
    </w:lvl>
    <w:lvl w:ilvl="7" w:tplc="A47A4A64">
      <w:start w:val="1"/>
      <w:numFmt w:val="lowerLetter"/>
      <w:lvlText w:val="%8."/>
      <w:lvlJc w:val="left"/>
      <w:pPr>
        <w:ind w:left="5760" w:hanging="360"/>
      </w:pPr>
    </w:lvl>
    <w:lvl w:ilvl="8" w:tplc="4F363B06">
      <w:start w:val="1"/>
      <w:numFmt w:val="lowerRoman"/>
      <w:lvlText w:val="%9."/>
      <w:lvlJc w:val="right"/>
      <w:pPr>
        <w:ind w:left="6480" w:hanging="180"/>
      </w:pPr>
    </w:lvl>
  </w:abstractNum>
  <w:abstractNum w:abstractNumId="10" w15:restartNumberingAfterBreak="0">
    <w:nsid w:val="3DDC5661"/>
    <w:multiLevelType w:val="multilevel"/>
    <w:tmpl w:val="441C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35EF9"/>
    <w:multiLevelType w:val="hybridMultilevel"/>
    <w:tmpl w:val="22BAC15A"/>
    <w:lvl w:ilvl="0" w:tplc="13086880">
      <w:start w:val="1"/>
      <w:numFmt w:val="decimal"/>
      <w:lvlText w:val="%1."/>
      <w:lvlJc w:val="left"/>
      <w:pPr>
        <w:ind w:left="720" w:hanging="360"/>
      </w:pPr>
    </w:lvl>
    <w:lvl w:ilvl="1" w:tplc="8E1E7EB0">
      <w:start w:val="1"/>
      <w:numFmt w:val="lowerLetter"/>
      <w:lvlText w:val="%2."/>
      <w:lvlJc w:val="left"/>
      <w:pPr>
        <w:ind w:left="1440" w:hanging="360"/>
      </w:pPr>
    </w:lvl>
    <w:lvl w:ilvl="2" w:tplc="CB64383A">
      <w:start w:val="1"/>
      <w:numFmt w:val="lowerRoman"/>
      <w:lvlText w:val="%3."/>
      <w:lvlJc w:val="right"/>
      <w:pPr>
        <w:ind w:left="2160" w:hanging="180"/>
      </w:pPr>
    </w:lvl>
    <w:lvl w:ilvl="3" w:tplc="8E7EDC96">
      <w:start w:val="1"/>
      <w:numFmt w:val="decimal"/>
      <w:lvlText w:val="%4."/>
      <w:lvlJc w:val="left"/>
      <w:pPr>
        <w:ind w:left="2880" w:hanging="360"/>
      </w:pPr>
    </w:lvl>
    <w:lvl w:ilvl="4" w:tplc="E222F442">
      <w:start w:val="1"/>
      <w:numFmt w:val="lowerLetter"/>
      <w:lvlText w:val="%5."/>
      <w:lvlJc w:val="left"/>
      <w:pPr>
        <w:ind w:left="3600" w:hanging="360"/>
      </w:pPr>
    </w:lvl>
    <w:lvl w:ilvl="5" w:tplc="31DAC70A">
      <w:start w:val="1"/>
      <w:numFmt w:val="lowerRoman"/>
      <w:lvlText w:val="%6."/>
      <w:lvlJc w:val="right"/>
      <w:pPr>
        <w:ind w:left="4320" w:hanging="180"/>
      </w:pPr>
    </w:lvl>
    <w:lvl w:ilvl="6" w:tplc="4FE68F0E">
      <w:start w:val="1"/>
      <w:numFmt w:val="decimal"/>
      <w:lvlText w:val="%7."/>
      <w:lvlJc w:val="left"/>
      <w:pPr>
        <w:ind w:left="5040" w:hanging="360"/>
      </w:pPr>
    </w:lvl>
    <w:lvl w:ilvl="7" w:tplc="76A0345C">
      <w:start w:val="1"/>
      <w:numFmt w:val="lowerLetter"/>
      <w:lvlText w:val="%8."/>
      <w:lvlJc w:val="left"/>
      <w:pPr>
        <w:ind w:left="5760" w:hanging="360"/>
      </w:pPr>
    </w:lvl>
    <w:lvl w:ilvl="8" w:tplc="F6A81576">
      <w:start w:val="1"/>
      <w:numFmt w:val="lowerRoman"/>
      <w:lvlText w:val="%9."/>
      <w:lvlJc w:val="right"/>
      <w:pPr>
        <w:ind w:left="6480" w:hanging="180"/>
      </w:pPr>
    </w:lvl>
  </w:abstractNum>
  <w:abstractNum w:abstractNumId="12" w15:restartNumberingAfterBreak="0">
    <w:nsid w:val="4FD6A241"/>
    <w:multiLevelType w:val="hybridMultilevel"/>
    <w:tmpl w:val="E11EF0CA"/>
    <w:lvl w:ilvl="0" w:tplc="2A16DDF4">
      <w:start w:val="1"/>
      <w:numFmt w:val="bullet"/>
      <w:lvlText w:val=""/>
      <w:lvlJc w:val="left"/>
      <w:pPr>
        <w:ind w:left="720" w:hanging="360"/>
      </w:pPr>
      <w:rPr>
        <w:rFonts w:ascii="Symbol" w:hAnsi="Symbol" w:hint="default"/>
      </w:rPr>
    </w:lvl>
    <w:lvl w:ilvl="1" w:tplc="84E822C0">
      <w:start w:val="1"/>
      <w:numFmt w:val="bullet"/>
      <w:lvlText w:val="o"/>
      <w:lvlJc w:val="left"/>
      <w:pPr>
        <w:ind w:left="1440" w:hanging="360"/>
      </w:pPr>
      <w:rPr>
        <w:rFonts w:ascii="Courier New" w:hAnsi="Courier New" w:hint="default"/>
      </w:rPr>
    </w:lvl>
    <w:lvl w:ilvl="2" w:tplc="A704C2B0">
      <w:start w:val="1"/>
      <w:numFmt w:val="bullet"/>
      <w:lvlText w:val=""/>
      <w:lvlJc w:val="left"/>
      <w:pPr>
        <w:ind w:left="2160" w:hanging="360"/>
      </w:pPr>
      <w:rPr>
        <w:rFonts w:ascii="Wingdings" w:hAnsi="Wingdings" w:hint="default"/>
      </w:rPr>
    </w:lvl>
    <w:lvl w:ilvl="3" w:tplc="96466968">
      <w:start w:val="1"/>
      <w:numFmt w:val="bullet"/>
      <w:lvlText w:val=""/>
      <w:lvlJc w:val="left"/>
      <w:pPr>
        <w:ind w:left="2880" w:hanging="360"/>
      </w:pPr>
      <w:rPr>
        <w:rFonts w:ascii="Symbol" w:hAnsi="Symbol" w:hint="default"/>
      </w:rPr>
    </w:lvl>
    <w:lvl w:ilvl="4" w:tplc="4B5A5264">
      <w:start w:val="1"/>
      <w:numFmt w:val="bullet"/>
      <w:lvlText w:val="o"/>
      <w:lvlJc w:val="left"/>
      <w:pPr>
        <w:ind w:left="3600" w:hanging="360"/>
      </w:pPr>
      <w:rPr>
        <w:rFonts w:ascii="Courier New" w:hAnsi="Courier New" w:hint="default"/>
      </w:rPr>
    </w:lvl>
    <w:lvl w:ilvl="5" w:tplc="4C269FC8">
      <w:start w:val="1"/>
      <w:numFmt w:val="bullet"/>
      <w:lvlText w:val=""/>
      <w:lvlJc w:val="left"/>
      <w:pPr>
        <w:ind w:left="4320" w:hanging="360"/>
      </w:pPr>
      <w:rPr>
        <w:rFonts w:ascii="Wingdings" w:hAnsi="Wingdings" w:hint="default"/>
      </w:rPr>
    </w:lvl>
    <w:lvl w:ilvl="6" w:tplc="55D64FFC">
      <w:start w:val="1"/>
      <w:numFmt w:val="bullet"/>
      <w:lvlText w:val=""/>
      <w:lvlJc w:val="left"/>
      <w:pPr>
        <w:ind w:left="5040" w:hanging="360"/>
      </w:pPr>
      <w:rPr>
        <w:rFonts w:ascii="Symbol" w:hAnsi="Symbol" w:hint="default"/>
      </w:rPr>
    </w:lvl>
    <w:lvl w:ilvl="7" w:tplc="EE6AE696">
      <w:start w:val="1"/>
      <w:numFmt w:val="bullet"/>
      <w:lvlText w:val="o"/>
      <w:lvlJc w:val="left"/>
      <w:pPr>
        <w:ind w:left="5760" w:hanging="360"/>
      </w:pPr>
      <w:rPr>
        <w:rFonts w:ascii="Courier New" w:hAnsi="Courier New" w:hint="default"/>
      </w:rPr>
    </w:lvl>
    <w:lvl w:ilvl="8" w:tplc="9174AA30">
      <w:start w:val="1"/>
      <w:numFmt w:val="bullet"/>
      <w:lvlText w:val=""/>
      <w:lvlJc w:val="left"/>
      <w:pPr>
        <w:ind w:left="6480" w:hanging="360"/>
      </w:pPr>
      <w:rPr>
        <w:rFonts w:ascii="Wingdings" w:hAnsi="Wingdings" w:hint="default"/>
      </w:rPr>
    </w:lvl>
  </w:abstractNum>
  <w:abstractNum w:abstractNumId="13" w15:restartNumberingAfterBreak="0">
    <w:nsid w:val="50F96D18"/>
    <w:multiLevelType w:val="hybridMultilevel"/>
    <w:tmpl w:val="36863734"/>
    <w:lvl w:ilvl="0" w:tplc="1EEA7304">
      <w:start w:val="1"/>
      <w:numFmt w:val="bullet"/>
      <w:lvlText w:val=""/>
      <w:lvlJc w:val="left"/>
      <w:pPr>
        <w:ind w:left="720" w:hanging="360"/>
      </w:pPr>
      <w:rPr>
        <w:rFonts w:ascii="Symbol" w:hAnsi="Symbol" w:hint="default"/>
      </w:rPr>
    </w:lvl>
    <w:lvl w:ilvl="1" w:tplc="C3E60BCE">
      <w:start w:val="1"/>
      <w:numFmt w:val="bullet"/>
      <w:lvlText w:val="o"/>
      <w:lvlJc w:val="left"/>
      <w:pPr>
        <w:ind w:left="1440" w:hanging="360"/>
      </w:pPr>
      <w:rPr>
        <w:rFonts w:ascii="Courier New" w:hAnsi="Courier New" w:hint="default"/>
      </w:rPr>
    </w:lvl>
    <w:lvl w:ilvl="2" w:tplc="324C152C">
      <w:start w:val="1"/>
      <w:numFmt w:val="bullet"/>
      <w:lvlText w:val=""/>
      <w:lvlJc w:val="left"/>
      <w:pPr>
        <w:ind w:left="2160" w:hanging="360"/>
      </w:pPr>
      <w:rPr>
        <w:rFonts w:ascii="Wingdings" w:hAnsi="Wingdings" w:hint="default"/>
      </w:rPr>
    </w:lvl>
    <w:lvl w:ilvl="3" w:tplc="AD6A487E">
      <w:start w:val="1"/>
      <w:numFmt w:val="bullet"/>
      <w:lvlText w:val=""/>
      <w:lvlJc w:val="left"/>
      <w:pPr>
        <w:ind w:left="2880" w:hanging="360"/>
      </w:pPr>
      <w:rPr>
        <w:rFonts w:ascii="Symbol" w:hAnsi="Symbol" w:hint="default"/>
      </w:rPr>
    </w:lvl>
    <w:lvl w:ilvl="4" w:tplc="7318F8E8">
      <w:start w:val="1"/>
      <w:numFmt w:val="bullet"/>
      <w:lvlText w:val="o"/>
      <w:lvlJc w:val="left"/>
      <w:pPr>
        <w:ind w:left="3600" w:hanging="360"/>
      </w:pPr>
      <w:rPr>
        <w:rFonts w:ascii="Courier New" w:hAnsi="Courier New" w:hint="default"/>
      </w:rPr>
    </w:lvl>
    <w:lvl w:ilvl="5" w:tplc="861C4338">
      <w:start w:val="1"/>
      <w:numFmt w:val="bullet"/>
      <w:lvlText w:val=""/>
      <w:lvlJc w:val="left"/>
      <w:pPr>
        <w:ind w:left="4320" w:hanging="360"/>
      </w:pPr>
      <w:rPr>
        <w:rFonts w:ascii="Wingdings" w:hAnsi="Wingdings" w:hint="default"/>
      </w:rPr>
    </w:lvl>
    <w:lvl w:ilvl="6" w:tplc="390E1F1C">
      <w:start w:val="1"/>
      <w:numFmt w:val="bullet"/>
      <w:lvlText w:val=""/>
      <w:lvlJc w:val="left"/>
      <w:pPr>
        <w:ind w:left="5040" w:hanging="360"/>
      </w:pPr>
      <w:rPr>
        <w:rFonts w:ascii="Symbol" w:hAnsi="Symbol" w:hint="default"/>
      </w:rPr>
    </w:lvl>
    <w:lvl w:ilvl="7" w:tplc="B77A5DCC">
      <w:start w:val="1"/>
      <w:numFmt w:val="bullet"/>
      <w:lvlText w:val="o"/>
      <w:lvlJc w:val="left"/>
      <w:pPr>
        <w:ind w:left="5760" w:hanging="360"/>
      </w:pPr>
      <w:rPr>
        <w:rFonts w:ascii="Courier New" w:hAnsi="Courier New" w:hint="default"/>
      </w:rPr>
    </w:lvl>
    <w:lvl w:ilvl="8" w:tplc="C8D6518E">
      <w:start w:val="1"/>
      <w:numFmt w:val="bullet"/>
      <w:lvlText w:val=""/>
      <w:lvlJc w:val="left"/>
      <w:pPr>
        <w:ind w:left="6480" w:hanging="360"/>
      </w:pPr>
      <w:rPr>
        <w:rFonts w:ascii="Wingdings" w:hAnsi="Wingdings" w:hint="default"/>
      </w:rPr>
    </w:lvl>
  </w:abstractNum>
  <w:abstractNum w:abstractNumId="14" w15:restartNumberingAfterBreak="0">
    <w:nsid w:val="55E09086"/>
    <w:multiLevelType w:val="hybridMultilevel"/>
    <w:tmpl w:val="FFFFFFFF"/>
    <w:lvl w:ilvl="0" w:tplc="302C7D5E">
      <w:start w:val="1"/>
      <w:numFmt w:val="decimal"/>
      <w:lvlText w:val="%1."/>
      <w:lvlJc w:val="left"/>
      <w:pPr>
        <w:ind w:left="720" w:hanging="360"/>
      </w:pPr>
    </w:lvl>
    <w:lvl w:ilvl="1" w:tplc="F588F6D6">
      <w:start w:val="1"/>
      <w:numFmt w:val="lowerLetter"/>
      <w:lvlText w:val="%2."/>
      <w:lvlJc w:val="left"/>
      <w:pPr>
        <w:ind w:left="1440" w:hanging="360"/>
      </w:pPr>
    </w:lvl>
    <w:lvl w:ilvl="2" w:tplc="2C3413D8">
      <w:start w:val="1"/>
      <w:numFmt w:val="lowerRoman"/>
      <w:lvlText w:val="%3."/>
      <w:lvlJc w:val="right"/>
      <w:pPr>
        <w:ind w:left="2160" w:hanging="180"/>
      </w:pPr>
    </w:lvl>
    <w:lvl w:ilvl="3" w:tplc="C308B0B2">
      <w:start w:val="1"/>
      <w:numFmt w:val="decimal"/>
      <w:lvlText w:val="%4."/>
      <w:lvlJc w:val="left"/>
      <w:pPr>
        <w:ind w:left="2880" w:hanging="360"/>
      </w:pPr>
    </w:lvl>
    <w:lvl w:ilvl="4" w:tplc="214CD720">
      <w:start w:val="1"/>
      <w:numFmt w:val="lowerLetter"/>
      <w:lvlText w:val="%5."/>
      <w:lvlJc w:val="left"/>
      <w:pPr>
        <w:ind w:left="3600" w:hanging="360"/>
      </w:pPr>
    </w:lvl>
    <w:lvl w:ilvl="5" w:tplc="A968868E">
      <w:start w:val="1"/>
      <w:numFmt w:val="lowerRoman"/>
      <w:lvlText w:val="%6."/>
      <w:lvlJc w:val="right"/>
      <w:pPr>
        <w:ind w:left="4320" w:hanging="180"/>
      </w:pPr>
    </w:lvl>
    <w:lvl w:ilvl="6" w:tplc="6A0CE028">
      <w:start w:val="1"/>
      <w:numFmt w:val="decimal"/>
      <w:lvlText w:val="%7."/>
      <w:lvlJc w:val="left"/>
      <w:pPr>
        <w:ind w:left="5040" w:hanging="360"/>
      </w:pPr>
    </w:lvl>
    <w:lvl w:ilvl="7" w:tplc="0A0AA1BC">
      <w:start w:val="1"/>
      <w:numFmt w:val="lowerLetter"/>
      <w:lvlText w:val="%8."/>
      <w:lvlJc w:val="left"/>
      <w:pPr>
        <w:ind w:left="5760" w:hanging="360"/>
      </w:pPr>
    </w:lvl>
    <w:lvl w:ilvl="8" w:tplc="4452578E">
      <w:start w:val="1"/>
      <w:numFmt w:val="lowerRoman"/>
      <w:lvlText w:val="%9."/>
      <w:lvlJc w:val="right"/>
      <w:pPr>
        <w:ind w:left="6480" w:hanging="180"/>
      </w:pPr>
    </w:lvl>
  </w:abstractNum>
  <w:abstractNum w:abstractNumId="15" w15:restartNumberingAfterBreak="0">
    <w:nsid w:val="59EF210D"/>
    <w:multiLevelType w:val="hybridMultilevel"/>
    <w:tmpl w:val="98A46F16"/>
    <w:lvl w:ilvl="0" w:tplc="25349638">
      <w:start w:val="1"/>
      <w:numFmt w:val="bullet"/>
      <w:lvlText w:val=""/>
      <w:lvlJc w:val="left"/>
      <w:pPr>
        <w:ind w:left="720" w:hanging="360"/>
      </w:pPr>
      <w:rPr>
        <w:rFonts w:ascii="Symbol" w:hAnsi="Symbol" w:hint="default"/>
      </w:rPr>
    </w:lvl>
    <w:lvl w:ilvl="1" w:tplc="90A69D86">
      <w:start w:val="1"/>
      <w:numFmt w:val="bullet"/>
      <w:lvlText w:val="o"/>
      <w:lvlJc w:val="left"/>
      <w:pPr>
        <w:ind w:left="1440" w:hanging="360"/>
      </w:pPr>
      <w:rPr>
        <w:rFonts w:ascii="Courier New" w:hAnsi="Courier New" w:hint="default"/>
      </w:rPr>
    </w:lvl>
    <w:lvl w:ilvl="2" w:tplc="A6F0BC20">
      <w:start w:val="1"/>
      <w:numFmt w:val="bullet"/>
      <w:lvlText w:val=""/>
      <w:lvlJc w:val="left"/>
      <w:pPr>
        <w:ind w:left="2160" w:hanging="360"/>
      </w:pPr>
      <w:rPr>
        <w:rFonts w:ascii="Wingdings" w:hAnsi="Wingdings" w:hint="default"/>
      </w:rPr>
    </w:lvl>
    <w:lvl w:ilvl="3" w:tplc="B0507850">
      <w:start w:val="1"/>
      <w:numFmt w:val="bullet"/>
      <w:lvlText w:val=""/>
      <w:lvlJc w:val="left"/>
      <w:pPr>
        <w:ind w:left="2880" w:hanging="360"/>
      </w:pPr>
      <w:rPr>
        <w:rFonts w:ascii="Symbol" w:hAnsi="Symbol" w:hint="default"/>
      </w:rPr>
    </w:lvl>
    <w:lvl w:ilvl="4" w:tplc="03BED6C6">
      <w:start w:val="1"/>
      <w:numFmt w:val="bullet"/>
      <w:lvlText w:val="o"/>
      <w:lvlJc w:val="left"/>
      <w:pPr>
        <w:ind w:left="3600" w:hanging="360"/>
      </w:pPr>
      <w:rPr>
        <w:rFonts w:ascii="Courier New" w:hAnsi="Courier New" w:hint="default"/>
      </w:rPr>
    </w:lvl>
    <w:lvl w:ilvl="5" w:tplc="22D82DCA">
      <w:start w:val="1"/>
      <w:numFmt w:val="bullet"/>
      <w:lvlText w:val=""/>
      <w:lvlJc w:val="left"/>
      <w:pPr>
        <w:ind w:left="4320" w:hanging="360"/>
      </w:pPr>
      <w:rPr>
        <w:rFonts w:ascii="Wingdings" w:hAnsi="Wingdings" w:hint="default"/>
      </w:rPr>
    </w:lvl>
    <w:lvl w:ilvl="6" w:tplc="2820AE54">
      <w:start w:val="1"/>
      <w:numFmt w:val="bullet"/>
      <w:lvlText w:val=""/>
      <w:lvlJc w:val="left"/>
      <w:pPr>
        <w:ind w:left="5040" w:hanging="360"/>
      </w:pPr>
      <w:rPr>
        <w:rFonts w:ascii="Symbol" w:hAnsi="Symbol" w:hint="default"/>
      </w:rPr>
    </w:lvl>
    <w:lvl w:ilvl="7" w:tplc="6EAC4A58">
      <w:start w:val="1"/>
      <w:numFmt w:val="bullet"/>
      <w:lvlText w:val="o"/>
      <w:lvlJc w:val="left"/>
      <w:pPr>
        <w:ind w:left="5760" w:hanging="360"/>
      </w:pPr>
      <w:rPr>
        <w:rFonts w:ascii="Courier New" w:hAnsi="Courier New" w:hint="default"/>
      </w:rPr>
    </w:lvl>
    <w:lvl w:ilvl="8" w:tplc="A9AE12F0">
      <w:start w:val="1"/>
      <w:numFmt w:val="bullet"/>
      <w:lvlText w:val=""/>
      <w:lvlJc w:val="left"/>
      <w:pPr>
        <w:ind w:left="6480" w:hanging="360"/>
      </w:pPr>
      <w:rPr>
        <w:rFonts w:ascii="Wingdings" w:hAnsi="Wingdings" w:hint="default"/>
      </w:rPr>
    </w:lvl>
  </w:abstractNum>
  <w:abstractNum w:abstractNumId="16" w15:restartNumberingAfterBreak="0">
    <w:nsid w:val="5B390AA6"/>
    <w:multiLevelType w:val="hybridMultilevel"/>
    <w:tmpl w:val="8696B3A4"/>
    <w:lvl w:ilvl="0" w:tplc="48C884DE">
      <w:start w:val="1"/>
      <w:numFmt w:val="decimal"/>
      <w:lvlText w:val="%1."/>
      <w:lvlJc w:val="left"/>
      <w:pPr>
        <w:ind w:left="720" w:hanging="360"/>
      </w:pPr>
    </w:lvl>
    <w:lvl w:ilvl="1" w:tplc="AFEC6F84">
      <w:start w:val="1"/>
      <w:numFmt w:val="lowerLetter"/>
      <w:lvlText w:val="%2."/>
      <w:lvlJc w:val="left"/>
      <w:pPr>
        <w:ind w:left="1440" w:hanging="360"/>
      </w:pPr>
    </w:lvl>
    <w:lvl w:ilvl="2" w:tplc="757CAACE">
      <w:start w:val="1"/>
      <w:numFmt w:val="lowerRoman"/>
      <w:lvlText w:val="%3."/>
      <w:lvlJc w:val="right"/>
      <w:pPr>
        <w:ind w:left="2160" w:hanging="180"/>
      </w:pPr>
    </w:lvl>
    <w:lvl w:ilvl="3" w:tplc="0A221134">
      <w:start w:val="1"/>
      <w:numFmt w:val="decimal"/>
      <w:lvlText w:val="%4."/>
      <w:lvlJc w:val="left"/>
      <w:pPr>
        <w:ind w:left="2880" w:hanging="360"/>
      </w:pPr>
    </w:lvl>
    <w:lvl w:ilvl="4" w:tplc="62107E56">
      <w:start w:val="1"/>
      <w:numFmt w:val="lowerLetter"/>
      <w:lvlText w:val="%5."/>
      <w:lvlJc w:val="left"/>
      <w:pPr>
        <w:ind w:left="3600" w:hanging="360"/>
      </w:pPr>
    </w:lvl>
    <w:lvl w:ilvl="5" w:tplc="3D4E6778">
      <w:start w:val="1"/>
      <w:numFmt w:val="lowerRoman"/>
      <w:lvlText w:val="%6."/>
      <w:lvlJc w:val="right"/>
      <w:pPr>
        <w:ind w:left="4320" w:hanging="180"/>
      </w:pPr>
    </w:lvl>
    <w:lvl w:ilvl="6" w:tplc="DCE49BD4">
      <w:start w:val="1"/>
      <w:numFmt w:val="decimal"/>
      <w:lvlText w:val="%7."/>
      <w:lvlJc w:val="left"/>
      <w:pPr>
        <w:ind w:left="5040" w:hanging="360"/>
      </w:pPr>
    </w:lvl>
    <w:lvl w:ilvl="7" w:tplc="8A2094A2">
      <w:start w:val="1"/>
      <w:numFmt w:val="lowerLetter"/>
      <w:lvlText w:val="%8."/>
      <w:lvlJc w:val="left"/>
      <w:pPr>
        <w:ind w:left="5760" w:hanging="360"/>
      </w:pPr>
    </w:lvl>
    <w:lvl w:ilvl="8" w:tplc="8D268F54">
      <w:start w:val="1"/>
      <w:numFmt w:val="lowerRoman"/>
      <w:lvlText w:val="%9."/>
      <w:lvlJc w:val="right"/>
      <w:pPr>
        <w:ind w:left="6480" w:hanging="180"/>
      </w:pPr>
    </w:lvl>
  </w:abstractNum>
  <w:abstractNum w:abstractNumId="17" w15:restartNumberingAfterBreak="0">
    <w:nsid w:val="600901AA"/>
    <w:multiLevelType w:val="hybridMultilevel"/>
    <w:tmpl w:val="FD067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C031B"/>
    <w:multiLevelType w:val="hybridMultilevel"/>
    <w:tmpl w:val="FFFFFFFF"/>
    <w:lvl w:ilvl="0" w:tplc="C46E300C">
      <w:start w:val="1"/>
      <w:numFmt w:val="bullet"/>
      <w:lvlText w:val=""/>
      <w:lvlJc w:val="left"/>
      <w:pPr>
        <w:ind w:left="720" w:hanging="360"/>
      </w:pPr>
      <w:rPr>
        <w:rFonts w:ascii="Symbol" w:hAnsi="Symbol" w:hint="default"/>
      </w:rPr>
    </w:lvl>
    <w:lvl w:ilvl="1" w:tplc="A1D294A0">
      <w:start w:val="1"/>
      <w:numFmt w:val="bullet"/>
      <w:lvlText w:val="o"/>
      <w:lvlJc w:val="left"/>
      <w:pPr>
        <w:ind w:left="1440" w:hanging="360"/>
      </w:pPr>
      <w:rPr>
        <w:rFonts w:ascii="Courier New" w:hAnsi="Courier New" w:hint="default"/>
      </w:rPr>
    </w:lvl>
    <w:lvl w:ilvl="2" w:tplc="3844F29C">
      <w:start w:val="1"/>
      <w:numFmt w:val="bullet"/>
      <w:lvlText w:val=""/>
      <w:lvlJc w:val="left"/>
      <w:pPr>
        <w:ind w:left="2160" w:hanging="360"/>
      </w:pPr>
      <w:rPr>
        <w:rFonts w:ascii="Wingdings" w:hAnsi="Wingdings" w:hint="default"/>
      </w:rPr>
    </w:lvl>
    <w:lvl w:ilvl="3" w:tplc="D766EDB6">
      <w:start w:val="1"/>
      <w:numFmt w:val="bullet"/>
      <w:lvlText w:val=""/>
      <w:lvlJc w:val="left"/>
      <w:pPr>
        <w:ind w:left="2880" w:hanging="360"/>
      </w:pPr>
      <w:rPr>
        <w:rFonts w:ascii="Symbol" w:hAnsi="Symbol" w:hint="default"/>
      </w:rPr>
    </w:lvl>
    <w:lvl w:ilvl="4" w:tplc="E3A02064">
      <w:start w:val="1"/>
      <w:numFmt w:val="bullet"/>
      <w:lvlText w:val="o"/>
      <w:lvlJc w:val="left"/>
      <w:pPr>
        <w:ind w:left="3600" w:hanging="360"/>
      </w:pPr>
      <w:rPr>
        <w:rFonts w:ascii="Courier New" w:hAnsi="Courier New" w:hint="default"/>
      </w:rPr>
    </w:lvl>
    <w:lvl w:ilvl="5" w:tplc="FC80603E">
      <w:start w:val="1"/>
      <w:numFmt w:val="bullet"/>
      <w:lvlText w:val=""/>
      <w:lvlJc w:val="left"/>
      <w:pPr>
        <w:ind w:left="4320" w:hanging="360"/>
      </w:pPr>
      <w:rPr>
        <w:rFonts w:ascii="Wingdings" w:hAnsi="Wingdings" w:hint="default"/>
      </w:rPr>
    </w:lvl>
    <w:lvl w:ilvl="6" w:tplc="C97642AE">
      <w:start w:val="1"/>
      <w:numFmt w:val="bullet"/>
      <w:lvlText w:val=""/>
      <w:lvlJc w:val="left"/>
      <w:pPr>
        <w:ind w:left="5040" w:hanging="360"/>
      </w:pPr>
      <w:rPr>
        <w:rFonts w:ascii="Symbol" w:hAnsi="Symbol" w:hint="default"/>
      </w:rPr>
    </w:lvl>
    <w:lvl w:ilvl="7" w:tplc="8EF4C506">
      <w:start w:val="1"/>
      <w:numFmt w:val="bullet"/>
      <w:lvlText w:val="o"/>
      <w:lvlJc w:val="left"/>
      <w:pPr>
        <w:ind w:left="5760" w:hanging="360"/>
      </w:pPr>
      <w:rPr>
        <w:rFonts w:ascii="Courier New" w:hAnsi="Courier New" w:hint="default"/>
      </w:rPr>
    </w:lvl>
    <w:lvl w:ilvl="8" w:tplc="1B02731E">
      <w:start w:val="1"/>
      <w:numFmt w:val="bullet"/>
      <w:lvlText w:val=""/>
      <w:lvlJc w:val="left"/>
      <w:pPr>
        <w:ind w:left="6480" w:hanging="360"/>
      </w:pPr>
      <w:rPr>
        <w:rFonts w:ascii="Wingdings" w:hAnsi="Wingdings" w:hint="default"/>
      </w:rPr>
    </w:lvl>
  </w:abstractNum>
  <w:abstractNum w:abstractNumId="19" w15:restartNumberingAfterBreak="0">
    <w:nsid w:val="780BA93F"/>
    <w:multiLevelType w:val="hybridMultilevel"/>
    <w:tmpl w:val="FFFFFFFF"/>
    <w:lvl w:ilvl="0" w:tplc="963C03D6">
      <w:start w:val="1"/>
      <w:numFmt w:val="bullet"/>
      <w:lvlText w:val=""/>
      <w:lvlJc w:val="left"/>
      <w:pPr>
        <w:ind w:left="720" w:hanging="360"/>
      </w:pPr>
      <w:rPr>
        <w:rFonts w:ascii="Symbol" w:hAnsi="Symbol" w:hint="default"/>
      </w:rPr>
    </w:lvl>
    <w:lvl w:ilvl="1" w:tplc="89483222">
      <w:start w:val="1"/>
      <w:numFmt w:val="bullet"/>
      <w:lvlText w:val="o"/>
      <w:lvlJc w:val="left"/>
      <w:pPr>
        <w:ind w:left="1440" w:hanging="360"/>
      </w:pPr>
      <w:rPr>
        <w:rFonts w:ascii="Courier New" w:hAnsi="Courier New" w:hint="default"/>
      </w:rPr>
    </w:lvl>
    <w:lvl w:ilvl="2" w:tplc="D3223DBA">
      <w:start w:val="1"/>
      <w:numFmt w:val="bullet"/>
      <w:lvlText w:val=""/>
      <w:lvlJc w:val="left"/>
      <w:pPr>
        <w:ind w:left="2160" w:hanging="360"/>
      </w:pPr>
      <w:rPr>
        <w:rFonts w:ascii="Wingdings" w:hAnsi="Wingdings" w:hint="default"/>
      </w:rPr>
    </w:lvl>
    <w:lvl w:ilvl="3" w:tplc="5A3E53FE">
      <w:start w:val="1"/>
      <w:numFmt w:val="bullet"/>
      <w:lvlText w:val=""/>
      <w:lvlJc w:val="left"/>
      <w:pPr>
        <w:ind w:left="2880" w:hanging="360"/>
      </w:pPr>
      <w:rPr>
        <w:rFonts w:ascii="Symbol" w:hAnsi="Symbol" w:hint="default"/>
      </w:rPr>
    </w:lvl>
    <w:lvl w:ilvl="4" w:tplc="9976DB66">
      <w:start w:val="1"/>
      <w:numFmt w:val="bullet"/>
      <w:lvlText w:val="o"/>
      <w:lvlJc w:val="left"/>
      <w:pPr>
        <w:ind w:left="3600" w:hanging="360"/>
      </w:pPr>
      <w:rPr>
        <w:rFonts w:ascii="Courier New" w:hAnsi="Courier New" w:hint="default"/>
      </w:rPr>
    </w:lvl>
    <w:lvl w:ilvl="5" w:tplc="64CEAE0E">
      <w:start w:val="1"/>
      <w:numFmt w:val="bullet"/>
      <w:lvlText w:val=""/>
      <w:lvlJc w:val="left"/>
      <w:pPr>
        <w:ind w:left="4320" w:hanging="360"/>
      </w:pPr>
      <w:rPr>
        <w:rFonts w:ascii="Wingdings" w:hAnsi="Wingdings" w:hint="default"/>
      </w:rPr>
    </w:lvl>
    <w:lvl w:ilvl="6" w:tplc="E878D980">
      <w:start w:val="1"/>
      <w:numFmt w:val="bullet"/>
      <w:lvlText w:val=""/>
      <w:lvlJc w:val="left"/>
      <w:pPr>
        <w:ind w:left="5040" w:hanging="360"/>
      </w:pPr>
      <w:rPr>
        <w:rFonts w:ascii="Symbol" w:hAnsi="Symbol" w:hint="default"/>
      </w:rPr>
    </w:lvl>
    <w:lvl w:ilvl="7" w:tplc="7D6E5146">
      <w:start w:val="1"/>
      <w:numFmt w:val="bullet"/>
      <w:lvlText w:val="o"/>
      <w:lvlJc w:val="left"/>
      <w:pPr>
        <w:ind w:left="5760" w:hanging="360"/>
      </w:pPr>
      <w:rPr>
        <w:rFonts w:ascii="Courier New" w:hAnsi="Courier New" w:hint="default"/>
      </w:rPr>
    </w:lvl>
    <w:lvl w:ilvl="8" w:tplc="846E00E6">
      <w:start w:val="1"/>
      <w:numFmt w:val="bullet"/>
      <w:lvlText w:val=""/>
      <w:lvlJc w:val="left"/>
      <w:pPr>
        <w:ind w:left="6480" w:hanging="360"/>
      </w:pPr>
      <w:rPr>
        <w:rFonts w:ascii="Wingdings" w:hAnsi="Wingdings" w:hint="default"/>
      </w:rPr>
    </w:lvl>
  </w:abstractNum>
  <w:abstractNum w:abstractNumId="20" w15:restartNumberingAfterBreak="0">
    <w:nsid w:val="7E9B4B3C"/>
    <w:multiLevelType w:val="multilevel"/>
    <w:tmpl w:val="0C5E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506985">
    <w:abstractNumId w:val="20"/>
  </w:num>
  <w:num w:numId="2" w16cid:durableId="1216743058">
    <w:abstractNumId w:val="6"/>
  </w:num>
  <w:num w:numId="3" w16cid:durableId="1898584995">
    <w:abstractNumId w:val="10"/>
  </w:num>
  <w:num w:numId="4" w16cid:durableId="803619473">
    <w:abstractNumId w:val="2"/>
  </w:num>
  <w:num w:numId="5" w16cid:durableId="565846830">
    <w:abstractNumId w:val="17"/>
  </w:num>
  <w:num w:numId="6" w16cid:durableId="387538618">
    <w:abstractNumId w:val="11"/>
  </w:num>
  <w:num w:numId="7" w16cid:durableId="1086924484">
    <w:abstractNumId w:val="8"/>
  </w:num>
  <w:num w:numId="8" w16cid:durableId="1654260117">
    <w:abstractNumId w:val="13"/>
  </w:num>
  <w:num w:numId="9" w16cid:durableId="883492389">
    <w:abstractNumId w:val="12"/>
  </w:num>
  <w:num w:numId="10" w16cid:durableId="1216047112">
    <w:abstractNumId w:val="15"/>
  </w:num>
  <w:num w:numId="11" w16cid:durableId="1045450465">
    <w:abstractNumId w:val="5"/>
  </w:num>
  <w:num w:numId="12" w16cid:durableId="1089235263">
    <w:abstractNumId w:val="4"/>
  </w:num>
  <w:num w:numId="13" w16cid:durableId="974722839">
    <w:abstractNumId w:val="1"/>
  </w:num>
  <w:num w:numId="14" w16cid:durableId="655692221">
    <w:abstractNumId w:val="16"/>
  </w:num>
  <w:num w:numId="15" w16cid:durableId="359547713">
    <w:abstractNumId w:val="14"/>
  </w:num>
  <w:num w:numId="16" w16cid:durableId="319233923">
    <w:abstractNumId w:val="9"/>
  </w:num>
  <w:num w:numId="17" w16cid:durableId="1395817993">
    <w:abstractNumId w:val="18"/>
  </w:num>
  <w:num w:numId="18" w16cid:durableId="1526676215">
    <w:abstractNumId w:val="19"/>
  </w:num>
  <w:num w:numId="19" w16cid:durableId="1390493603">
    <w:abstractNumId w:val="3"/>
  </w:num>
  <w:num w:numId="20" w16cid:durableId="704985877">
    <w:abstractNumId w:val="7"/>
  </w:num>
  <w:num w:numId="21" w16cid:durableId="1223835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doNotDisplayPageBoundarie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9E"/>
    <w:rsid w:val="00012C10"/>
    <w:rsid w:val="00020CD5"/>
    <w:rsid w:val="00033051"/>
    <w:rsid w:val="00033A87"/>
    <w:rsid w:val="00051F4B"/>
    <w:rsid w:val="000545AF"/>
    <w:rsid w:val="00056F0D"/>
    <w:rsid w:val="0006153E"/>
    <w:rsid w:val="00062CFC"/>
    <w:rsid w:val="000731CD"/>
    <w:rsid w:val="00080979"/>
    <w:rsid w:val="00083AF6"/>
    <w:rsid w:val="00083FE7"/>
    <w:rsid w:val="00090CF5"/>
    <w:rsid w:val="0009577A"/>
    <w:rsid w:val="00096FC1"/>
    <w:rsid w:val="000A36CB"/>
    <w:rsid w:val="000C24B5"/>
    <w:rsid w:val="000D70F9"/>
    <w:rsid w:val="000F35AD"/>
    <w:rsid w:val="001307C0"/>
    <w:rsid w:val="00151A8F"/>
    <w:rsid w:val="0017149A"/>
    <w:rsid w:val="00182A5D"/>
    <w:rsid w:val="0018332D"/>
    <w:rsid w:val="001862C6"/>
    <w:rsid w:val="001866C4"/>
    <w:rsid w:val="001A1976"/>
    <w:rsid w:val="001A4DC7"/>
    <w:rsid w:val="001A789C"/>
    <w:rsid w:val="001B2832"/>
    <w:rsid w:val="001C116E"/>
    <w:rsid w:val="001C1820"/>
    <w:rsid w:val="001C689E"/>
    <w:rsid w:val="001E0603"/>
    <w:rsid w:val="001E23A6"/>
    <w:rsid w:val="001F04FB"/>
    <w:rsid w:val="001F0A91"/>
    <w:rsid w:val="001F0CEA"/>
    <w:rsid w:val="001F294B"/>
    <w:rsid w:val="001F5F85"/>
    <w:rsid w:val="001F6B6F"/>
    <w:rsid w:val="00216CBC"/>
    <w:rsid w:val="002379F0"/>
    <w:rsid w:val="0024323E"/>
    <w:rsid w:val="00250270"/>
    <w:rsid w:val="00252853"/>
    <w:rsid w:val="00254DE6"/>
    <w:rsid w:val="002560C0"/>
    <w:rsid w:val="00256F42"/>
    <w:rsid w:val="00267E92"/>
    <w:rsid w:val="00274309"/>
    <w:rsid w:val="0027675A"/>
    <w:rsid w:val="0029041A"/>
    <w:rsid w:val="002937C6"/>
    <w:rsid w:val="002A1053"/>
    <w:rsid w:val="002A380A"/>
    <w:rsid w:val="002A6CDF"/>
    <w:rsid w:val="002A7678"/>
    <w:rsid w:val="002D0D7D"/>
    <w:rsid w:val="002D11F0"/>
    <w:rsid w:val="002F21A3"/>
    <w:rsid w:val="002F4C31"/>
    <w:rsid w:val="002F6FBB"/>
    <w:rsid w:val="00305E1F"/>
    <w:rsid w:val="00310B68"/>
    <w:rsid w:val="0031414F"/>
    <w:rsid w:val="0033565C"/>
    <w:rsid w:val="00344C34"/>
    <w:rsid w:val="00346B87"/>
    <w:rsid w:val="003749B9"/>
    <w:rsid w:val="00390CAA"/>
    <w:rsid w:val="00392C1A"/>
    <w:rsid w:val="003A4ED5"/>
    <w:rsid w:val="003B34B2"/>
    <w:rsid w:val="003B3EA5"/>
    <w:rsid w:val="003B662E"/>
    <w:rsid w:val="003D3671"/>
    <w:rsid w:val="003E09C2"/>
    <w:rsid w:val="003E68A4"/>
    <w:rsid w:val="004159B9"/>
    <w:rsid w:val="00416369"/>
    <w:rsid w:val="00423E18"/>
    <w:rsid w:val="00451024"/>
    <w:rsid w:val="00464AB5"/>
    <w:rsid w:val="0046538D"/>
    <w:rsid w:val="004770C8"/>
    <w:rsid w:val="00491641"/>
    <w:rsid w:val="00493482"/>
    <w:rsid w:val="004A150B"/>
    <w:rsid w:val="004A5916"/>
    <w:rsid w:val="004B3177"/>
    <w:rsid w:val="004C50F1"/>
    <w:rsid w:val="004E07AF"/>
    <w:rsid w:val="004E7762"/>
    <w:rsid w:val="004F6F65"/>
    <w:rsid w:val="005138AF"/>
    <w:rsid w:val="005244DD"/>
    <w:rsid w:val="005261A6"/>
    <w:rsid w:val="0053038D"/>
    <w:rsid w:val="00536884"/>
    <w:rsid w:val="00536FF9"/>
    <w:rsid w:val="00562742"/>
    <w:rsid w:val="005640A5"/>
    <w:rsid w:val="00566BAB"/>
    <w:rsid w:val="0056783B"/>
    <w:rsid w:val="00573463"/>
    <w:rsid w:val="00575F4C"/>
    <w:rsid w:val="00576745"/>
    <w:rsid w:val="005841AB"/>
    <w:rsid w:val="00584F77"/>
    <w:rsid w:val="00586C67"/>
    <w:rsid w:val="00597049"/>
    <w:rsid w:val="005B0528"/>
    <w:rsid w:val="005B2CED"/>
    <w:rsid w:val="005B7162"/>
    <w:rsid w:val="005C40F5"/>
    <w:rsid w:val="005F28E5"/>
    <w:rsid w:val="00605442"/>
    <w:rsid w:val="0061257D"/>
    <w:rsid w:val="006130D8"/>
    <w:rsid w:val="006202F0"/>
    <w:rsid w:val="00623783"/>
    <w:rsid w:val="00636B64"/>
    <w:rsid w:val="00637711"/>
    <w:rsid w:val="00642788"/>
    <w:rsid w:val="00644AD1"/>
    <w:rsid w:val="00656213"/>
    <w:rsid w:val="00657C3A"/>
    <w:rsid w:val="0066043F"/>
    <w:rsid w:val="0066061B"/>
    <w:rsid w:val="00661768"/>
    <w:rsid w:val="00663BC7"/>
    <w:rsid w:val="00667806"/>
    <w:rsid w:val="00673497"/>
    <w:rsid w:val="00680EC2"/>
    <w:rsid w:val="00691CC0"/>
    <w:rsid w:val="006A3BBF"/>
    <w:rsid w:val="006B12F0"/>
    <w:rsid w:val="006D4B56"/>
    <w:rsid w:val="006E2D51"/>
    <w:rsid w:val="006E612B"/>
    <w:rsid w:val="006F4456"/>
    <w:rsid w:val="006F7CE3"/>
    <w:rsid w:val="00705A6D"/>
    <w:rsid w:val="007075FD"/>
    <w:rsid w:val="0072031E"/>
    <w:rsid w:val="00720ECD"/>
    <w:rsid w:val="0072190B"/>
    <w:rsid w:val="00721EF3"/>
    <w:rsid w:val="00724BF0"/>
    <w:rsid w:val="00731505"/>
    <w:rsid w:val="007321FE"/>
    <w:rsid w:val="0073267D"/>
    <w:rsid w:val="00753055"/>
    <w:rsid w:val="007576E6"/>
    <w:rsid w:val="00777CFD"/>
    <w:rsid w:val="00783307"/>
    <w:rsid w:val="007A0B9A"/>
    <w:rsid w:val="007A4683"/>
    <w:rsid w:val="007A577E"/>
    <w:rsid w:val="007B5EAF"/>
    <w:rsid w:val="007B65CB"/>
    <w:rsid w:val="007C28F6"/>
    <w:rsid w:val="007D3AF4"/>
    <w:rsid w:val="007F36B0"/>
    <w:rsid w:val="008067C1"/>
    <w:rsid w:val="00811D82"/>
    <w:rsid w:val="00820C07"/>
    <w:rsid w:val="0082289E"/>
    <w:rsid w:val="00831CF7"/>
    <w:rsid w:val="008339B5"/>
    <w:rsid w:val="00834FF1"/>
    <w:rsid w:val="00852DB7"/>
    <w:rsid w:val="008957D4"/>
    <w:rsid w:val="008A3348"/>
    <w:rsid w:val="008A38C1"/>
    <w:rsid w:val="008A5312"/>
    <w:rsid w:val="008B407C"/>
    <w:rsid w:val="008D10B4"/>
    <w:rsid w:val="008D360D"/>
    <w:rsid w:val="008D7604"/>
    <w:rsid w:val="008E490F"/>
    <w:rsid w:val="008E52B6"/>
    <w:rsid w:val="008E655A"/>
    <w:rsid w:val="009009FF"/>
    <w:rsid w:val="0090193E"/>
    <w:rsid w:val="00907F60"/>
    <w:rsid w:val="0091740E"/>
    <w:rsid w:val="00941425"/>
    <w:rsid w:val="0095308D"/>
    <w:rsid w:val="009600AF"/>
    <w:rsid w:val="00961F7D"/>
    <w:rsid w:val="00971BCD"/>
    <w:rsid w:val="00976124"/>
    <w:rsid w:val="00986EF3"/>
    <w:rsid w:val="0099398D"/>
    <w:rsid w:val="009C0074"/>
    <w:rsid w:val="009D6320"/>
    <w:rsid w:val="009F4E16"/>
    <w:rsid w:val="009F5BE2"/>
    <w:rsid w:val="00A0295C"/>
    <w:rsid w:val="00A12824"/>
    <w:rsid w:val="00A172CE"/>
    <w:rsid w:val="00A2481D"/>
    <w:rsid w:val="00A27708"/>
    <w:rsid w:val="00A30152"/>
    <w:rsid w:val="00A3701B"/>
    <w:rsid w:val="00A376A0"/>
    <w:rsid w:val="00A378C5"/>
    <w:rsid w:val="00A42C85"/>
    <w:rsid w:val="00A606AC"/>
    <w:rsid w:val="00A7018D"/>
    <w:rsid w:val="00A808B2"/>
    <w:rsid w:val="00A91467"/>
    <w:rsid w:val="00AB585D"/>
    <w:rsid w:val="00AD7E12"/>
    <w:rsid w:val="00AE0893"/>
    <w:rsid w:val="00AE7A27"/>
    <w:rsid w:val="00AF099A"/>
    <w:rsid w:val="00AF7484"/>
    <w:rsid w:val="00B05956"/>
    <w:rsid w:val="00B10931"/>
    <w:rsid w:val="00B16CB7"/>
    <w:rsid w:val="00B172D5"/>
    <w:rsid w:val="00B17DB9"/>
    <w:rsid w:val="00B35312"/>
    <w:rsid w:val="00B42CF5"/>
    <w:rsid w:val="00B43AD8"/>
    <w:rsid w:val="00B524E3"/>
    <w:rsid w:val="00B876CD"/>
    <w:rsid w:val="00B913B0"/>
    <w:rsid w:val="00BB3D24"/>
    <w:rsid w:val="00BB56AB"/>
    <w:rsid w:val="00BB6D49"/>
    <w:rsid w:val="00BC0B8F"/>
    <w:rsid w:val="00BD02A5"/>
    <w:rsid w:val="00BD281C"/>
    <w:rsid w:val="00BE3A90"/>
    <w:rsid w:val="00C051F9"/>
    <w:rsid w:val="00C110AB"/>
    <w:rsid w:val="00C31499"/>
    <w:rsid w:val="00C344ED"/>
    <w:rsid w:val="00C5088B"/>
    <w:rsid w:val="00C53630"/>
    <w:rsid w:val="00C53CD9"/>
    <w:rsid w:val="00C6268F"/>
    <w:rsid w:val="00C701D6"/>
    <w:rsid w:val="00C72E2D"/>
    <w:rsid w:val="00C831E0"/>
    <w:rsid w:val="00C90EEA"/>
    <w:rsid w:val="00CA5FAF"/>
    <w:rsid w:val="00CB7039"/>
    <w:rsid w:val="00CC0A50"/>
    <w:rsid w:val="00CD1AB3"/>
    <w:rsid w:val="00D0537D"/>
    <w:rsid w:val="00D06860"/>
    <w:rsid w:val="00D34AAB"/>
    <w:rsid w:val="00D43A43"/>
    <w:rsid w:val="00D47168"/>
    <w:rsid w:val="00D54389"/>
    <w:rsid w:val="00D64527"/>
    <w:rsid w:val="00D74101"/>
    <w:rsid w:val="00D77028"/>
    <w:rsid w:val="00D94CBE"/>
    <w:rsid w:val="00DA3AA3"/>
    <w:rsid w:val="00DC0007"/>
    <w:rsid w:val="00DC3DBB"/>
    <w:rsid w:val="00DD60E6"/>
    <w:rsid w:val="00DE2A11"/>
    <w:rsid w:val="00DF267E"/>
    <w:rsid w:val="00DF3800"/>
    <w:rsid w:val="00DF436B"/>
    <w:rsid w:val="00DF6611"/>
    <w:rsid w:val="00E01E58"/>
    <w:rsid w:val="00E02BAD"/>
    <w:rsid w:val="00E0384A"/>
    <w:rsid w:val="00E05E15"/>
    <w:rsid w:val="00E11578"/>
    <w:rsid w:val="00E15397"/>
    <w:rsid w:val="00E16161"/>
    <w:rsid w:val="00E1758E"/>
    <w:rsid w:val="00E256F9"/>
    <w:rsid w:val="00E32FC9"/>
    <w:rsid w:val="00E35D77"/>
    <w:rsid w:val="00E4104B"/>
    <w:rsid w:val="00E419AE"/>
    <w:rsid w:val="00E511F8"/>
    <w:rsid w:val="00E52D9A"/>
    <w:rsid w:val="00E6682D"/>
    <w:rsid w:val="00E669D9"/>
    <w:rsid w:val="00E66AAF"/>
    <w:rsid w:val="00E84EA4"/>
    <w:rsid w:val="00EA3728"/>
    <w:rsid w:val="00EB143E"/>
    <w:rsid w:val="00EB486F"/>
    <w:rsid w:val="00EC4B2B"/>
    <w:rsid w:val="00ED358C"/>
    <w:rsid w:val="00ED3EEE"/>
    <w:rsid w:val="00ED41C6"/>
    <w:rsid w:val="00ED6F5C"/>
    <w:rsid w:val="00ED783A"/>
    <w:rsid w:val="00ED7D24"/>
    <w:rsid w:val="00ED7F92"/>
    <w:rsid w:val="00EF2E7F"/>
    <w:rsid w:val="00F00562"/>
    <w:rsid w:val="00F03AD3"/>
    <w:rsid w:val="00F04E7F"/>
    <w:rsid w:val="00F07C47"/>
    <w:rsid w:val="00F215F8"/>
    <w:rsid w:val="00F442FE"/>
    <w:rsid w:val="00F54D2B"/>
    <w:rsid w:val="00F55701"/>
    <w:rsid w:val="00F57FF7"/>
    <w:rsid w:val="00F83E9B"/>
    <w:rsid w:val="00F936F2"/>
    <w:rsid w:val="00F954EC"/>
    <w:rsid w:val="00FA3BF5"/>
    <w:rsid w:val="00FC38A4"/>
    <w:rsid w:val="00FD66CE"/>
    <w:rsid w:val="00FF745E"/>
    <w:rsid w:val="01EFE793"/>
    <w:rsid w:val="0619AE78"/>
    <w:rsid w:val="063B8224"/>
    <w:rsid w:val="0668413E"/>
    <w:rsid w:val="071249CE"/>
    <w:rsid w:val="08468A7C"/>
    <w:rsid w:val="096F4855"/>
    <w:rsid w:val="09719D5D"/>
    <w:rsid w:val="09C33A0E"/>
    <w:rsid w:val="09FF0D88"/>
    <w:rsid w:val="0BA6E28A"/>
    <w:rsid w:val="0BFD2F33"/>
    <w:rsid w:val="0CD08363"/>
    <w:rsid w:val="0F08CB5B"/>
    <w:rsid w:val="11485FFD"/>
    <w:rsid w:val="13852737"/>
    <w:rsid w:val="1506982C"/>
    <w:rsid w:val="157E1926"/>
    <w:rsid w:val="15D4B075"/>
    <w:rsid w:val="16A8F0EE"/>
    <w:rsid w:val="187B59AC"/>
    <w:rsid w:val="188864D2"/>
    <w:rsid w:val="18A26B69"/>
    <w:rsid w:val="197A4BE4"/>
    <w:rsid w:val="1B319955"/>
    <w:rsid w:val="1E179FAE"/>
    <w:rsid w:val="200DBEEE"/>
    <w:rsid w:val="2158E2AD"/>
    <w:rsid w:val="229CD6E6"/>
    <w:rsid w:val="22D1A37F"/>
    <w:rsid w:val="23034694"/>
    <w:rsid w:val="23E21660"/>
    <w:rsid w:val="24B40784"/>
    <w:rsid w:val="26271D3C"/>
    <w:rsid w:val="2682AB72"/>
    <w:rsid w:val="26C68E35"/>
    <w:rsid w:val="2716B597"/>
    <w:rsid w:val="27B1C56A"/>
    <w:rsid w:val="27D967C5"/>
    <w:rsid w:val="287368FC"/>
    <w:rsid w:val="2AE1327F"/>
    <w:rsid w:val="2D003FBE"/>
    <w:rsid w:val="2D4E7471"/>
    <w:rsid w:val="2DB9BE3C"/>
    <w:rsid w:val="2E340051"/>
    <w:rsid w:val="307EBF9D"/>
    <w:rsid w:val="3182E3F3"/>
    <w:rsid w:val="3253BE48"/>
    <w:rsid w:val="327D07B4"/>
    <w:rsid w:val="32D25E79"/>
    <w:rsid w:val="339890AA"/>
    <w:rsid w:val="33BFA2F8"/>
    <w:rsid w:val="33EEF89A"/>
    <w:rsid w:val="341FE4C2"/>
    <w:rsid w:val="362D8CB0"/>
    <w:rsid w:val="363156F0"/>
    <w:rsid w:val="36D39DE4"/>
    <w:rsid w:val="3706803E"/>
    <w:rsid w:val="3745F704"/>
    <w:rsid w:val="39068F0D"/>
    <w:rsid w:val="3B4B5F21"/>
    <w:rsid w:val="3B5E8809"/>
    <w:rsid w:val="3BCA822F"/>
    <w:rsid w:val="3C8A46F4"/>
    <w:rsid w:val="3D316ECD"/>
    <w:rsid w:val="3F3DECBD"/>
    <w:rsid w:val="405A6EF6"/>
    <w:rsid w:val="40BE9FD9"/>
    <w:rsid w:val="416ACE43"/>
    <w:rsid w:val="41ACF841"/>
    <w:rsid w:val="4272671E"/>
    <w:rsid w:val="42BA9663"/>
    <w:rsid w:val="43048CF5"/>
    <w:rsid w:val="4468EF24"/>
    <w:rsid w:val="45717500"/>
    <w:rsid w:val="48A3914D"/>
    <w:rsid w:val="49E59B93"/>
    <w:rsid w:val="4A41A39B"/>
    <w:rsid w:val="4C6C7C12"/>
    <w:rsid w:val="4C7B96D5"/>
    <w:rsid w:val="4F2BAA0D"/>
    <w:rsid w:val="506B119F"/>
    <w:rsid w:val="50829034"/>
    <w:rsid w:val="50999475"/>
    <w:rsid w:val="51DBA548"/>
    <w:rsid w:val="527524E7"/>
    <w:rsid w:val="52EB6D1F"/>
    <w:rsid w:val="532D040D"/>
    <w:rsid w:val="575E6D7A"/>
    <w:rsid w:val="598954F9"/>
    <w:rsid w:val="5E4152BB"/>
    <w:rsid w:val="63212B25"/>
    <w:rsid w:val="66981455"/>
    <w:rsid w:val="66DCF2C9"/>
    <w:rsid w:val="680BFE46"/>
    <w:rsid w:val="68E6DB1F"/>
    <w:rsid w:val="6A8786E1"/>
    <w:rsid w:val="6C13D7E1"/>
    <w:rsid w:val="6CFD8102"/>
    <w:rsid w:val="6D432CAD"/>
    <w:rsid w:val="6FA6E87F"/>
    <w:rsid w:val="70F19E54"/>
    <w:rsid w:val="71514555"/>
    <w:rsid w:val="71F1B698"/>
    <w:rsid w:val="72F1E4EC"/>
    <w:rsid w:val="73343483"/>
    <w:rsid w:val="754328CE"/>
    <w:rsid w:val="756D6121"/>
    <w:rsid w:val="76053F86"/>
    <w:rsid w:val="7607FCF4"/>
    <w:rsid w:val="76728D71"/>
    <w:rsid w:val="76A6619C"/>
    <w:rsid w:val="77B17C29"/>
    <w:rsid w:val="78169583"/>
    <w:rsid w:val="78C229B4"/>
    <w:rsid w:val="78C7E310"/>
    <w:rsid w:val="79538B9C"/>
    <w:rsid w:val="79BD15C9"/>
    <w:rsid w:val="7BCE093A"/>
    <w:rsid w:val="7C3DDE26"/>
    <w:rsid w:val="7C45A388"/>
    <w:rsid w:val="7CE659BF"/>
    <w:rsid w:val="7F74A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281D"/>
  <w15:chartTrackingRefBased/>
  <w15:docId w15:val="{2F039277-754A-4369-B4FD-1A88C857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89E"/>
  </w:style>
  <w:style w:type="paragraph" w:styleId="Heading1">
    <w:name w:val="heading 1"/>
    <w:basedOn w:val="Normal"/>
    <w:next w:val="Normal"/>
    <w:link w:val="Heading1Char"/>
    <w:uiPriority w:val="9"/>
    <w:qFormat/>
    <w:rsid w:val="008228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28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28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28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28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28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28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28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28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9E"/>
    <w:rPr>
      <w:rFonts w:eastAsiaTheme="majorEastAsia" w:cstheme="majorBidi"/>
      <w:color w:val="272727" w:themeColor="text1" w:themeTint="D8"/>
    </w:rPr>
  </w:style>
  <w:style w:type="paragraph" w:styleId="Title">
    <w:name w:val="Title"/>
    <w:basedOn w:val="Normal"/>
    <w:next w:val="Normal"/>
    <w:link w:val="TitleChar"/>
    <w:uiPriority w:val="10"/>
    <w:qFormat/>
    <w:rsid w:val="008228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9E"/>
    <w:pPr>
      <w:spacing w:before="160"/>
      <w:jc w:val="center"/>
    </w:pPr>
    <w:rPr>
      <w:i/>
      <w:iCs/>
      <w:color w:val="404040" w:themeColor="text1" w:themeTint="BF"/>
    </w:rPr>
  </w:style>
  <w:style w:type="character" w:customStyle="1" w:styleId="QuoteChar">
    <w:name w:val="Quote Char"/>
    <w:basedOn w:val="DefaultParagraphFont"/>
    <w:link w:val="Quote"/>
    <w:uiPriority w:val="29"/>
    <w:rsid w:val="0082289E"/>
    <w:rPr>
      <w:i/>
      <w:iCs/>
      <w:color w:val="404040" w:themeColor="text1" w:themeTint="BF"/>
    </w:rPr>
  </w:style>
  <w:style w:type="paragraph" w:styleId="ListParagraph">
    <w:name w:val="List Paragraph"/>
    <w:basedOn w:val="Normal"/>
    <w:uiPriority w:val="34"/>
    <w:qFormat/>
    <w:rsid w:val="0082289E"/>
    <w:pPr>
      <w:ind w:left="720"/>
      <w:contextualSpacing/>
    </w:pPr>
  </w:style>
  <w:style w:type="character" w:styleId="IntenseEmphasis">
    <w:name w:val="Intense Emphasis"/>
    <w:basedOn w:val="DefaultParagraphFont"/>
    <w:uiPriority w:val="21"/>
    <w:qFormat/>
    <w:rsid w:val="0082289E"/>
    <w:rPr>
      <w:i/>
      <w:iCs/>
      <w:color w:val="0F4761" w:themeColor="accent1" w:themeShade="BF"/>
    </w:rPr>
  </w:style>
  <w:style w:type="paragraph" w:styleId="IntenseQuote">
    <w:name w:val="Intense Quote"/>
    <w:basedOn w:val="Normal"/>
    <w:next w:val="Normal"/>
    <w:link w:val="IntenseQuoteChar"/>
    <w:uiPriority w:val="30"/>
    <w:qFormat/>
    <w:rsid w:val="00822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9E"/>
    <w:rPr>
      <w:i/>
      <w:iCs/>
      <w:color w:val="0F4761" w:themeColor="accent1" w:themeShade="BF"/>
    </w:rPr>
  </w:style>
  <w:style w:type="character" w:styleId="IntenseReference">
    <w:name w:val="Intense Reference"/>
    <w:basedOn w:val="DefaultParagraphFont"/>
    <w:uiPriority w:val="32"/>
    <w:qFormat/>
    <w:rsid w:val="0082289E"/>
    <w:rPr>
      <w:b/>
      <w:bCs/>
      <w:smallCaps/>
      <w:color w:val="0F4761" w:themeColor="accent1" w:themeShade="BF"/>
      <w:spacing w:val="5"/>
    </w:rPr>
  </w:style>
  <w:style w:type="paragraph" w:customStyle="1" w:styleId="p1">
    <w:name w:val="p1"/>
    <w:basedOn w:val="Normal"/>
    <w:rsid w:val="00E01E58"/>
    <w:pPr>
      <w:spacing w:before="255" w:after="0" w:line="240" w:lineRule="auto"/>
    </w:pPr>
    <w:rPr>
      <w:rFonts w:ascii=".AppleSystemUIFont" w:eastAsiaTheme="minorEastAsia" w:hAnsi=".AppleSystemUIFont" w:cs="Times New Roman"/>
      <w:color w:val="1B1C1D"/>
      <w:kern w:val="0"/>
      <w14:ligatures w14:val="none"/>
    </w:rPr>
  </w:style>
  <w:style w:type="paragraph" w:customStyle="1" w:styleId="p2">
    <w:name w:val="p2"/>
    <w:basedOn w:val="Normal"/>
    <w:rsid w:val="00E01E58"/>
    <w:pPr>
      <w:spacing w:after="0" w:line="240" w:lineRule="auto"/>
    </w:pPr>
    <w:rPr>
      <w:rFonts w:ascii=".AppleSystemUIFont" w:eastAsiaTheme="minorEastAsia" w:hAnsi=".AppleSystemUIFont" w:cs="Times New Roman"/>
      <w:color w:val="1B1C1D"/>
      <w:kern w:val="0"/>
      <w14:ligatures w14:val="none"/>
    </w:rPr>
  </w:style>
  <w:style w:type="character" w:customStyle="1" w:styleId="s1">
    <w:name w:val="s1"/>
    <w:basedOn w:val="DefaultParagraphFont"/>
    <w:rsid w:val="00E01E58"/>
    <w:rPr>
      <w:rFonts w:ascii=".SFUI-Semibold" w:hAnsi=".SFUI-Semibold" w:hint="default"/>
      <w:b/>
      <w:bCs/>
      <w:i w:val="0"/>
      <w:iCs w:val="0"/>
      <w:sz w:val="24"/>
      <w:szCs w:val="24"/>
    </w:rPr>
  </w:style>
  <w:style w:type="character" w:customStyle="1" w:styleId="s2">
    <w:name w:val="s2"/>
    <w:basedOn w:val="DefaultParagraphFont"/>
    <w:rsid w:val="00E01E58"/>
    <w:rPr>
      <w:rFonts w:ascii=".SFUI-Regular" w:hAnsi=".SFUI-Regular" w:hint="default"/>
      <w:b w:val="0"/>
      <w:bCs w:val="0"/>
      <w:i w:val="0"/>
      <w:iCs w:val="0"/>
      <w:sz w:val="24"/>
      <w:szCs w:val="24"/>
    </w:rPr>
  </w:style>
  <w:style w:type="paragraph" w:styleId="NoSpacing">
    <w:name w:val="No Spacing"/>
    <w:uiPriority w:val="1"/>
    <w:qFormat/>
    <w:rsid w:val="00E01E58"/>
    <w:pPr>
      <w:spacing w:after="0" w:line="240" w:lineRule="auto"/>
    </w:pPr>
  </w:style>
  <w:style w:type="paragraph" w:styleId="NormalWeb">
    <w:name w:val="Normal (Web)"/>
    <w:basedOn w:val="Normal"/>
    <w:uiPriority w:val="99"/>
    <w:unhideWhenUsed/>
    <w:rsid w:val="00C536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3">
    <w:name w:val="citation-63"/>
    <w:basedOn w:val="DefaultParagraphFont"/>
    <w:rsid w:val="00A378C5"/>
  </w:style>
  <w:style w:type="character" w:customStyle="1" w:styleId="citation-62">
    <w:name w:val="citation-62"/>
    <w:basedOn w:val="DefaultParagraphFont"/>
    <w:rsid w:val="00A378C5"/>
  </w:style>
  <w:style w:type="character" w:customStyle="1" w:styleId="citation-61">
    <w:name w:val="citation-61"/>
    <w:basedOn w:val="DefaultParagraphFont"/>
    <w:rsid w:val="00A378C5"/>
  </w:style>
  <w:style w:type="character" w:customStyle="1" w:styleId="citation-60">
    <w:name w:val="citation-60"/>
    <w:basedOn w:val="DefaultParagraphFont"/>
    <w:rsid w:val="00A378C5"/>
  </w:style>
  <w:style w:type="character" w:customStyle="1" w:styleId="citation-59">
    <w:name w:val="citation-59"/>
    <w:basedOn w:val="DefaultParagraphFont"/>
    <w:rsid w:val="00A378C5"/>
  </w:style>
  <w:style w:type="character" w:customStyle="1" w:styleId="citation-58">
    <w:name w:val="citation-58"/>
    <w:basedOn w:val="DefaultParagraphFont"/>
    <w:rsid w:val="00A378C5"/>
  </w:style>
  <w:style w:type="character" w:customStyle="1" w:styleId="citation-57">
    <w:name w:val="citation-57"/>
    <w:basedOn w:val="DefaultParagraphFont"/>
    <w:rsid w:val="00A378C5"/>
  </w:style>
  <w:style w:type="character" w:customStyle="1" w:styleId="citation-216">
    <w:name w:val="citation-216"/>
    <w:basedOn w:val="DefaultParagraphFont"/>
    <w:rsid w:val="00A378C5"/>
  </w:style>
  <w:style w:type="character" w:customStyle="1" w:styleId="citation-215">
    <w:name w:val="citation-215"/>
    <w:basedOn w:val="DefaultParagraphFont"/>
    <w:rsid w:val="00A378C5"/>
  </w:style>
  <w:style w:type="character" w:customStyle="1" w:styleId="citation-67">
    <w:name w:val="citation-67"/>
    <w:basedOn w:val="DefaultParagraphFont"/>
    <w:rsid w:val="00A378C5"/>
  </w:style>
  <w:style w:type="character" w:customStyle="1" w:styleId="citation-66">
    <w:name w:val="citation-66"/>
    <w:basedOn w:val="DefaultParagraphFont"/>
    <w:rsid w:val="00A378C5"/>
  </w:style>
  <w:style w:type="character" w:customStyle="1" w:styleId="citation-65">
    <w:name w:val="citation-65"/>
    <w:basedOn w:val="DefaultParagraphFont"/>
    <w:rsid w:val="00A378C5"/>
  </w:style>
  <w:style w:type="character" w:customStyle="1" w:styleId="citation-64">
    <w:name w:val="citation-64"/>
    <w:basedOn w:val="DefaultParagraphFont"/>
    <w:rsid w:val="00A378C5"/>
  </w:style>
  <w:style w:type="character" w:customStyle="1" w:styleId="citation-120">
    <w:name w:val="citation-120"/>
    <w:basedOn w:val="DefaultParagraphFont"/>
    <w:rsid w:val="00A378C5"/>
  </w:style>
  <w:style w:type="character" w:styleId="HTMLCode">
    <w:name w:val="HTML Code"/>
    <w:basedOn w:val="DefaultParagraphFont"/>
    <w:uiPriority w:val="99"/>
    <w:semiHidden/>
    <w:unhideWhenUsed/>
    <w:rsid w:val="00A378C5"/>
    <w:rPr>
      <w:rFonts w:ascii="Courier New" w:eastAsia="Times New Roman" w:hAnsi="Courier New" w:cs="Courier New"/>
      <w:sz w:val="20"/>
      <w:szCs w:val="20"/>
    </w:rPr>
  </w:style>
  <w:style w:type="character" w:customStyle="1" w:styleId="citation-20">
    <w:name w:val="citation-20"/>
    <w:basedOn w:val="DefaultParagraphFont"/>
    <w:rsid w:val="00A378C5"/>
  </w:style>
  <w:style w:type="character" w:customStyle="1" w:styleId="citation-45">
    <w:name w:val="citation-45"/>
    <w:basedOn w:val="DefaultParagraphFont"/>
    <w:rsid w:val="00A378C5"/>
  </w:style>
  <w:style w:type="character" w:customStyle="1" w:styleId="citation-44">
    <w:name w:val="citation-44"/>
    <w:basedOn w:val="DefaultParagraphFont"/>
    <w:rsid w:val="00A378C5"/>
  </w:style>
  <w:style w:type="character" w:customStyle="1" w:styleId="citation-43">
    <w:name w:val="citation-43"/>
    <w:basedOn w:val="DefaultParagraphFont"/>
    <w:rsid w:val="00A378C5"/>
  </w:style>
  <w:style w:type="character" w:customStyle="1" w:styleId="citation-42">
    <w:name w:val="citation-42"/>
    <w:basedOn w:val="DefaultParagraphFont"/>
    <w:rsid w:val="00A378C5"/>
  </w:style>
  <w:style w:type="character" w:customStyle="1" w:styleId="citation-41">
    <w:name w:val="citation-41"/>
    <w:basedOn w:val="DefaultParagraphFont"/>
    <w:rsid w:val="00A378C5"/>
  </w:style>
  <w:style w:type="character" w:customStyle="1" w:styleId="citation-40">
    <w:name w:val="citation-40"/>
    <w:basedOn w:val="DefaultParagraphFont"/>
    <w:rsid w:val="00A378C5"/>
  </w:style>
  <w:style w:type="paragraph" w:customStyle="1" w:styleId="query-text-line">
    <w:name w:val="query-text-line"/>
    <w:basedOn w:val="Normal"/>
    <w:rsid w:val="00A378C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25">
    <w:name w:val="citation-25"/>
    <w:basedOn w:val="DefaultParagraphFont"/>
    <w:rsid w:val="00A378C5"/>
  </w:style>
  <w:style w:type="character" w:customStyle="1" w:styleId="citation-86">
    <w:name w:val="citation-86"/>
    <w:basedOn w:val="DefaultParagraphFont"/>
    <w:rsid w:val="00A378C5"/>
  </w:style>
  <w:style w:type="character" w:customStyle="1" w:styleId="citation-85">
    <w:name w:val="citation-85"/>
    <w:basedOn w:val="DefaultParagraphFont"/>
    <w:rsid w:val="00A378C5"/>
  </w:style>
  <w:style w:type="character" w:customStyle="1" w:styleId="citation-84">
    <w:name w:val="citation-84"/>
    <w:basedOn w:val="DefaultParagraphFont"/>
    <w:rsid w:val="00A378C5"/>
  </w:style>
  <w:style w:type="character" w:customStyle="1" w:styleId="citation-83">
    <w:name w:val="citation-83"/>
    <w:basedOn w:val="DefaultParagraphFont"/>
    <w:rsid w:val="00A378C5"/>
  </w:style>
  <w:style w:type="character" w:customStyle="1" w:styleId="citation-82">
    <w:name w:val="citation-82"/>
    <w:basedOn w:val="DefaultParagraphFont"/>
    <w:rsid w:val="00A378C5"/>
  </w:style>
  <w:style w:type="character" w:customStyle="1" w:styleId="citation-81">
    <w:name w:val="citation-81"/>
    <w:basedOn w:val="DefaultParagraphFont"/>
    <w:rsid w:val="00A378C5"/>
  </w:style>
  <w:style w:type="character" w:customStyle="1" w:styleId="citation-80">
    <w:name w:val="citation-80"/>
    <w:basedOn w:val="DefaultParagraphFont"/>
    <w:rsid w:val="00A378C5"/>
  </w:style>
  <w:style w:type="character" w:customStyle="1" w:styleId="citation-79">
    <w:name w:val="citation-79"/>
    <w:basedOn w:val="DefaultParagraphFont"/>
    <w:rsid w:val="00A378C5"/>
  </w:style>
  <w:style w:type="character" w:customStyle="1" w:styleId="citation-78">
    <w:name w:val="citation-78"/>
    <w:basedOn w:val="DefaultParagraphFont"/>
    <w:rsid w:val="00A378C5"/>
  </w:style>
  <w:style w:type="character" w:customStyle="1" w:styleId="citation-77">
    <w:name w:val="citation-77"/>
    <w:basedOn w:val="DefaultParagraphFont"/>
    <w:rsid w:val="00A378C5"/>
  </w:style>
  <w:style w:type="character" w:customStyle="1" w:styleId="citation-156">
    <w:name w:val="citation-156"/>
    <w:basedOn w:val="DefaultParagraphFont"/>
    <w:rsid w:val="00A378C5"/>
  </w:style>
  <w:style w:type="character" w:customStyle="1" w:styleId="citation-155">
    <w:name w:val="citation-155"/>
    <w:basedOn w:val="DefaultParagraphFont"/>
    <w:rsid w:val="00A378C5"/>
  </w:style>
  <w:style w:type="character" w:customStyle="1" w:styleId="citation-154">
    <w:name w:val="citation-154"/>
    <w:basedOn w:val="DefaultParagraphFont"/>
    <w:rsid w:val="00A378C5"/>
  </w:style>
  <w:style w:type="character" w:customStyle="1" w:styleId="citation-153">
    <w:name w:val="citation-153"/>
    <w:basedOn w:val="DefaultParagraphFont"/>
    <w:rsid w:val="00A378C5"/>
  </w:style>
  <w:style w:type="character" w:customStyle="1" w:styleId="citation-152">
    <w:name w:val="citation-152"/>
    <w:basedOn w:val="DefaultParagraphFont"/>
    <w:rsid w:val="00A378C5"/>
  </w:style>
  <w:style w:type="character" w:customStyle="1" w:styleId="citation-151">
    <w:name w:val="citation-151"/>
    <w:basedOn w:val="DefaultParagraphFont"/>
    <w:rsid w:val="00A378C5"/>
  </w:style>
  <w:style w:type="character" w:customStyle="1" w:styleId="citation-150">
    <w:name w:val="citation-150"/>
    <w:basedOn w:val="DefaultParagraphFont"/>
    <w:rsid w:val="00A378C5"/>
  </w:style>
  <w:style w:type="character" w:customStyle="1" w:styleId="citation-149">
    <w:name w:val="citation-149"/>
    <w:basedOn w:val="DefaultParagraphFont"/>
    <w:rsid w:val="00A378C5"/>
  </w:style>
  <w:style w:type="character" w:customStyle="1" w:styleId="citation-148">
    <w:name w:val="citation-148"/>
    <w:basedOn w:val="DefaultParagraphFont"/>
    <w:rsid w:val="00A378C5"/>
  </w:style>
  <w:style w:type="character" w:customStyle="1" w:styleId="citation-147">
    <w:name w:val="citation-147"/>
    <w:basedOn w:val="DefaultParagraphFont"/>
    <w:rsid w:val="00A378C5"/>
  </w:style>
  <w:style w:type="character" w:customStyle="1" w:styleId="citation-146">
    <w:name w:val="citation-146"/>
    <w:basedOn w:val="DefaultParagraphFont"/>
    <w:rsid w:val="00A378C5"/>
  </w:style>
  <w:style w:type="character" w:customStyle="1" w:styleId="citation-145">
    <w:name w:val="citation-145"/>
    <w:basedOn w:val="DefaultParagraphFont"/>
    <w:rsid w:val="00A378C5"/>
  </w:style>
  <w:style w:type="character" w:customStyle="1" w:styleId="citation-144">
    <w:name w:val="citation-144"/>
    <w:basedOn w:val="DefaultParagraphFont"/>
    <w:rsid w:val="00A378C5"/>
  </w:style>
  <w:style w:type="character" w:customStyle="1" w:styleId="citation-143">
    <w:name w:val="citation-143"/>
    <w:basedOn w:val="DefaultParagraphFont"/>
    <w:rsid w:val="00A378C5"/>
  </w:style>
  <w:style w:type="character" w:customStyle="1" w:styleId="citation-142">
    <w:name w:val="citation-142"/>
    <w:basedOn w:val="DefaultParagraphFont"/>
    <w:rsid w:val="00A378C5"/>
  </w:style>
  <w:style w:type="paragraph" w:styleId="Revision">
    <w:name w:val="Revision"/>
    <w:hidden/>
    <w:uiPriority w:val="99"/>
    <w:semiHidden/>
    <w:rsid w:val="00A378C5"/>
    <w:pPr>
      <w:spacing w:after="0" w:line="240" w:lineRule="auto"/>
    </w:pPr>
  </w:style>
  <w:style w:type="character" w:customStyle="1" w:styleId="citation-37">
    <w:name w:val="citation-37"/>
    <w:basedOn w:val="DefaultParagraphFont"/>
    <w:rsid w:val="00A378C5"/>
  </w:style>
  <w:style w:type="character" w:customStyle="1" w:styleId="citation-36">
    <w:name w:val="citation-36"/>
    <w:basedOn w:val="DefaultParagraphFont"/>
    <w:rsid w:val="00A378C5"/>
  </w:style>
  <w:style w:type="character" w:customStyle="1" w:styleId="citation-35">
    <w:name w:val="citation-35"/>
    <w:basedOn w:val="DefaultParagraphFont"/>
    <w:rsid w:val="00A378C5"/>
  </w:style>
  <w:style w:type="character" w:customStyle="1" w:styleId="citation-34">
    <w:name w:val="citation-34"/>
    <w:basedOn w:val="DefaultParagraphFont"/>
    <w:rsid w:val="00A378C5"/>
  </w:style>
  <w:style w:type="character" w:customStyle="1" w:styleId="citation-33">
    <w:name w:val="citation-33"/>
    <w:basedOn w:val="DefaultParagraphFont"/>
    <w:rsid w:val="00A378C5"/>
  </w:style>
  <w:style w:type="character" w:customStyle="1" w:styleId="citation-17">
    <w:name w:val="citation-17"/>
    <w:basedOn w:val="DefaultParagraphFont"/>
    <w:rsid w:val="00A378C5"/>
  </w:style>
  <w:style w:type="character" w:customStyle="1" w:styleId="citation-16">
    <w:name w:val="citation-16"/>
    <w:basedOn w:val="DefaultParagraphFont"/>
    <w:rsid w:val="00A378C5"/>
  </w:style>
  <w:style w:type="paragraph" w:customStyle="1" w:styleId="p3">
    <w:name w:val="p3"/>
    <w:basedOn w:val="Normal"/>
    <w:rsid w:val="00A378C5"/>
    <w:pPr>
      <w:spacing w:after="0" w:line="240" w:lineRule="auto"/>
      <w:ind w:left="411" w:hanging="261"/>
    </w:pPr>
    <w:rPr>
      <w:rFonts w:ascii=".AppleSystemUIFont" w:eastAsiaTheme="minorEastAsia" w:hAnsi=".AppleSystemUIFont" w:cs="Times New Roman"/>
      <w:color w:val="1B1C1D"/>
      <w:kern w:val="0"/>
      <w14:ligatures w14:val="none"/>
    </w:rPr>
  </w:style>
  <w:style w:type="paragraph" w:customStyle="1" w:styleId="p4">
    <w:name w:val="p4"/>
    <w:basedOn w:val="Normal"/>
    <w:rsid w:val="00A378C5"/>
    <w:pPr>
      <w:spacing w:before="135" w:after="0" w:line="240" w:lineRule="auto"/>
      <w:ind w:left="411" w:hanging="261"/>
    </w:pPr>
    <w:rPr>
      <w:rFonts w:ascii=".AppleSystemUIFont" w:eastAsiaTheme="minorEastAsia" w:hAnsi=".AppleSystemUIFont" w:cs="Times New Roman"/>
      <w:color w:val="1B1C1D"/>
      <w:kern w:val="0"/>
      <w14:ligatures w14:val="none"/>
    </w:rPr>
  </w:style>
  <w:style w:type="character" w:customStyle="1" w:styleId="s3">
    <w:name w:val="s3"/>
    <w:basedOn w:val="DefaultParagraphFont"/>
    <w:rsid w:val="002379F0"/>
    <w:rPr>
      <w:rFonts w:ascii=".SFUI-Semibold" w:hAnsi=".SFUI-Semibold" w:hint="default"/>
      <w:b/>
      <w:bCs/>
      <w:i w:val="0"/>
      <w:iCs w:val="0"/>
      <w:sz w:val="24"/>
      <w:szCs w:val="24"/>
    </w:rPr>
  </w:style>
  <w:style w:type="character" w:customStyle="1" w:styleId="apple-converted-space">
    <w:name w:val="apple-converted-space"/>
    <w:basedOn w:val="DefaultParagraphFont"/>
    <w:rsid w:val="002379F0"/>
  </w:style>
  <w:style w:type="character" w:customStyle="1" w:styleId="citation-713">
    <w:name w:val="citation-713"/>
    <w:basedOn w:val="DefaultParagraphFont"/>
    <w:rsid w:val="002379F0"/>
  </w:style>
  <w:style w:type="character" w:customStyle="1" w:styleId="citation-712">
    <w:name w:val="citation-712"/>
    <w:basedOn w:val="DefaultParagraphFont"/>
    <w:rsid w:val="002379F0"/>
  </w:style>
  <w:style w:type="character" w:customStyle="1" w:styleId="citation-711">
    <w:name w:val="citation-711"/>
    <w:basedOn w:val="DefaultParagraphFont"/>
    <w:rsid w:val="002379F0"/>
  </w:style>
  <w:style w:type="character" w:customStyle="1" w:styleId="citation-710">
    <w:name w:val="citation-710"/>
    <w:basedOn w:val="DefaultParagraphFont"/>
    <w:rsid w:val="002379F0"/>
  </w:style>
  <w:style w:type="character" w:customStyle="1" w:styleId="citation-709">
    <w:name w:val="citation-709"/>
    <w:basedOn w:val="DefaultParagraphFont"/>
    <w:rsid w:val="002379F0"/>
  </w:style>
  <w:style w:type="character" w:customStyle="1" w:styleId="citation-708">
    <w:name w:val="citation-708"/>
    <w:basedOn w:val="DefaultParagraphFont"/>
    <w:rsid w:val="002379F0"/>
  </w:style>
  <w:style w:type="character" w:customStyle="1" w:styleId="citation-707">
    <w:name w:val="citation-707"/>
    <w:basedOn w:val="DefaultParagraphFont"/>
    <w:rsid w:val="002379F0"/>
  </w:style>
  <w:style w:type="character" w:customStyle="1" w:styleId="citation-706">
    <w:name w:val="citation-706"/>
    <w:basedOn w:val="DefaultParagraphFont"/>
    <w:rsid w:val="002379F0"/>
  </w:style>
  <w:style w:type="character" w:customStyle="1" w:styleId="citation-705">
    <w:name w:val="citation-705"/>
    <w:basedOn w:val="DefaultParagraphFont"/>
    <w:rsid w:val="002379F0"/>
  </w:style>
  <w:style w:type="character" w:customStyle="1" w:styleId="citation-704">
    <w:name w:val="citation-704"/>
    <w:basedOn w:val="DefaultParagraphFont"/>
    <w:rsid w:val="002379F0"/>
  </w:style>
  <w:style w:type="character" w:customStyle="1" w:styleId="citation-703">
    <w:name w:val="citation-703"/>
    <w:basedOn w:val="DefaultParagraphFont"/>
    <w:rsid w:val="002379F0"/>
  </w:style>
  <w:style w:type="character" w:customStyle="1" w:styleId="citation-702">
    <w:name w:val="citation-702"/>
    <w:basedOn w:val="DefaultParagraphFont"/>
    <w:rsid w:val="002379F0"/>
  </w:style>
  <w:style w:type="character" w:customStyle="1" w:styleId="citation-701">
    <w:name w:val="citation-701"/>
    <w:basedOn w:val="DefaultParagraphFont"/>
    <w:rsid w:val="002379F0"/>
  </w:style>
  <w:style w:type="character" w:customStyle="1" w:styleId="citation-700">
    <w:name w:val="citation-700"/>
    <w:basedOn w:val="DefaultParagraphFont"/>
    <w:rsid w:val="002379F0"/>
  </w:style>
  <w:style w:type="character" w:customStyle="1" w:styleId="citation-699">
    <w:name w:val="citation-699"/>
    <w:basedOn w:val="DefaultParagraphFont"/>
    <w:rsid w:val="002379F0"/>
  </w:style>
  <w:style w:type="character" w:customStyle="1" w:styleId="citation-698">
    <w:name w:val="citation-698"/>
    <w:basedOn w:val="DefaultParagraphFont"/>
    <w:rsid w:val="002379F0"/>
  </w:style>
  <w:style w:type="character" w:customStyle="1" w:styleId="citation-697">
    <w:name w:val="citation-697"/>
    <w:basedOn w:val="DefaultParagraphFont"/>
    <w:rsid w:val="002379F0"/>
  </w:style>
  <w:style w:type="character" w:customStyle="1" w:styleId="citation-696">
    <w:name w:val="citation-696"/>
    <w:basedOn w:val="DefaultParagraphFont"/>
    <w:rsid w:val="002379F0"/>
  </w:style>
  <w:style w:type="character" w:customStyle="1" w:styleId="citation-695">
    <w:name w:val="citation-695"/>
    <w:basedOn w:val="DefaultParagraphFont"/>
    <w:rsid w:val="002379F0"/>
  </w:style>
  <w:style w:type="character" w:customStyle="1" w:styleId="citation-694">
    <w:name w:val="citation-694"/>
    <w:basedOn w:val="DefaultParagraphFont"/>
    <w:rsid w:val="002379F0"/>
  </w:style>
  <w:style w:type="character" w:customStyle="1" w:styleId="citation-693">
    <w:name w:val="citation-693"/>
    <w:basedOn w:val="DefaultParagraphFont"/>
    <w:rsid w:val="002379F0"/>
  </w:style>
  <w:style w:type="character" w:customStyle="1" w:styleId="citation-692">
    <w:name w:val="citation-692"/>
    <w:basedOn w:val="DefaultParagraphFont"/>
    <w:rsid w:val="002379F0"/>
  </w:style>
  <w:style w:type="character" w:customStyle="1" w:styleId="citation-691">
    <w:name w:val="citation-691"/>
    <w:basedOn w:val="DefaultParagraphFont"/>
    <w:rsid w:val="002379F0"/>
  </w:style>
  <w:style w:type="character" w:customStyle="1" w:styleId="citation-690">
    <w:name w:val="citation-690"/>
    <w:basedOn w:val="DefaultParagraphFont"/>
    <w:rsid w:val="002379F0"/>
  </w:style>
  <w:style w:type="character" w:customStyle="1" w:styleId="citation-689">
    <w:name w:val="citation-689"/>
    <w:basedOn w:val="DefaultParagraphFont"/>
    <w:rsid w:val="002379F0"/>
  </w:style>
  <w:style w:type="character" w:customStyle="1" w:styleId="citation-688">
    <w:name w:val="citation-688"/>
    <w:basedOn w:val="DefaultParagraphFont"/>
    <w:rsid w:val="002379F0"/>
  </w:style>
  <w:style w:type="character" w:customStyle="1" w:styleId="citation-687">
    <w:name w:val="citation-687"/>
    <w:basedOn w:val="DefaultParagraphFont"/>
    <w:rsid w:val="002379F0"/>
  </w:style>
  <w:style w:type="character" w:customStyle="1" w:styleId="citation-686">
    <w:name w:val="citation-686"/>
    <w:basedOn w:val="DefaultParagraphFont"/>
    <w:rsid w:val="002379F0"/>
  </w:style>
  <w:style w:type="character" w:customStyle="1" w:styleId="citation-685">
    <w:name w:val="citation-685"/>
    <w:basedOn w:val="DefaultParagraphFont"/>
    <w:rsid w:val="002379F0"/>
  </w:style>
  <w:style w:type="character" w:customStyle="1" w:styleId="citation-684">
    <w:name w:val="citation-684"/>
    <w:basedOn w:val="DefaultParagraphFont"/>
    <w:rsid w:val="002379F0"/>
  </w:style>
  <w:style w:type="character" w:customStyle="1" w:styleId="citation-683">
    <w:name w:val="citation-683"/>
    <w:basedOn w:val="DefaultParagraphFont"/>
    <w:rsid w:val="002379F0"/>
  </w:style>
  <w:style w:type="character" w:customStyle="1" w:styleId="citation-682">
    <w:name w:val="citation-682"/>
    <w:basedOn w:val="DefaultParagraphFont"/>
    <w:rsid w:val="002379F0"/>
  </w:style>
  <w:style w:type="character" w:customStyle="1" w:styleId="citation-681">
    <w:name w:val="citation-681"/>
    <w:basedOn w:val="DefaultParagraphFont"/>
    <w:rsid w:val="002379F0"/>
  </w:style>
  <w:style w:type="character" w:customStyle="1" w:styleId="citation-680">
    <w:name w:val="citation-680"/>
    <w:basedOn w:val="DefaultParagraphFont"/>
    <w:rsid w:val="002379F0"/>
  </w:style>
  <w:style w:type="character" w:customStyle="1" w:styleId="citation-679">
    <w:name w:val="citation-679"/>
    <w:basedOn w:val="DefaultParagraphFont"/>
    <w:rsid w:val="002379F0"/>
  </w:style>
  <w:style w:type="character" w:customStyle="1" w:styleId="citation-678">
    <w:name w:val="citation-678"/>
    <w:basedOn w:val="DefaultParagraphFont"/>
    <w:rsid w:val="002379F0"/>
  </w:style>
  <w:style w:type="character" w:customStyle="1" w:styleId="citation-677">
    <w:name w:val="citation-677"/>
    <w:basedOn w:val="DefaultParagraphFont"/>
    <w:rsid w:val="002379F0"/>
  </w:style>
  <w:style w:type="character" w:customStyle="1" w:styleId="citation-676">
    <w:name w:val="citation-676"/>
    <w:basedOn w:val="DefaultParagraphFont"/>
    <w:rsid w:val="002379F0"/>
  </w:style>
  <w:style w:type="character" w:customStyle="1" w:styleId="citation-675">
    <w:name w:val="citation-675"/>
    <w:basedOn w:val="DefaultParagraphFont"/>
    <w:rsid w:val="002379F0"/>
  </w:style>
  <w:style w:type="character" w:customStyle="1" w:styleId="citation-674">
    <w:name w:val="citation-674"/>
    <w:basedOn w:val="DefaultParagraphFont"/>
    <w:rsid w:val="002379F0"/>
  </w:style>
  <w:style w:type="character" w:customStyle="1" w:styleId="citation-673">
    <w:name w:val="citation-673"/>
    <w:basedOn w:val="DefaultParagraphFont"/>
    <w:rsid w:val="002379F0"/>
  </w:style>
  <w:style w:type="character" w:customStyle="1" w:styleId="citation-672">
    <w:name w:val="citation-672"/>
    <w:basedOn w:val="DefaultParagraphFont"/>
    <w:rsid w:val="002379F0"/>
  </w:style>
  <w:style w:type="character" w:customStyle="1" w:styleId="citation-671">
    <w:name w:val="citation-671"/>
    <w:basedOn w:val="DefaultParagraphFont"/>
    <w:rsid w:val="002379F0"/>
  </w:style>
  <w:style w:type="character" w:customStyle="1" w:styleId="citation-670">
    <w:name w:val="citation-670"/>
    <w:basedOn w:val="DefaultParagraphFont"/>
    <w:rsid w:val="002379F0"/>
  </w:style>
  <w:style w:type="character" w:customStyle="1" w:styleId="citation-669">
    <w:name w:val="citation-669"/>
    <w:basedOn w:val="DefaultParagraphFont"/>
    <w:rsid w:val="00237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274</Pages>
  <Words>91098</Words>
  <Characters>444562</Characters>
  <Application>Microsoft Office Word</Application>
  <DocSecurity>4</DocSecurity>
  <Lines>8232</Lines>
  <Paragraphs>5356</Paragraphs>
  <ScaleCrop>false</ScaleCrop>
  <Company/>
  <LinksUpToDate>false</LinksUpToDate>
  <CharactersWithSpaces>530304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cp:revision>
  <dcterms:created xsi:type="dcterms:W3CDTF">2026-01-29T15:48:00Z</dcterms:created>
  <dcterms:modified xsi:type="dcterms:W3CDTF">2026-01-29T15:48:00Z</dcterms:modified>
</cp:coreProperties>
</file>